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4C796" w14:textId="4E9B910D" w:rsidR="00B2636B" w:rsidRPr="009802F2" w:rsidRDefault="007B29C6" w:rsidP="008174E4">
      <w:pPr>
        <w:pStyle w:val="Heading1"/>
      </w:pPr>
      <w:r w:rsidRPr="009802F2">
        <w:t>Abstract</w:t>
      </w:r>
      <w:ins w:id="0" w:author="Alaa Ahmed" w:date="2020-07-28T09:28:00Z">
        <w:r w:rsidR="00A652BD" w:rsidRPr="009802F2">
          <w:t xml:space="preserve"> (150 words)</w:t>
        </w:r>
      </w:ins>
    </w:p>
    <w:p w14:paraId="667079AF" w14:textId="77777777" w:rsidR="00EB6B37" w:rsidRPr="009802F2" w:rsidRDefault="00EB6B37" w:rsidP="008557B3"/>
    <w:p w14:paraId="2A776955" w14:textId="4D5FD955" w:rsidR="007B29C6" w:rsidRPr="009802F2" w:rsidRDefault="00091256" w:rsidP="00B27962">
      <w:r w:rsidRPr="009802F2">
        <w:t xml:space="preserve">A decision-making framework suggests that the goal of a movement is to maximize </w:t>
      </w:r>
      <w:r w:rsidR="00081732" w:rsidRPr="009802F2">
        <w:t xml:space="preserve">utility, </w:t>
      </w:r>
      <w:r w:rsidR="00E32967" w:rsidRPr="009802F2">
        <w:t>represented by the sum of the reward and effort associated with a movement</w:t>
      </w:r>
      <w:r w:rsidR="003C51C1" w:rsidRPr="009802F2">
        <w:t xml:space="preserve"> </w:t>
      </w:r>
      <w:r w:rsidR="003C51C1" w:rsidRPr="009802F2">
        <w:fldChar w:fldCharType="begin"/>
      </w:r>
      <w:r w:rsidR="00EF525D" w:rsidRPr="009802F2">
        <w:instrText xml:space="preserve"> ADDIN ZOTERO_ITEM CSL_CITATION {"citationID":"dJ2FaEly","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r w:rsidR="003C51C1" w:rsidRPr="009802F2">
        <w:fldChar w:fldCharType="separate"/>
      </w:r>
      <w:r w:rsidR="00EF525D" w:rsidRPr="009802F2">
        <w:rPr>
          <w:rFonts w:ascii="Calibri" w:hAnsi="Calibri" w:cs="Calibri"/>
        </w:rPr>
        <w:t>[1]</w:t>
      </w:r>
      <w:r w:rsidR="003C51C1" w:rsidRPr="009802F2">
        <w:fldChar w:fldCharType="end"/>
      </w:r>
      <w:r w:rsidR="00E32967" w:rsidRPr="009802F2">
        <w:t xml:space="preserve">. </w:t>
      </w:r>
      <w:r w:rsidR="00447097" w:rsidRPr="009802F2">
        <w:t>Reward has been shown to increase movement vigor, but it is unclear how effort affects movement vigor</w:t>
      </w:r>
      <w:r w:rsidR="006315E3" w:rsidRPr="009802F2">
        <w:t xml:space="preserve"> </w:t>
      </w:r>
      <w:r w:rsidR="006315E3" w:rsidRPr="009802F2">
        <w:fldChar w:fldCharType="begin"/>
      </w:r>
      <w:r w:rsidR="00EF525D" w:rsidRPr="009802F2">
        <w:instrText xml:space="preserve"> ADDIN ZOTERO_ITEM CSL_CITATION {"citationID":"XtxGlzI6","properties":{"formattedCitation":"[2]","plainCitation":"[2]","noteIndex":0},"citationItems":[{"id":909,"uris":["http://zotero.org/users/4343224/items/Q9K7L92N"],"uri":["http://zotero.org/users/4343224/items/Q9K7L92N"],"itemData":{"id":909,"type":"article-journal","abstract":"Making a movement may be thought of as an economic decision in which one spends effort to acquire reward. Time discounts reward, which predicts that the magnitude of reward should affect movement vigor: we should move faster, spending greater effort, when there is greater reward at stake. Indeed, saccade peak velocities are greater and reaction-times shorter when a target is paired with reward. In this study, we focused on human reaching and asked whether movement kinematics were affected by expectation of reward. Participants made out-and-back reaching movements to one of four quadrants of a 14-cm circle. During various periods of the experiment only one of the four quadrants was paired with reward, and the transition from reward to nonreward status of a quadrant occurred randomly. Our experiment design minimized dependence of reward on accuracy, granting the subjects wide latitude in self-selecting their movement speed, amplitude, and variability. When a quadrant was paired with reward, reaching movements had a shorter reaction time, higher peak velocity, and greater amplitude. Despite this greater vigor, movements toward the rewarded quadrant suffered from less variability: both reaction times and reach kinematics were less variable when there was expectation of reward. Importantly, the effect of reward on vigor was specific to the movement component that preceded the time of reward (outward reach), not the movement component that followed it (return reach). Our results suggest that expectation of reward not only increases vigor of human reaching but also decreases its variability.NEW &amp; NOTEWORTHY Movements may be thought of as an economic transaction where the vigor of the movement represents the effort that the brain is willing to expend to acquire a rewarding state. We show that in reaching, reward discounts the cost of effort, producing movements with shorter reaction time, higher velocity, greater amplitude, and reduced reaction-time variability. These results complement earlier observations in saccades, suggesting a common principle of economics across modalities of motor control.","container-title":"Journal of Neurophysiology","DOI":"10.1152/jn.00872.2017","ISSN":"0022-3077","issue":"6","page":"2347–2357","title":"Vigor of reaching movements: reward discounts the cost of effort","title-short":"Vigor of reaching movements","volume":"119","author":[{"family":"Summerside","given":"Erik M."},{"family":"Shadmehr","given":"Reza"},{"family":"Ahmed","given":"Alaa A."}],"issued":{"date-parts":[["2018",3]]}}}],"schema":"https://github.com/citation-style-language/schema/raw/master/csl-citation.json"} </w:instrText>
      </w:r>
      <w:r w:rsidR="006315E3" w:rsidRPr="009802F2">
        <w:fldChar w:fldCharType="separate"/>
      </w:r>
      <w:r w:rsidR="00EF525D" w:rsidRPr="009802F2">
        <w:rPr>
          <w:rFonts w:ascii="Calibri" w:hAnsi="Calibri" w:cs="Calibri"/>
        </w:rPr>
        <w:t>[2]</w:t>
      </w:r>
      <w:r w:rsidR="006315E3" w:rsidRPr="009802F2">
        <w:fldChar w:fldCharType="end"/>
      </w:r>
      <w:r w:rsidR="00447097" w:rsidRPr="009802F2">
        <w:t xml:space="preserve">. </w:t>
      </w:r>
      <w:r w:rsidR="00B316B2" w:rsidRPr="009802F2">
        <w:t>With two experiments, w</w:t>
      </w:r>
      <w:r w:rsidR="00447097" w:rsidRPr="009802F2">
        <w:t>e examine how effort</w:t>
      </w:r>
      <w:r w:rsidR="0059504B" w:rsidRPr="009802F2">
        <w:t xml:space="preserve"> (i.e. mass) affects metabolic cost and</w:t>
      </w:r>
      <w:r w:rsidR="00447097" w:rsidRPr="009802F2">
        <w:t xml:space="preserve"> self-selected movement speeds</w:t>
      </w:r>
      <w:r w:rsidR="00EE0B67" w:rsidRPr="009802F2">
        <w:t xml:space="preserve">. </w:t>
      </w:r>
      <w:r w:rsidR="00372F5F" w:rsidRPr="009802F2">
        <w:t xml:space="preserve">We then compare a utility model, with effort as metabolic cost, to the self-selected movement durations. </w:t>
      </w:r>
      <w:ins w:id="1" w:author="Garrick W Bruening" w:date="2020-10-06T12:10:00Z">
        <w:r w:rsidR="00611997" w:rsidRPr="009802F2">
          <w:t>The metabolic power of the movement was increased by both mass (</w:t>
        </w:r>
      </w:ins>
      <w:r w:rsidR="00611997" w:rsidRPr="009802F2">
        <w:t xml:space="preserve">p = </w:t>
      </w:r>
      <w:ins w:id="2" w:author="Alaa Ahmed" w:date="2020-07-27T13:16:00Z">
        <w:r w:rsidR="00611997" w:rsidRPr="009802F2">
          <w:t>2.52</w:t>
        </w:r>
      </w:ins>
      <w:del w:id="3" w:author="Alaa Ahmed" w:date="2020-07-27T13:16:00Z">
        <w:r w:rsidR="00611997" w:rsidRPr="009802F2" w:rsidDel="00BB61BC">
          <w:delText>3.44</w:delText>
        </w:r>
      </w:del>
      <w:r w:rsidR="00611997" w:rsidRPr="009802F2">
        <w:t>e</w:t>
      </w:r>
      <w:r w:rsidR="00611997" w:rsidRPr="009802F2">
        <w:rPr>
          <w:vertAlign w:val="superscript"/>
        </w:rPr>
        <w:t>-</w:t>
      </w:r>
      <w:ins w:id="4" w:author="Alaa Ahmed" w:date="2020-07-27T13:16:00Z">
        <w:r w:rsidR="00611997" w:rsidRPr="009802F2">
          <w:rPr>
            <w:vertAlign w:val="superscript"/>
          </w:rPr>
          <w:t>7</w:t>
        </w:r>
      </w:ins>
      <w:ins w:id="5" w:author="Garrick W Bruening" w:date="2020-10-06T12:10:00Z">
        <w:r w:rsidR="00611997" w:rsidRPr="009802F2">
          <w:t xml:space="preserve">) and speed (p </w:t>
        </w:r>
      </w:ins>
      <w:r w:rsidR="00611997" w:rsidRPr="009802F2">
        <w:t>&lt;</w:t>
      </w:r>
      <w:ins w:id="6" w:author="Garrick W Bruening" w:date="2020-10-06T12:10:00Z">
        <w:r w:rsidR="00611997" w:rsidRPr="009802F2">
          <w:t xml:space="preserve"> 2e</w:t>
        </w:r>
        <w:r w:rsidR="00611997" w:rsidRPr="009802F2">
          <w:rPr>
            <w:vertAlign w:val="superscript"/>
          </w:rPr>
          <w:t>-16</w:t>
        </w:r>
        <w:r w:rsidR="00611997" w:rsidRPr="009802F2">
          <w:t>). The increase in metabolic cost due to increasing mass was found to be sublinear (m</w:t>
        </w:r>
      </w:ins>
      <w:r w:rsidR="00611997" w:rsidRPr="009802F2">
        <w:rPr>
          <w:vertAlign w:val="superscript"/>
        </w:rPr>
        <w:t>0.83</w:t>
      </w:r>
      <w:ins w:id="7" w:author="Garrick W Bruening" w:date="2020-10-06T12:10:00Z">
        <w:r w:rsidR="00611997" w:rsidRPr="009802F2">
          <w:t>).</w:t>
        </w:r>
      </w:ins>
      <w:r w:rsidR="00611997" w:rsidRPr="009802F2">
        <w:t xml:space="preserve"> </w:t>
      </w:r>
      <w:ins w:id="8" w:author="Garrick W Bruening" w:date="2020-10-06T12:10:00Z">
        <w:r w:rsidR="00611997" w:rsidRPr="009802F2">
          <w:t xml:space="preserve">We find that mass increased movement duration (p </w:t>
        </w:r>
      </w:ins>
      <w:r w:rsidR="00611997" w:rsidRPr="009802F2">
        <w:t>&lt;</w:t>
      </w:r>
      <w:ins w:id="9" w:author="Garrick W Bruening" w:date="2020-10-06T12:10:00Z">
        <w:r w:rsidR="00611997" w:rsidRPr="009802F2">
          <w:t xml:space="preserve"> 2e</w:t>
        </w:r>
        <w:r w:rsidR="00611997" w:rsidRPr="009802F2">
          <w:rPr>
            <w:vertAlign w:val="superscript"/>
          </w:rPr>
          <w:t>-16</w:t>
        </w:r>
        <w:r w:rsidR="00611997" w:rsidRPr="009802F2">
          <w:t xml:space="preserve">), decreased peak reaching speed (p </w:t>
        </w:r>
      </w:ins>
      <w:r w:rsidR="00611997" w:rsidRPr="009802F2">
        <w:t>&lt;</w:t>
      </w:r>
      <w:ins w:id="10" w:author="Garrick W Bruening" w:date="2020-10-06T12:10:00Z">
        <w:r w:rsidR="00611997" w:rsidRPr="009802F2">
          <w:t xml:space="preserve"> 2e</w:t>
        </w:r>
        <w:r w:rsidR="00611997" w:rsidRPr="009802F2">
          <w:rPr>
            <w:vertAlign w:val="superscript"/>
          </w:rPr>
          <w:t>-16</w:t>
        </w:r>
        <w:r w:rsidR="00611997" w:rsidRPr="009802F2">
          <w:t xml:space="preserve">), and increased reaction time (p </w:t>
        </w:r>
      </w:ins>
      <w:r w:rsidR="00611997" w:rsidRPr="009802F2">
        <w:t>&lt;</w:t>
      </w:r>
      <w:ins w:id="11" w:author="Garrick W Bruening" w:date="2020-10-06T12:10:00Z">
        <w:r w:rsidR="00611997" w:rsidRPr="009802F2">
          <w:t xml:space="preserve"> 2e</w:t>
        </w:r>
        <w:r w:rsidR="00611997" w:rsidRPr="009802F2">
          <w:rPr>
            <w:vertAlign w:val="superscript"/>
          </w:rPr>
          <w:t>-16</w:t>
        </w:r>
        <w:r w:rsidR="00611997" w:rsidRPr="009802F2">
          <w:t>).</w:t>
        </w:r>
      </w:ins>
      <w:r w:rsidR="00611997" w:rsidRPr="009802F2">
        <w:t xml:space="preserve"> </w:t>
      </w:r>
      <w:ins w:id="12" w:author="Garrick W Bruening" w:date="2020-10-06T12:10:00Z">
        <w:r w:rsidR="003C51C1" w:rsidRPr="009802F2">
          <w:t>We find that metabolic cost alone cannot predict the preferred movement duration, but a utility model can.</w:t>
        </w:r>
      </w:ins>
    </w:p>
    <w:p w14:paraId="13639D08" w14:textId="020808D2" w:rsidR="007B29C6" w:rsidRPr="009802F2" w:rsidRDefault="007B29C6" w:rsidP="008174E4">
      <w:pPr>
        <w:pStyle w:val="Heading1"/>
      </w:pPr>
      <w:r w:rsidRPr="009802F2">
        <w:t>Introduction</w:t>
      </w:r>
      <w:ins w:id="13" w:author="Alaa Ahmed" w:date="2020-07-28T09:28:00Z">
        <w:r w:rsidR="00A652BD" w:rsidRPr="009802F2">
          <w:t xml:space="preserve"> (</w:t>
        </w:r>
      </w:ins>
      <w:ins w:id="14" w:author="Alaa Ahmed" w:date="2020-07-28T11:49:00Z">
        <w:r w:rsidR="00897D0D" w:rsidRPr="009802F2">
          <w:t xml:space="preserve">Total Paper </w:t>
        </w:r>
      </w:ins>
      <w:ins w:id="15" w:author="Alaa Ahmed" w:date="2020-07-28T09:28:00Z">
        <w:r w:rsidR="00A652BD" w:rsidRPr="009802F2">
          <w:t>&lt; 5000 words, excl</w:t>
        </w:r>
      </w:ins>
      <w:ins w:id="16" w:author="Alaa Ahmed" w:date="2020-07-28T11:49:00Z">
        <w:r w:rsidR="00897D0D" w:rsidRPr="009802F2">
          <w:t>.</w:t>
        </w:r>
      </w:ins>
      <w:ins w:id="17" w:author="Alaa Ahmed" w:date="2020-07-28T09:28:00Z">
        <w:r w:rsidR="00A652BD" w:rsidRPr="009802F2">
          <w:t xml:space="preserve"> Methods</w:t>
        </w:r>
      </w:ins>
      <w:ins w:id="18" w:author="Alaa Ahmed" w:date="2020-07-28T11:49:00Z">
        <w:r w:rsidR="006547A6" w:rsidRPr="009802F2">
          <w:t xml:space="preserve"> </w:t>
        </w:r>
      </w:ins>
      <w:ins w:id="19" w:author="Alaa Ahmed" w:date="2020-07-28T09:28:00Z">
        <w:r w:rsidR="00312B4B" w:rsidRPr="009802F2">
          <w:t>&amp;</w:t>
        </w:r>
      </w:ins>
      <w:ins w:id="20" w:author="Alaa Ahmed" w:date="2020-07-28T11:49:00Z">
        <w:r w:rsidR="006547A6" w:rsidRPr="009802F2">
          <w:t xml:space="preserve"> </w:t>
        </w:r>
      </w:ins>
      <w:ins w:id="21" w:author="Alaa Ahmed" w:date="2020-07-28T09:28:00Z">
        <w:r w:rsidR="00312B4B" w:rsidRPr="009802F2">
          <w:t>References)</w:t>
        </w:r>
      </w:ins>
    </w:p>
    <w:p w14:paraId="3ADDA691" w14:textId="63129252" w:rsidR="005C78C7" w:rsidRPr="009802F2" w:rsidRDefault="00F53BAA" w:rsidP="00F53BAA">
      <w:pPr>
        <w:rPr>
          <w:ins w:id="22" w:author="Alaa Ahmed" w:date="2020-07-28T09:41:00Z"/>
        </w:rPr>
      </w:pPr>
      <w:r w:rsidRPr="009802F2">
        <w:t>The speed of our movements is influenced by both the expectation of the reward to be acquired and the effort to be expended. While there is a growing body of work demonstrating the effects of reward on invigorating movements across a range of movement descriptors (reaction time, movement time, movement distance)</w:t>
      </w:r>
      <w:ins w:id="23" w:author="Alaa Ahmed" w:date="2020-08-03T15:13:00Z">
        <w:r w:rsidR="00B567BC" w:rsidRPr="009802F2">
          <w:t xml:space="preserve"> and their neural correlates</w:t>
        </w:r>
      </w:ins>
      <w:r w:rsidRPr="009802F2">
        <w:t>, considerably less is underst</w:t>
      </w:r>
      <w:ins w:id="24" w:author="Alaa Ahmed" w:date="2020-07-28T08:19:00Z">
        <w:r w:rsidR="008C1411" w:rsidRPr="009802F2">
          <w:t>oo</w:t>
        </w:r>
      </w:ins>
      <w:del w:id="25" w:author="Alaa Ahmed" w:date="2020-07-28T08:19:00Z">
        <w:r w:rsidRPr="009802F2" w:rsidDel="008C1411">
          <w:delText>an</w:delText>
        </w:r>
      </w:del>
      <w:r w:rsidRPr="009802F2">
        <w:t xml:space="preserve">d regarding the effect of effort on </w:t>
      </w:r>
      <w:del w:id="26" w:author="Alaa Ahmed" w:date="2020-07-28T09:41:00Z">
        <w:r w:rsidRPr="009802F2" w:rsidDel="000429B6">
          <w:delText>reducing s</w:delText>
        </w:r>
      </w:del>
      <w:del w:id="27" w:author="Alaa Ahmed" w:date="2020-07-28T09:37:00Z">
        <w:r w:rsidRPr="009802F2" w:rsidDel="004B7156">
          <w:delText>uch</w:delText>
        </w:r>
      </w:del>
      <w:ins w:id="28" w:author="Alaa Ahmed" w:date="2020-07-28T09:41:00Z">
        <w:r w:rsidR="000429B6" w:rsidRPr="009802F2">
          <w:t>movement</w:t>
        </w:r>
      </w:ins>
      <w:r w:rsidRPr="009802F2">
        <w:t xml:space="preserve"> vigor. </w:t>
      </w:r>
    </w:p>
    <w:p w14:paraId="54174751" w14:textId="45DF02E9" w:rsidR="000429B6" w:rsidRPr="009802F2" w:rsidRDefault="00101281" w:rsidP="00F53BAA">
      <w:pPr>
        <w:rPr>
          <w:ins w:id="29" w:author="Alaa Ahmed" w:date="2020-07-28T09:50:00Z"/>
        </w:rPr>
      </w:pPr>
      <w:ins w:id="30" w:author="Alaa Ahmed" w:date="2020-07-28T09:57:00Z">
        <w:r w:rsidRPr="009802F2">
          <w:t>M</w:t>
        </w:r>
      </w:ins>
      <w:ins w:id="31" w:author="Alaa Ahmed" w:date="2020-07-28T09:42:00Z">
        <w:r w:rsidR="00A154F4" w:rsidRPr="009802F2">
          <w:t>ore effortful moveme</w:t>
        </w:r>
      </w:ins>
      <w:ins w:id="32" w:author="Alaa Ahmed" w:date="2020-07-28T09:43:00Z">
        <w:r w:rsidR="00A154F4" w:rsidRPr="009802F2">
          <w:t xml:space="preserve">nts tend to be slower. </w:t>
        </w:r>
      </w:ins>
      <w:ins w:id="33" w:author="Alaa Ahmed" w:date="2020-07-28T11:51:00Z">
        <w:r w:rsidR="002F291B" w:rsidRPr="009802F2">
          <w:t>Animals</w:t>
        </w:r>
      </w:ins>
      <w:ins w:id="34" w:author="Alaa Ahmed" w:date="2020-07-28T09:43:00Z">
        <w:r w:rsidR="004A442C" w:rsidRPr="009802F2">
          <w:t xml:space="preserve"> </w:t>
        </w:r>
      </w:ins>
      <w:ins w:id="35" w:author="Alaa Ahmed" w:date="2020-07-28T11:51:00Z">
        <w:r w:rsidR="00F279E9" w:rsidRPr="009802F2">
          <w:t xml:space="preserve">choose to </w:t>
        </w:r>
      </w:ins>
      <w:ins w:id="36" w:author="Alaa Ahmed" w:date="2020-07-28T09:43:00Z">
        <w:r w:rsidR="004A442C" w:rsidRPr="009802F2">
          <w:t>walk slower when carrying heavy loads</w:t>
        </w:r>
      </w:ins>
      <w:ins w:id="37" w:author="Alaa Ahmed" w:date="2020-07-28T11:51:00Z">
        <w:r w:rsidR="00F279E9" w:rsidRPr="009802F2">
          <w:t xml:space="preserve"> and </w:t>
        </w:r>
      </w:ins>
      <w:ins w:id="38" w:author="Alaa Ahmed" w:date="2020-07-28T09:44:00Z">
        <w:r w:rsidR="006A3E20" w:rsidRPr="009802F2">
          <w:t>when walking up inclines</w:t>
        </w:r>
      </w:ins>
      <w:ins w:id="39" w:author="Alaa Ahmed" w:date="2020-07-28T15:10:00Z">
        <w:r w:rsidR="004D2D45" w:rsidRPr="009802F2">
          <w:t xml:space="preserve"> </w:t>
        </w:r>
        <w:commentRangeStart w:id="40"/>
        <w:r w:rsidR="004D2D45" w:rsidRPr="009802F2">
          <w:t>(Ref)</w:t>
        </w:r>
      </w:ins>
      <w:commentRangeEnd w:id="40"/>
      <w:r w:rsidR="00BE651E" w:rsidRPr="009802F2">
        <w:rPr>
          <w:rStyle w:val="CommentReference"/>
        </w:rPr>
        <w:commentReference w:id="40"/>
      </w:r>
      <w:ins w:id="41" w:author="Alaa Ahmed" w:date="2020-07-28T09:44:00Z">
        <w:r w:rsidR="006A3E20" w:rsidRPr="009802F2">
          <w:t xml:space="preserve">. </w:t>
        </w:r>
      </w:ins>
      <w:ins w:id="42" w:author="Alaa Ahmed" w:date="2020-07-28T09:45:00Z">
        <w:r w:rsidR="006B3D9D" w:rsidRPr="009802F2">
          <w:t>Even at the level of reaching, w</w:t>
        </w:r>
      </w:ins>
      <w:ins w:id="43" w:author="Alaa Ahmed" w:date="2020-07-28T09:43:00Z">
        <w:r w:rsidR="004A442C" w:rsidRPr="009802F2">
          <w:t>e reach slower in directions that involve moving more</w:t>
        </w:r>
        <w:r w:rsidR="006A3E20" w:rsidRPr="009802F2">
          <w:t xml:space="preserve"> mass</w:t>
        </w:r>
      </w:ins>
      <w:ins w:id="44" w:author="Alaa Ahmed" w:date="2020-07-28T15:10:00Z">
        <w:r w:rsidR="004D2D45" w:rsidRPr="009802F2">
          <w:t xml:space="preserve"> </w:t>
        </w:r>
        <w:del w:id="45" w:author="Garrick" w:date="2020-10-02T14:19:00Z">
          <w:r w:rsidR="004D2D45" w:rsidRPr="009802F2" w:rsidDel="00737E52">
            <w:delText>(</w:delText>
          </w:r>
        </w:del>
      </w:ins>
      <w:r w:rsidR="00737E52" w:rsidRPr="009802F2">
        <w:fldChar w:fldCharType="begin"/>
      </w:r>
      <w:r w:rsidR="00EF525D" w:rsidRPr="009802F2">
        <w:instrText xml:space="preserve"> ADDIN ZOTERO_ITEM CSL_CITATION {"citationID":"BhmsHLcG","properties":{"formattedCitation":"[3], [4]","plainCitation":"[3], [4]","noteIndex":0},"citationItems":[{"id":806,"uris":["http://zotero.org/users/4343224/items/WZBRYYYK"],"uri":["http://zotero.org/users/4343224/items/WZBRYYYK"],"itemData":{"id":806,"type":"article-journal","abstract":"Strategies used by the CNS to optimize arm movements in terms of speed, accuracy, and resistance to fatigue remain largely unknown. A hypothesis is studied that the CNS exploits biomechanical properties of multijoint limbs to increase efficiency of movement control. To test this notion, a novel free-stroke drawing task was used that instructs subjects to make straight strokes in as many different directions as possible in the horizontal plane through rotations of the elbow and shoulder joints. Despite explicit instructions to distribute strokes uniformly, subjects showed biases to move in specific directions. These biases were associated with a tendency to perform movements that included active motion at one joint and largely passive motion at the other joint, revealing a tendency to minimize intervention of muscle torque for regulation of the effect of interaction torque. Other biomechanical factors, such as inertial resistance and kinematic manipulability, were unable to adequately account for these significant biases. Also, minimizations of jerk, muscle torque change, and sum of squared muscle torque were analyzed; however, these cost functions failed to explain the observed directional biases. Collectively, these results suggest that knowledge of biomechanical cost functions regarding interaction torque (IT) regulation is available to the control system. This knowledge may be used to evaluate potential movements and to select movement of “low cost.” The preference to reduce active regulation of interaction torque suggests that, in addition to muscle energy, the criterion for movement cost may include neural activity required for movement control.","container-title":"Journal of Neurophysiology","DOI":"10.1152/jn.00582.2007","ISSN":"0022-3077, 1522-1598","issue":"3","language":"en","note":"PMID: 17625062","page":"1240–1252","title":"Directional Biases Reveal Utilization of Arm's Biomechanical Properties for Optimization of Motor Behavior","volume":"98","author":[{"family":"Goble","given":"Jacob A."},{"family":"Zhang","given":"Yanxin"},{"family":"Shimansky","given":"Yury"},{"family":"Sharma","given":"Siddharth"},{"family":"Dounskaia","given":"Natalia V."}],"issued":{"date-parts":[["2007",9]]}}},{"id":805,"uris":["http://zotero.org/users/4343224/items/ZNZ8P4L8"],"uri":["http://zotero.org/users/4343224/items/ZNZ8P4L8"],"itemData":{"id":805,"type":"article-journal","abstract":"Abstract: This study examines the source of direction-dependent errors in movement extent made by human subjects in a reaching task. As in the preceding...","container-title":"Experimental brain research","DOI":"10.1007/BF00241416","ISSN":"0014-4819","issue":"1","language":"eng","note":"PMID: 7925785","page":"112–130","title":"Accuracy of planar reaching movements. II. Systematic extent errors resulting from inertial anisotropy.","volume":"99","author":[{"family":"Gordon","given":"J."},{"family":"Ghilardi","given":"M. F."},{"family":"Cooper","given":"S. E."},{"family":"Ghez","given":"C."}],"issued":{"date-parts":[["1994"]]}}}],"schema":"https://github.com/citation-style-language/schema/raw/master/csl-citation.json"} </w:instrText>
      </w:r>
      <w:r w:rsidR="00737E52" w:rsidRPr="009802F2">
        <w:fldChar w:fldCharType="separate"/>
      </w:r>
      <w:r w:rsidR="00EF525D" w:rsidRPr="009802F2">
        <w:rPr>
          <w:rFonts w:ascii="Calibri" w:hAnsi="Calibri" w:cs="Calibri"/>
        </w:rPr>
        <w:t>[3], [4]</w:t>
      </w:r>
      <w:r w:rsidR="00737E52" w:rsidRPr="009802F2">
        <w:fldChar w:fldCharType="end"/>
      </w:r>
      <w:ins w:id="46" w:author="Alaa Ahmed" w:date="2020-07-28T15:10:00Z">
        <w:del w:id="47" w:author="Garrick" w:date="2020-10-02T14:14:00Z">
          <w:r w:rsidR="004D2D45" w:rsidRPr="009802F2" w:rsidDel="008B291C">
            <w:delText>Ref</w:delText>
          </w:r>
        </w:del>
        <w:del w:id="48" w:author="Garrick" w:date="2020-10-02T14:19:00Z">
          <w:r w:rsidR="004D2D45" w:rsidRPr="009802F2" w:rsidDel="00737E52">
            <w:delText>)</w:delText>
          </w:r>
        </w:del>
      </w:ins>
      <w:ins w:id="49" w:author="Alaa Ahmed" w:date="2020-07-28T09:43:00Z">
        <w:r w:rsidR="006A3E20" w:rsidRPr="009802F2">
          <w:t xml:space="preserve">. </w:t>
        </w:r>
      </w:ins>
      <w:ins w:id="50" w:author="Alaa Ahmed" w:date="2020-07-28T09:45:00Z">
        <w:r w:rsidR="006B3D9D" w:rsidRPr="009802F2">
          <w:t xml:space="preserve">It </w:t>
        </w:r>
        <w:del w:id="51" w:author="Garrick" w:date="2020-10-02T14:14:00Z">
          <w:r w:rsidR="006B3D9D" w:rsidRPr="009802F2" w:rsidDel="00EC5CCB">
            <w:delText>isn’t</w:delText>
          </w:r>
        </w:del>
      </w:ins>
      <w:ins w:id="52" w:author="Garrick" w:date="2020-10-02T14:14:00Z">
        <w:r w:rsidR="00EC5CCB" w:rsidRPr="009802F2">
          <w:t>is not</w:t>
        </w:r>
      </w:ins>
      <w:ins w:id="53" w:author="Alaa Ahmed" w:date="2020-07-28T09:45:00Z">
        <w:r w:rsidR="006B3D9D" w:rsidRPr="009802F2">
          <w:t xml:space="preserve"> entirely clear why we </w:t>
        </w:r>
      </w:ins>
      <w:ins w:id="54" w:author="Alaa Ahmed" w:date="2020-07-28T09:57:00Z">
        <w:r w:rsidR="00D757CA" w:rsidRPr="009802F2">
          <w:t>and</w:t>
        </w:r>
      </w:ins>
      <w:ins w:id="55" w:author="Alaa Ahmed" w:date="2020-07-28T09:58:00Z">
        <w:r w:rsidR="00D757CA" w:rsidRPr="009802F2">
          <w:t xml:space="preserve"> other animals </w:t>
        </w:r>
      </w:ins>
      <w:ins w:id="56" w:author="Alaa Ahmed" w:date="2020-07-28T09:45:00Z">
        <w:r w:rsidR="006B3D9D" w:rsidRPr="009802F2">
          <w:t xml:space="preserve">do this. </w:t>
        </w:r>
      </w:ins>
      <w:ins w:id="57" w:author="Alaa Ahmed" w:date="2020-07-28T09:46:00Z">
        <w:r w:rsidR="008B2A8C" w:rsidRPr="009802F2">
          <w:t>Slow</w:t>
        </w:r>
      </w:ins>
      <w:ins w:id="58" w:author="Alaa Ahmed" w:date="2020-07-28T09:47:00Z">
        <w:r w:rsidR="00596DFF" w:rsidRPr="009802F2">
          <w:t>ing the movement</w:t>
        </w:r>
      </w:ins>
      <w:ins w:id="59" w:author="Alaa Ahmed" w:date="2020-07-28T09:46:00Z">
        <w:r w:rsidR="008B2A8C" w:rsidRPr="009802F2">
          <w:t xml:space="preserve"> </w:t>
        </w:r>
      </w:ins>
      <w:ins w:id="60" w:author="Alaa Ahmed" w:date="2020-07-28T09:47:00Z">
        <w:r w:rsidR="00596DFF" w:rsidRPr="009802F2">
          <w:t>down will not</w:t>
        </w:r>
      </w:ins>
      <w:ins w:id="61" w:author="Alaa Ahmed" w:date="2020-07-28T09:46:00Z">
        <w:r w:rsidR="008B2A8C" w:rsidRPr="009802F2">
          <w:t xml:space="preserve"> necessarily cost </w:t>
        </w:r>
      </w:ins>
      <w:ins w:id="62" w:author="Alaa Ahmed" w:date="2020-07-28T09:47:00Z">
        <w:r w:rsidR="00596DFF" w:rsidRPr="009802F2">
          <w:t xml:space="preserve">you </w:t>
        </w:r>
      </w:ins>
      <w:ins w:id="63" w:author="Alaa Ahmed" w:date="2020-07-28T09:46:00Z">
        <w:r w:rsidR="008B2A8C" w:rsidRPr="009802F2">
          <w:t>less energy</w:t>
        </w:r>
      </w:ins>
      <w:ins w:id="64" w:author="Alaa Ahmed" w:date="2020-07-28T09:47:00Z">
        <w:r w:rsidR="000938DA" w:rsidRPr="009802F2">
          <w:t xml:space="preserve"> overall</w:t>
        </w:r>
      </w:ins>
      <w:ins w:id="65" w:author="Alaa Ahmed" w:date="2020-07-28T09:46:00Z">
        <w:r w:rsidR="000938DA" w:rsidRPr="009802F2">
          <w:t xml:space="preserve">, and </w:t>
        </w:r>
      </w:ins>
      <w:ins w:id="66" w:author="Alaa Ahmed" w:date="2020-07-28T09:48:00Z">
        <w:r w:rsidR="00596DFF" w:rsidRPr="009802F2">
          <w:t>it certainly</w:t>
        </w:r>
      </w:ins>
      <w:ins w:id="67" w:author="Alaa Ahmed" w:date="2020-07-28T09:46:00Z">
        <w:r w:rsidR="000938DA" w:rsidRPr="009802F2">
          <w:t xml:space="preserve"> </w:t>
        </w:r>
      </w:ins>
      <w:ins w:id="68" w:author="Alaa Ahmed" w:date="2020-07-28T09:48:00Z">
        <w:del w:id="69" w:author="Garrick" w:date="2020-10-02T14:14:00Z">
          <w:r w:rsidR="00596DFF" w:rsidRPr="009802F2" w:rsidDel="00EC5CCB">
            <w:delText>w</w:delText>
          </w:r>
        </w:del>
      </w:ins>
      <w:ins w:id="70" w:author="Alaa Ahmed" w:date="2020-07-28T09:46:00Z">
        <w:del w:id="71" w:author="Garrick" w:date="2020-10-02T14:14:00Z">
          <w:r w:rsidR="000938DA" w:rsidRPr="009802F2" w:rsidDel="00EC5CCB">
            <w:delText>on’t</w:delText>
          </w:r>
        </w:del>
      </w:ins>
      <w:ins w:id="72" w:author="Garrick" w:date="2020-10-02T14:14:00Z">
        <w:r w:rsidR="00EC5CCB" w:rsidRPr="009802F2">
          <w:t>will not</w:t>
        </w:r>
      </w:ins>
      <w:ins w:id="73" w:author="Alaa Ahmed" w:date="2020-07-28T09:46:00Z">
        <w:r w:rsidR="000938DA" w:rsidRPr="009802F2">
          <w:t xml:space="preserve"> save you time. So why do we t</w:t>
        </w:r>
      </w:ins>
      <w:ins w:id="74" w:author="Alaa Ahmed" w:date="2020-07-28T09:47:00Z">
        <w:r w:rsidR="000938DA" w:rsidRPr="009802F2">
          <w:t>end</w:t>
        </w:r>
      </w:ins>
      <w:ins w:id="75" w:author="Alaa Ahmed" w:date="2020-07-28T09:48:00Z">
        <w:r w:rsidR="00596DFF" w:rsidRPr="009802F2">
          <w:t xml:space="preserve"> to move slower</w:t>
        </w:r>
        <w:r w:rsidR="00C7503F" w:rsidRPr="009802F2">
          <w:t xml:space="preserve"> when the movement becomes mo</w:t>
        </w:r>
      </w:ins>
      <w:ins w:id="76" w:author="Alaa Ahmed" w:date="2020-07-28T09:49:00Z">
        <w:r w:rsidR="00C7503F" w:rsidRPr="009802F2">
          <w:t>re effortful?</w:t>
        </w:r>
      </w:ins>
    </w:p>
    <w:p w14:paraId="781F3DCE" w14:textId="448ED866" w:rsidR="00132D84" w:rsidRPr="009802F2" w:rsidRDefault="000A755F" w:rsidP="00F53BAA">
      <w:pPr>
        <w:rPr>
          <w:ins w:id="77" w:author="Alaa Ahmed" w:date="2020-07-28T10:21:00Z"/>
        </w:rPr>
      </w:pPr>
      <w:ins w:id="78" w:author="Alaa Ahmed" w:date="2020-07-28T09:59:00Z">
        <w:r w:rsidRPr="009802F2">
          <w:t>Scientists have often looked to metabolic energy costs</w:t>
        </w:r>
        <w:r w:rsidR="00B03282" w:rsidRPr="009802F2">
          <w:t xml:space="preserve"> </w:t>
        </w:r>
        <w:proofErr w:type="gramStart"/>
        <w:r w:rsidR="00B03282" w:rsidRPr="009802F2">
          <w:t>in or</w:t>
        </w:r>
      </w:ins>
      <w:ins w:id="79" w:author="Alaa Ahmed" w:date="2020-07-28T10:00:00Z">
        <w:r w:rsidR="00B03282" w:rsidRPr="009802F2">
          <w:t>der to</w:t>
        </w:r>
        <w:proofErr w:type="gramEnd"/>
        <w:r w:rsidR="00B03282" w:rsidRPr="009802F2">
          <w:t xml:space="preserve"> explain</w:t>
        </w:r>
        <w:r w:rsidR="0091308B" w:rsidRPr="009802F2">
          <w:t xml:space="preserve"> </w:t>
        </w:r>
      </w:ins>
      <w:ins w:id="80" w:author="Alaa Ahmed" w:date="2020-08-03T15:14:00Z">
        <w:r w:rsidR="003F7983" w:rsidRPr="009802F2">
          <w:t>the choice of movement speed</w:t>
        </w:r>
      </w:ins>
      <w:ins w:id="81" w:author="Alaa Ahmed" w:date="2020-07-28T10:01:00Z">
        <w:r w:rsidR="00704FE1" w:rsidRPr="009802F2">
          <w:t>.</w:t>
        </w:r>
      </w:ins>
      <w:ins w:id="82" w:author="Alaa Ahmed" w:date="2020-07-28T10:02:00Z">
        <w:r w:rsidR="000B7EF3" w:rsidRPr="009802F2">
          <w:t xml:space="preserve"> </w:t>
        </w:r>
      </w:ins>
      <w:ins w:id="83" w:author="Alaa Ahmed" w:date="2020-07-28T10:38:00Z">
        <w:r w:rsidR="0082709E" w:rsidRPr="009802F2">
          <w:t xml:space="preserve">The </w:t>
        </w:r>
      </w:ins>
      <w:ins w:id="84" w:author="Alaa Ahmed" w:date="2020-07-28T10:39:00Z">
        <w:r w:rsidR="009C10DD" w:rsidRPr="009802F2">
          <w:t xml:space="preserve">total metabolic energy expenditure to walk </w:t>
        </w:r>
        <w:r w:rsidR="002F0524" w:rsidRPr="009802F2">
          <w:t>or run a fixed distance, also called the cost of transp</w:t>
        </w:r>
      </w:ins>
      <w:ins w:id="85" w:author="Alaa Ahmed" w:date="2020-07-28T10:40:00Z">
        <w:r w:rsidR="002F0524" w:rsidRPr="009802F2">
          <w:t xml:space="preserve">ort (COT), exhibit U-shaped curves with </w:t>
        </w:r>
        <w:r w:rsidR="00082EA3" w:rsidRPr="009802F2">
          <w:t>movement speed</w:t>
        </w:r>
      </w:ins>
      <w:ins w:id="86" w:author="Alaa Ahmed" w:date="2020-07-28T15:11:00Z">
        <w:r w:rsidR="000E1D0C" w:rsidRPr="009802F2">
          <w:t xml:space="preserve"> </w:t>
        </w:r>
      </w:ins>
      <w:r w:rsidR="00BA62C8" w:rsidRPr="009802F2">
        <w:fldChar w:fldCharType="begin"/>
      </w:r>
      <w:r w:rsidR="00EF525D" w:rsidRPr="009802F2">
        <w:instrText xml:space="preserve"> ADDIN ZOTERO_ITEM CSL_CITATION {"citationID":"0VPRAprw","properties":{"formattedCitation":"[5]\\uc0\\u8211{}[7]","plainCitation":"[5]–[7]","noteIndex":0},"citationItems":[{"id":923,"uris":["http://zotero.org/users/4343224/items/ATH3ZGVQ"],"uri":["http://zotero.org/users/4343224/items/ATH3ZGVQ"],"itemData":{"id":923,"type":"article-journal","abstract":"Running economy (oxygen uptake or metabolic rate for running at a submaximal speed) is one of the key determinants of distance running performance. Previous studies reported linear relationships between oxygen uptake or metabolic rate and speed, and an invariant cost of transport across speed. We quantified oxygen uptake, metabolic rate, and cost of transport in 10 average and 10 sub-elite runners. We increased treadmill speed by 0.45 m · s −1 from 1.78 m · s −1 (day 1) and 2.01 m · s −1 (day 2) during each subsequent 4-min stage until reaching a speed that elicited a rating of perceived exertion of 15. Average runners’ oxygen uptake and metabolic rate vs. speed relationships were best described by linear fits. In contrast, the sub-elite runners’ relationships were best described by increasing curvilinear fits. For the sub-elites, oxygen cost of transport and energy cost of transport increased by 12.8% and 9.6%, respectively, from 3.58 to 5.14 m · s −1 . Our results indicate that it is not possible to accurately predict metabolic rates at race pace for sub-elite competitive runners from data collected at moderate submaximal running speeds (2.68–3.58 m · s −1 ). To do so, metabolic rate should be measured at speeds that approach competitive race pace and curvilinear fits should be used for extrapolation to race pace.","container-title":"Sports Medicine International Open","DOI":"10.1055/s-0043-122068","ISSN":"2367-1890","issue":"1","note":"PMID: 30539111\nPMCID: PMC6225957","page":"E1–E8","title":"Does Metabolic Rate Increase Linearly with Running Speed in all Distance Runners?","volume":"2","author":[{"family":"Batliner","given":"Matthew E."},{"family":"Kipp","given":"Shalaya"},{"family":"Grabowski","given":"Alena M."},{"family":"Kram","given":"Rodger"},{"family":"Byrnes","given":"William C."}],"issued":{"date-parts":[["2017",11]]}}},{"id":956,"uris":["http://zotero.org/users/4343224/items/SWPGPPIL"],"uri":["http://zotero.org/users/4343224/items/SWPGPPIL"],"itemData":{"id":956,"type":"article-journal","abstract":"Summary and ConclusionsEnergy expenditures in 12 male and 7 female untrained adult subjects were measured with Max Planck respirometers while walking in the laboratory at speeds of 24.4, 48.8, 73.2 and 97.6 meters/ min. The results were collated with those of other investigators, and the following conclusions were drawn:1.During level walking, the energy expenditure is a linear function of the square of the speed. The relation is: E˙w=29+0.0053v2E˙w=29+0.0053v2\\textbackslashdot E_w = 29 + 0.0053vˆ2 , where E˙wE˙w\\textbackslashdot E_w is energy expenditure in cal/min/kg, and v is speed in meters/min. 2.The energy expenditure per unit distance walked is derived from the above equation and is shown to be a hyperbola having a minimal value of 0.78 cal/meter/kg at a speed of 74 meters/min. 3.A given subject adopts a “natural” speed of walking that corresponds to a minimal value of the energy expenditure expressed as cal/ meter/kg.","container-title":"Internationale Zeitschrift für angewandte Physiologie einschließlich Arbeitsphysiologie","DOI":"10.1007/BF00698754","ISSN":"0020-9376, 1439-6327","issue":"4","language":"en","page":"277–283","title":"Energy-speed relation and optimal speed during level walking","volume":"17","author":[{"family":"Ralston","given":"H. J."}],"issued":{"date-parts":[["1958",10]]}}},{"id":989,"uris":["http://zotero.org/users/4343224/items/8CYNLCMY"],"uri":["http://zotero.org/users/4343224/items/8CYNLCMY"],"itemData":{"id":989,"type":"article-journal","abstract":"Summary People prefer to move in ways that minimize their energetic cost [1, 2, 3, 4, 5, 6, 7, 8, 9]. For example, people tend to walk at a speed that minimizes energy use per unit distance [5, 6, 7, 8] and, for that speed, they select a step frequency that makes walking less costly [3, 4, 6, 10, 11, 12]. Although aspects of this preference appear to be established over both evolutionary [9, 13, 14, 15] and developmental [16] timescales, it remains unclear whether people can also optimize energetic cost in real time. Here we show that during walking, people readily adapt established motor programs to minimize energy use. To accomplish this, we used robotic exoskeletons to shift people’s energetically optimal step frequency to frequencies higher and lower than normally preferred. In response, we found that subjects adapted their step frequency to converge on the new energetic optima within minutes and in response to relatively small savings in cost (\\textless5%). When transiently perturbed from their new optimal gait, subjects relied on an updated prediction to rapidly re-converge within seconds. Our collective findings indicate that energetic cost is not just an outcome of movement, but also plays a central role in continuously shaping it.","container-title":"Current Biology","DOI":"10.1016/j.cub.2015.08.016","ISSN":"0960-9822","issue":"18","page":"2452–2456","title":"Humans Can Continuously Optimize Energetic Cost during Walking","volume":"25","author":[{"family":"Selinger","given":"Jessica C."},{"family":"O’Connor","given":"Shawn M."},{"family":"Wong","given":"Jeremy D."},{"family":"Donelan","given":"J. Maxwell"}],"issued":{"date-parts":[["2015",9]]}}}],"schema":"https://github.com/citation-style-language/schema/raw/master/csl-citation.json"} </w:instrText>
      </w:r>
      <w:r w:rsidR="00BA62C8" w:rsidRPr="009802F2">
        <w:fldChar w:fldCharType="separate"/>
      </w:r>
      <w:r w:rsidR="00EF525D" w:rsidRPr="009802F2">
        <w:rPr>
          <w:rFonts w:ascii="Calibri" w:hAnsi="Calibri" w:cs="Calibri"/>
          <w:szCs w:val="24"/>
        </w:rPr>
        <w:t>[5]–[7]</w:t>
      </w:r>
      <w:r w:rsidR="00BA62C8" w:rsidRPr="009802F2">
        <w:fldChar w:fldCharType="end"/>
      </w:r>
      <w:ins w:id="87" w:author="Alaa Ahmed" w:date="2020-07-28T15:11:00Z">
        <w:del w:id="88" w:author="Garrick" w:date="2020-10-02T14:19:00Z">
          <w:r w:rsidR="000E1D0C" w:rsidRPr="009802F2" w:rsidDel="00BA62C8">
            <w:delText>(</w:delText>
          </w:r>
        </w:del>
      </w:ins>
      <w:ins w:id="89" w:author="Alaa Ahmed" w:date="2020-08-07T12:28:00Z">
        <w:del w:id="90" w:author="Garrick" w:date="2020-10-02T14:19:00Z">
          <w:r w:rsidR="00974F19" w:rsidRPr="009802F2" w:rsidDel="00BA62C8">
            <w:delText>r</w:delText>
          </w:r>
        </w:del>
      </w:ins>
      <w:ins w:id="91" w:author="Alaa Ahmed" w:date="2020-07-28T15:11:00Z">
        <w:del w:id="92" w:author="Garrick" w:date="2020-10-02T14:19:00Z">
          <w:r w:rsidR="000E1D0C" w:rsidRPr="009802F2" w:rsidDel="00BA62C8">
            <w:delText>ef)</w:delText>
          </w:r>
        </w:del>
      </w:ins>
      <w:ins w:id="93" w:author="Alaa Ahmed" w:date="2020-07-28T10:40:00Z">
        <w:r w:rsidR="00082EA3" w:rsidRPr="009802F2">
          <w:t>. The minima indicate the metab</w:t>
        </w:r>
      </w:ins>
      <w:ins w:id="94" w:author="Alaa Ahmed" w:date="2020-07-28T10:41:00Z">
        <w:r w:rsidR="00082EA3" w:rsidRPr="009802F2">
          <w:t>olically optimal gait speed, i.e.</w:t>
        </w:r>
      </w:ins>
      <w:ins w:id="95" w:author="Alaa Ahmed" w:date="2020-07-28T10:43:00Z">
        <w:r w:rsidR="009D7946" w:rsidRPr="009802F2">
          <w:t>,</w:t>
        </w:r>
      </w:ins>
      <w:ins w:id="96" w:author="Alaa Ahmed" w:date="2020-07-28T10:41:00Z">
        <w:r w:rsidR="00082EA3" w:rsidRPr="009802F2">
          <w:t xml:space="preserve"> the speed that minimizes the total metabolic</w:t>
        </w:r>
        <w:r w:rsidR="00EA4169" w:rsidRPr="009802F2">
          <w:t xml:space="preserve"> cost in joules to move a fixed distance. </w:t>
        </w:r>
      </w:ins>
      <w:ins w:id="97" w:author="Alaa Ahmed" w:date="2020-07-28T11:53:00Z">
        <w:r w:rsidR="00074E61" w:rsidRPr="009802F2">
          <w:t>When allowed to freely select</w:t>
        </w:r>
        <w:r w:rsidR="0099496A" w:rsidRPr="009802F2">
          <w:t xml:space="preserve"> their gait speed, humans often choose </w:t>
        </w:r>
      </w:ins>
      <w:ins w:id="98" w:author="Alaa Ahmed" w:date="2020-07-28T10:02:00Z">
        <w:r w:rsidR="000B7EF3" w:rsidRPr="009802F2">
          <w:t>walking and running speeds</w:t>
        </w:r>
        <w:r w:rsidR="00986BCD" w:rsidRPr="009802F2">
          <w:t xml:space="preserve"> </w:t>
        </w:r>
      </w:ins>
      <w:ins w:id="99" w:author="Alaa Ahmed" w:date="2020-07-28T11:53:00Z">
        <w:r w:rsidR="0099496A" w:rsidRPr="009802F2">
          <w:t xml:space="preserve">that </w:t>
        </w:r>
      </w:ins>
      <w:ins w:id="100" w:author="Alaa Ahmed" w:date="2020-07-28T10:03:00Z">
        <w:r w:rsidR="00AD53BD" w:rsidRPr="009802F2">
          <w:t xml:space="preserve">approximately </w:t>
        </w:r>
      </w:ins>
      <w:ins w:id="101" w:author="Alaa Ahmed" w:date="2020-07-28T10:02:00Z">
        <w:r w:rsidR="00986BCD" w:rsidRPr="009802F2">
          <w:t>coincide with</w:t>
        </w:r>
      </w:ins>
      <w:ins w:id="102" w:author="Alaa Ahmed" w:date="2020-07-28T10:42:00Z">
        <w:r w:rsidR="000B0624" w:rsidRPr="009802F2">
          <w:t xml:space="preserve"> the metabolically optimal speeds</w:t>
        </w:r>
      </w:ins>
      <w:ins w:id="103" w:author="Alaa Ahmed" w:date="2020-07-28T15:11:00Z">
        <w:del w:id="104" w:author="Garrick" w:date="2020-10-02T14:23:00Z">
          <w:r w:rsidR="000E1D0C" w:rsidRPr="009802F2" w:rsidDel="001C0A46">
            <w:delText xml:space="preserve"> </w:delText>
          </w:r>
        </w:del>
      </w:ins>
      <w:ins w:id="105" w:author="Garrick" w:date="2020-10-02T14:23:00Z">
        <w:r w:rsidR="001C0A46" w:rsidRPr="009802F2">
          <w:t xml:space="preserve"> </w:t>
        </w:r>
      </w:ins>
      <w:r w:rsidR="001C0A46" w:rsidRPr="009802F2">
        <w:fldChar w:fldCharType="begin"/>
      </w:r>
      <w:r w:rsidR="00EF525D" w:rsidRPr="009802F2">
        <w:instrText xml:space="preserve"> ADDIN ZOTERO_ITEM CSL_CITATION {"citationID":"lUJDHUKs","properties":{"formattedCitation":"[6]\\uc0\\u8211{}[8]","plainCitation":"[6]–[8]","noteIndex":0},"citationItems":[{"id":956,"uris":["http://zotero.org/users/4343224/items/SWPGPPIL"],"uri":["http://zotero.org/users/4343224/items/SWPGPPIL"],"itemData":{"id":956,"type":"article-journal","abstract":"Summary and ConclusionsEnergy expenditures in 12 male and 7 female untrained adult subjects were measured with Max Planck respirometers while walking in the laboratory at speeds of 24.4, 48.8, 73.2 and 97.6 meters/ min. The results were collated with those of other investigators, and the following conclusions were drawn:1.During level walking, the energy expenditure is a linear function of the square of the speed. The relation is: E˙w=29+0.0053v2E˙w=29+0.0053v2\\textbackslashdot E_w = 29 + 0.0053vˆ2 , where E˙wE˙w\\textbackslashdot E_w is energy expenditure in cal/min/kg, and v is speed in meters/min. 2.The energy expenditure per unit distance walked is derived from the above equation and is shown to be a hyperbola having a minimal value of 0.78 cal/meter/kg at a speed of 74 meters/min. 3.A given subject adopts a “natural” speed of walking that corresponds to a minimal value of the energy expenditure expressed as cal/ meter/kg.","container-title":"Internationale Zeitschrift für angewandte Physiologie einschließlich Arbeitsphysiologie","DOI":"10.1007/BF00698754","ISSN":"0020-9376, 1439-6327","issue":"4","language":"en","page":"277–283","title":"Energy-speed relation and optimal speed during level walking","volume":"17","author":[{"family":"Ralston","given":"H. J."}],"issued":{"date-parts":[["1958",10]]}}},{"id":2802,"uris":["http://zotero.org/users/4343224/items/QRBPN4C2"],"uri":["http://zotero.org/users/4343224/items/QRBPN4C2"],"itemData":{"id":2802,"type":"article-journal","abstract":"Objectives The purpose of this article is to test whether people choose to behave in a manner that reduces the amount of energy they use to travel a given distance. While this has been shown consistently for walking, it has never been tested with human running. Materials and Methods We collected energetic data and lower limb anthropometrics on nine men running at six different running speeds. We collected on all six speeds on 3 different days and took the average of the energetic values for each speed. On each day we also asked the participants to choose the speed at which they could comfortably run for an hour, and we took the average of these preferred speeds. We then fit a 2nd order polynomial to the energetic data and compared the speed at which the minimum cost of transport (SpMinCoT) occurred with their preferred running speed. Results All participants showed a curvilinear relationship between speed and their cost of transport (CoT). Additionally, the preferred speed was not significantly different than the speed at the minCoT (p = 0.215), and the best fit line between the minCoT and the CoT at the preferred speed was y = x (R2 = 0.994). Discussion Humans are able to preferentially identify the speed which minimizes energy expenditure during running, as well as in walking. Over long distances, energy conservation during running would be particularly crucial so further investigations should focus on the mechanisms by which people are able to detect their ‘optimal’ running speeds.","container-title":"American Journal of Physical Anthropology","DOI":"10.1002/ajpa.23187","ISSN":"1096-8644","issue":"1","language":"en","page":"85-93","source":"Wiley Online Library","title":"People choose to run at their optimal speed","volume":"163","author":[{"family":"Rathkey","given":"Joseph K."},{"family":"Wall‐Scheffler","given":"Cara M."}],"issued":{"date-parts":[["2017"]]}}},{"id":989,"uris":["http://zotero.org/users/4343224/items/8CYNLCMY"],"uri":["http://zotero.org/users/4343224/items/8CYNLCMY"],"itemData":{"id":989,"type":"article-journal","abstract":"Summary People prefer to move in ways that minimize their energetic cost [1, 2, 3, 4, 5, 6, 7, 8, 9]. For example, people tend to walk at a speed that minimizes energy use per unit distance [5, 6, 7, 8] and, for that speed, they select a step frequency that makes walking less costly [3, 4, 6, 10, 11, 12]. Although aspects of this preference appear to be established over both evolutionary [9, 13, 14, 15] and developmental [16] timescales, it remains unclear whether people can also optimize energetic cost in real time. Here we show that during walking, people readily adapt established motor programs to minimize energy use. To accomplish this, we used robotic exoskeletons to shift people’s energetically optimal step frequency to frequencies higher and lower than normally preferred. In response, we found that subjects adapted their step frequency to converge on the new energetic optima within minutes and in response to relatively small savings in cost (\\textless5%). When transiently perturbed from their new optimal gait, subjects relied on an updated prediction to rapidly re-converge within seconds. Our collective findings indicate that energetic cost is not just an outcome of movement, but also plays a central role in continuously shaping it.","container-title":"Current Biology","DOI":"10.1016/j.cub.2015.08.016","ISSN":"0960-9822","issue":"18","page":"2452–2456","title":"Humans Can Continuously Optimize Energetic Cost during Walking","volume":"25","author":[{"family":"Selinger","given":"Jessica C."},{"family":"O’Connor","given":"Shawn M."},{"family":"Wong","given":"Jeremy D."},{"family":"Donelan","given":"J. Maxwell"}],"issued":{"date-parts":[["2015",9]]}}}],"schema":"https://github.com/citation-style-language/schema/raw/master/csl-citation.json"} </w:instrText>
      </w:r>
      <w:r w:rsidR="001C0A46" w:rsidRPr="009802F2">
        <w:fldChar w:fldCharType="separate"/>
      </w:r>
      <w:r w:rsidR="00EF525D" w:rsidRPr="009802F2">
        <w:rPr>
          <w:rFonts w:ascii="Calibri" w:hAnsi="Calibri" w:cs="Calibri"/>
          <w:szCs w:val="24"/>
        </w:rPr>
        <w:t>[6]–[8]</w:t>
      </w:r>
      <w:r w:rsidR="001C0A46" w:rsidRPr="009802F2">
        <w:fldChar w:fldCharType="end"/>
      </w:r>
      <w:ins w:id="106" w:author="Alaa Ahmed" w:date="2020-07-28T15:11:00Z">
        <w:del w:id="107" w:author="Garrick" w:date="2020-10-02T14:23:00Z">
          <w:r w:rsidR="000E1D0C" w:rsidRPr="009802F2" w:rsidDel="001C0A46">
            <w:delText>(Ref)</w:delText>
          </w:r>
        </w:del>
      </w:ins>
      <w:ins w:id="108" w:author="Alaa Ahmed" w:date="2020-07-28T10:03:00Z">
        <w:r w:rsidR="00C64FCF" w:rsidRPr="009802F2">
          <w:t xml:space="preserve">. </w:t>
        </w:r>
        <w:r w:rsidR="00AD53BD" w:rsidRPr="009802F2">
          <w:t xml:space="preserve">This has also </w:t>
        </w:r>
      </w:ins>
      <w:ins w:id="109" w:author="Alaa Ahmed" w:date="2020-07-28T10:13:00Z">
        <w:r w:rsidR="00D35264" w:rsidRPr="009802F2">
          <w:t xml:space="preserve">been shown </w:t>
        </w:r>
      </w:ins>
      <w:ins w:id="110" w:author="Alaa Ahmed" w:date="2020-08-03T15:14:00Z">
        <w:r w:rsidR="002812F2" w:rsidRPr="009802F2">
          <w:t>in a number of</w:t>
        </w:r>
      </w:ins>
      <w:ins w:id="111" w:author="Alaa Ahmed" w:date="2020-07-28T10:13:00Z">
        <w:r w:rsidR="00D35264" w:rsidRPr="009802F2">
          <w:t xml:space="preserve"> animals and gaits</w:t>
        </w:r>
      </w:ins>
      <w:ins w:id="112" w:author="Alaa Ahmed" w:date="2020-07-28T15:11:00Z">
        <w:r w:rsidR="007F3AE4" w:rsidRPr="009802F2">
          <w:t xml:space="preserve"> </w:t>
        </w:r>
      </w:ins>
      <w:r w:rsidR="005F5460" w:rsidRPr="009802F2">
        <w:fldChar w:fldCharType="begin"/>
      </w:r>
      <w:r w:rsidR="00EF525D" w:rsidRPr="009802F2">
        <w:instrText xml:space="preserve"> ADDIN ZOTERO_ITEM CSL_CITATION {"citationID":"aP7sdLLn","properties":{"formattedCitation":"[9], [10]","plainCitation":"[9], [10]","noteIndex":0},"citationItems":[{"id":1152,"uris":["http://zotero.org/users/4343224/items/FFH3LDYX"],"uri":["http://zotero.org/users/4343224/items/FFH3LDYX"],"itemData":{"id":1152,"type":"article-journal","abstract":"It seems reasonable that quadrupeds should change gait from a walk to a trot to a gallop in such a way as to minimize their energy consumption, as human beings are known1 to change from a walk to a run at a particular speed (2.4 m s−1) below which walking requires less energy than running and above which the opposite is true. Thus by changing gait, human beings keep the energy cost of locomotion to a minimum as their speed increases. One reason this relation holds is that in humans, metabolic rate increases curvilinearly with walking speed1. If metabolism were a curvilinear function of speed within each of the gaits used by quadrupeds, it would support the hypothesis that they also change gait to minimize energetic cost. There is an old controversy about whether metabolic rate increases linearly or curvilinearly in running humans1,2 but all previous reports have suggested that metabolic rate increases linearly with speed in quadrupeds. Extended gaits were an important experimental tool in the study of human gait changes; thus we have trained three small horses (110–170 kg) to walk, trot and gallop on a motorized treadmill, and to extend their gaits on command. We report here that, using measurements of rates of oxygen consumption as an indicator of rates of energy consumption, we have confirmed that the natural gait at any speed indeed entails the smallest possible energy expenditure.","container-title":"Nature","DOI":"10.1038/292239a0","ISSN":"1476-4687","issue":"5820","language":"En","page":"239","title":"Gait and the energetics of locomotion in horses","volume":"292","author":[{"family":"Hoyt","given":"Donald F."},{"family":"Taylor","given":"C. Richard"}],"issued":{"date-parts":[["1981",7]]}}},{"id":2764,"uris":["http://zotero.org/users/4343224/items/PBX2EAZ8"],"uri":["http://zotero.org/users/4343224/items/PBX2EAZ8"],"itemData":{"id":2764,"type":"article-journal","abstract":"Horses have a tendency to utilize a relatively narrow set of speeds near the middle of a much broader range they are capable of using within a particular gait, i.e., a preferred speed. Possible explanations for this behavior include minimizing musculoskeletal stresses and maximizing metabolic economy. If metabolic economy (cost of transport, CT) and preferred speeds are linked, then shifts in CT should produce shifts in preferred speed. To test this hypothesis, preferred speed was measured in trotting horses (n = 7) unloaded on the level and loaded with 19% of their body weight on the level. The preferred speed on the level was 3.33 ± 0.09 (SE) m/s, and this decreased to 3.13 ± 0.11 m/s when loaded. In both conditions (no load and load), the rate of O2 consumption (n = 3) was a curvilinear function of speed that produced a minimum CT (i.e., speed at which trotting is most economical). When unloaded, the speed at which CT was minimum was very near the preferred speed. With a load, CT decreased and the minimum was also near the preferred speed of horses while carrying a load.","container-title":"Journal of Applied Physiology","DOI":"10.1152/jappl.2001.90.4.1548","ISSN":"8750-7587","issue":"4","journalAbbreviation":"Journal of Applied Physiology","page":"1548-1551","source":"physiology.org (Atypon)","title":"Effect of load on preferred speed and cost of transport","volume":"90","author":[{"family":"Wickler","given":"S. J."},{"family":"Hoyt","given":"D. F."},{"family":"Cogger","given":"E. A."},{"family":"Hall","given":"K. M."}],"issued":{"date-parts":[["2001",4,1]]}}}],"schema":"https://github.com/citation-style-language/schema/raw/master/csl-citation.json"} </w:instrText>
      </w:r>
      <w:r w:rsidR="005F5460" w:rsidRPr="009802F2">
        <w:fldChar w:fldCharType="separate"/>
      </w:r>
      <w:r w:rsidR="00EF525D" w:rsidRPr="009802F2">
        <w:rPr>
          <w:rFonts w:ascii="Calibri" w:hAnsi="Calibri" w:cs="Calibri"/>
        </w:rPr>
        <w:t>[9], [10]</w:t>
      </w:r>
      <w:r w:rsidR="005F5460" w:rsidRPr="009802F2">
        <w:fldChar w:fldCharType="end"/>
      </w:r>
      <w:ins w:id="113" w:author="Garrick" w:date="2020-10-02T14:24:00Z">
        <w:r w:rsidR="005F5460" w:rsidRPr="009802F2">
          <w:t xml:space="preserve">. </w:t>
        </w:r>
      </w:ins>
      <w:ins w:id="114" w:author="Alaa Ahmed" w:date="2020-07-28T15:11:00Z">
        <w:del w:id="115" w:author="Garrick" w:date="2020-10-02T14:24:00Z">
          <w:r w:rsidR="000E1D0C" w:rsidRPr="009802F2" w:rsidDel="005F5460">
            <w:delText>(Ref)</w:delText>
          </w:r>
        </w:del>
      </w:ins>
      <w:ins w:id="116" w:author="Alaa Ahmed" w:date="2020-07-28T10:13:00Z">
        <w:del w:id="117" w:author="Garrick" w:date="2020-10-02T14:24:00Z">
          <w:r w:rsidR="00D35264" w:rsidRPr="009802F2" w:rsidDel="005F5460">
            <w:delText xml:space="preserve">. </w:delText>
          </w:r>
        </w:del>
      </w:ins>
      <w:ins w:id="118" w:author="Alaa Ahmed" w:date="2020-07-28T10:44:00Z">
        <w:r w:rsidR="00767CCB" w:rsidRPr="009802F2">
          <w:t>O</w:t>
        </w:r>
      </w:ins>
      <w:ins w:id="119" w:author="Alaa Ahmed" w:date="2020-07-28T10:17:00Z">
        <w:r w:rsidR="004161B0" w:rsidRPr="009802F2">
          <w:t xml:space="preserve">ne study had horses walk on a treadmill inclined at </w:t>
        </w:r>
        <w:r w:rsidR="00CD14A8" w:rsidRPr="009802F2">
          <w:t>various levels</w:t>
        </w:r>
      </w:ins>
      <w:ins w:id="120" w:author="Alaa Ahmed" w:date="2020-07-28T10:19:00Z">
        <w:r w:rsidR="00FA327D" w:rsidRPr="009802F2">
          <w:t xml:space="preserve"> and measured </w:t>
        </w:r>
      </w:ins>
      <w:ins w:id="121" w:author="Alaa Ahmed" w:date="2020-07-28T10:20:00Z">
        <w:r w:rsidR="00FA327D" w:rsidRPr="009802F2">
          <w:t>cost of transport</w:t>
        </w:r>
      </w:ins>
      <w:ins w:id="122" w:author="Alaa Ahmed" w:date="2020-07-28T10:19:00Z">
        <w:r w:rsidR="00FA327D" w:rsidRPr="009802F2">
          <w:t xml:space="preserve"> as w</w:t>
        </w:r>
      </w:ins>
      <w:ins w:id="123" w:author="Alaa Ahmed" w:date="2020-07-28T10:20:00Z">
        <w:r w:rsidR="00FA327D" w:rsidRPr="009802F2">
          <w:t>ell as the horses’ preferred walking speed</w:t>
        </w:r>
      </w:ins>
      <w:ins w:id="124" w:author="Alaa Ahmed" w:date="2020-07-28T15:11:00Z">
        <w:r w:rsidR="00953FEE" w:rsidRPr="009802F2">
          <w:t xml:space="preserve"> </w:t>
        </w:r>
        <w:del w:id="125" w:author="Garrick" w:date="2020-10-02T14:27:00Z">
          <w:r w:rsidR="00953FEE" w:rsidRPr="009802F2" w:rsidDel="002F4641">
            <w:delText>(Ref)</w:delText>
          </w:r>
        </w:del>
      </w:ins>
      <w:r w:rsidR="002F4641" w:rsidRPr="009802F2">
        <w:fldChar w:fldCharType="begin"/>
      </w:r>
      <w:r w:rsidR="00EF525D" w:rsidRPr="009802F2">
        <w:instrText xml:space="preserve"> ADDIN ZOTERO_ITEM CSL_CITATION {"citationID":"xbxtfKc6","properties":{"formattedCitation":"[11]","plainCitation":"[11]","noteIndex":0},"citationItems":[{"id":2964,"uris":["http://zotero.org/users/4343224/items/X4CAK48C"],"uri":["http://zotero.org/users/4343224/items/X4CAK48C"],"itemData":{"id":2964,"type":"article-journal","abstract":"We examined the effect of treadmill speed and incline on O2 uptake (VO2), CO2 production, heart rate (HR), plasma lactate concentration, economy of locomotion, stride frequency, and stride length. A further aim was to examine the relationships between HR and VO2 and lactate and VO2 and whether these relationships vary with alterations in treadmill incline. The experiment was a latin square design, using five horses and five treadmill inclines (0, 2.5, 5.0, 7.5, and 10.0%). Fit Thoroughbred horses exercised for 4 min at 3 m/s at 0% slope, after which the treadmill was set to the allocated incline. Speeds tested ranged from 1 to 13 m/s. The relationships of VO2 and CO2 production with speed were curvilinear at 0 and 2.5% and linear at 5, 7.5, and 10% inclines. There was a linear relationship of HR and speed with a significant effect of incline. The plasma lactate concentration increased exponentially with speed, and there was a significant effect of incline. Stride length increased linearly and stride frequency increased in a curvilinear manner with speed but there was no effect of incline. There were linear relationships of HR with VO2 and HR with VO2 when expressed as percentage of maximum VO2 and maximum HR that were not affected by incline. The O2 cost of exercise on a 10% incline was approximately 2.5 times that for exercise on the flat. The strong relationship between the percentages of maximum HR and maximum VO2 indicates that over a wide range of exercise intensities the relative VO2 can be accurately predicted from measurements of HR.","container-title":"Journal of Applied Physiology","DOI":"10.1152/jappl.1995.79.3.951","ISSN":"8750-7587","issue":"3","note":"publisher: American Physiological Society","page":"951-957","source":"journals.physiology.org (Atypon)","title":"Effect of treadmill incline and speed on metabolic rate during exercise in thoroughbred horses","volume":"79","author":[{"family":"Eaton","given":"M. D."},{"family":"Evans","given":"D. L."},{"family":"Hodgson","given":"D. R."},{"family":"Rose","given":"R. J."}],"issued":{"date-parts":[["1995",9,1]]}}}],"schema":"https://github.com/citation-style-language/schema/raw/master/csl-citation.json"} </w:instrText>
      </w:r>
      <w:r w:rsidR="002F4641" w:rsidRPr="009802F2">
        <w:fldChar w:fldCharType="separate"/>
      </w:r>
      <w:r w:rsidR="00EF525D" w:rsidRPr="009802F2">
        <w:rPr>
          <w:rFonts w:ascii="Calibri" w:hAnsi="Calibri" w:cs="Calibri"/>
        </w:rPr>
        <w:t>[11]</w:t>
      </w:r>
      <w:r w:rsidR="002F4641" w:rsidRPr="009802F2">
        <w:fldChar w:fldCharType="end"/>
      </w:r>
      <w:ins w:id="126" w:author="Alaa Ahmed" w:date="2020-07-28T10:17:00Z">
        <w:r w:rsidR="00CD14A8" w:rsidRPr="009802F2">
          <w:t>. Cost of transp</w:t>
        </w:r>
      </w:ins>
      <w:ins w:id="127" w:author="Alaa Ahmed" w:date="2020-07-28T10:18:00Z">
        <w:r w:rsidR="00CD14A8" w:rsidRPr="009802F2">
          <w:t xml:space="preserve">ort increased with incline, and the </w:t>
        </w:r>
        <w:r w:rsidR="00475B03" w:rsidRPr="009802F2">
          <w:t xml:space="preserve">metabolically optimal speed decreased. </w:t>
        </w:r>
      </w:ins>
      <w:ins w:id="128" w:author="Alaa Ahmed" w:date="2020-07-28T12:02:00Z">
        <w:r w:rsidR="0036561D" w:rsidRPr="009802F2">
          <w:t>T</w:t>
        </w:r>
      </w:ins>
      <w:ins w:id="129" w:author="Alaa Ahmed" w:date="2020-07-28T10:19:00Z">
        <w:r w:rsidR="004D34ED" w:rsidRPr="009802F2">
          <w:t xml:space="preserve">he horses’ preferred walking speed </w:t>
        </w:r>
      </w:ins>
      <w:ins w:id="130" w:author="Alaa Ahmed" w:date="2020-07-28T10:21:00Z">
        <w:r w:rsidR="000B030B" w:rsidRPr="009802F2">
          <w:t xml:space="preserve">slowed down at greater inclines </w:t>
        </w:r>
        <w:del w:id="131" w:author="Garrick" w:date="2020-10-02T14:28:00Z">
          <w:r w:rsidR="000B030B" w:rsidRPr="009802F2" w:rsidDel="00D0577B">
            <w:delText>and</w:delText>
          </w:r>
        </w:del>
      </w:ins>
      <w:ins w:id="132" w:author="Alaa Ahmed" w:date="2020-07-28T12:02:00Z">
        <w:del w:id="133" w:author="Garrick" w:date="2020-10-02T14:28:00Z">
          <w:r w:rsidR="0036561D" w:rsidRPr="009802F2" w:rsidDel="00D0577B">
            <w:delText>,</w:delText>
          </w:r>
        </w:del>
      </w:ins>
      <w:ins w:id="134" w:author="Garrick" w:date="2020-10-02T14:28:00Z">
        <w:r w:rsidR="00D0577B" w:rsidRPr="009802F2">
          <w:t>and</w:t>
        </w:r>
      </w:ins>
      <w:ins w:id="135" w:author="Alaa Ahmed" w:date="2020-07-28T12:02:00Z">
        <w:r w:rsidR="0036561D" w:rsidRPr="009802F2">
          <w:t xml:space="preserve"> intriguingly,</w:t>
        </w:r>
      </w:ins>
      <w:ins w:id="136" w:author="Alaa Ahmed" w:date="2020-07-28T10:21:00Z">
        <w:r w:rsidR="000B030B" w:rsidRPr="009802F2">
          <w:t xml:space="preserve"> </w:t>
        </w:r>
      </w:ins>
      <w:ins w:id="137" w:author="Alaa Ahmed" w:date="2020-07-28T10:33:00Z">
        <w:r w:rsidR="004D208A" w:rsidRPr="009802F2">
          <w:t xml:space="preserve">generally </w:t>
        </w:r>
      </w:ins>
      <w:ins w:id="138" w:author="Alaa Ahmed" w:date="2020-07-28T10:19:00Z">
        <w:r w:rsidR="004D34ED" w:rsidRPr="009802F2">
          <w:t>tracked the metabolically optimal speed.</w:t>
        </w:r>
      </w:ins>
    </w:p>
    <w:p w14:paraId="215154A7" w14:textId="03751730" w:rsidR="005C073C" w:rsidRPr="009802F2" w:rsidRDefault="005C073C" w:rsidP="00F53BAA">
      <w:ins w:id="139" w:author="Alaa Ahmed" w:date="2020-07-28T10:21:00Z">
        <w:r w:rsidRPr="009802F2">
          <w:t xml:space="preserve">These results would suggest that </w:t>
        </w:r>
        <w:r w:rsidR="006F7D14" w:rsidRPr="009802F2">
          <w:t xml:space="preserve">metabolic cost per unit distance </w:t>
        </w:r>
      </w:ins>
      <w:ins w:id="140" w:author="Alaa Ahmed" w:date="2020-07-28T10:29:00Z">
        <w:r w:rsidR="00DB28C9" w:rsidRPr="009802F2">
          <w:t xml:space="preserve">uniquely </w:t>
        </w:r>
      </w:ins>
      <w:ins w:id="141" w:author="Alaa Ahmed" w:date="2020-07-28T10:21:00Z">
        <w:r w:rsidR="006F7D14" w:rsidRPr="009802F2">
          <w:t>determines preferred movement</w:t>
        </w:r>
      </w:ins>
      <w:ins w:id="142" w:author="Alaa Ahmed" w:date="2020-07-28T10:22:00Z">
        <w:r w:rsidR="006F7D14" w:rsidRPr="009802F2">
          <w:t xml:space="preserve"> speed</w:t>
        </w:r>
      </w:ins>
      <w:ins w:id="143" w:author="Alaa Ahmed" w:date="2020-07-28T11:54:00Z">
        <w:r w:rsidR="001C5A7D" w:rsidRPr="009802F2">
          <w:t xml:space="preserve"> and that the slower movements indicate that the met</w:t>
        </w:r>
      </w:ins>
      <w:ins w:id="144" w:author="Alaa Ahmed" w:date="2020-07-28T11:55:00Z">
        <w:r w:rsidR="001C5A7D" w:rsidRPr="009802F2">
          <w:t>abo</w:t>
        </w:r>
        <w:r w:rsidR="00E46A56" w:rsidRPr="009802F2">
          <w:t>lically optimal speed has shifted</w:t>
        </w:r>
      </w:ins>
      <w:ins w:id="145" w:author="Alaa Ahmed" w:date="2020-07-28T10:22:00Z">
        <w:r w:rsidR="006F7D14" w:rsidRPr="009802F2">
          <w:t xml:space="preserve">. </w:t>
        </w:r>
      </w:ins>
      <w:ins w:id="146" w:author="Alaa Ahmed" w:date="2020-07-28T12:15:00Z">
        <w:r w:rsidR="004E3D15" w:rsidRPr="009802F2">
          <w:t>B</w:t>
        </w:r>
      </w:ins>
      <w:ins w:id="147" w:author="Alaa Ahmed" w:date="2020-07-28T12:06:00Z">
        <w:r w:rsidR="00A92B02" w:rsidRPr="009802F2">
          <w:t xml:space="preserve">eyond the fact that the data are rather sparse, </w:t>
        </w:r>
      </w:ins>
      <w:ins w:id="148" w:author="Alaa Ahmed" w:date="2020-07-28T10:22:00Z">
        <w:r w:rsidR="004821FC" w:rsidRPr="009802F2">
          <w:t xml:space="preserve">there </w:t>
        </w:r>
      </w:ins>
      <w:ins w:id="149" w:author="Alaa Ahmed" w:date="2020-07-28T11:56:00Z">
        <w:r w:rsidR="00052E96" w:rsidRPr="009802F2">
          <w:t xml:space="preserve">are a </w:t>
        </w:r>
      </w:ins>
      <w:ins w:id="150" w:author="Alaa Ahmed" w:date="2020-07-28T12:06:00Z">
        <w:r w:rsidR="00A92B02" w:rsidRPr="009802F2">
          <w:t>few more</w:t>
        </w:r>
      </w:ins>
      <w:ins w:id="151" w:author="Alaa Ahmed" w:date="2020-07-28T11:56:00Z">
        <w:r w:rsidR="00052E96" w:rsidRPr="009802F2">
          <w:t xml:space="preserve"> </w:t>
        </w:r>
      </w:ins>
      <w:ins w:id="152" w:author="Alaa Ahmed" w:date="2020-07-28T11:57:00Z">
        <w:r w:rsidR="002B3E25" w:rsidRPr="009802F2">
          <w:t xml:space="preserve">issues with this conclusion. First, </w:t>
        </w:r>
        <w:r w:rsidR="00904B54" w:rsidRPr="009802F2">
          <w:t>the metabolically optimal speed does not always shift with inc</w:t>
        </w:r>
      </w:ins>
      <w:ins w:id="153" w:author="Alaa Ahmed" w:date="2020-07-28T11:58:00Z">
        <w:r w:rsidR="00904B54" w:rsidRPr="009802F2">
          <w:t>reasing mass</w:t>
        </w:r>
      </w:ins>
      <w:ins w:id="154" w:author="Alaa Ahmed" w:date="2020-07-28T12:03:00Z">
        <w:del w:id="155" w:author="Garrick" w:date="2020-10-02T14:28:00Z">
          <w:r w:rsidR="00795036" w:rsidRPr="009802F2" w:rsidDel="00C02843">
            <w:delText xml:space="preserve"> </w:delText>
          </w:r>
        </w:del>
      </w:ins>
      <w:ins w:id="156" w:author="Garrick" w:date="2020-10-02T14:28:00Z">
        <w:r w:rsidR="00C02843" w:rsidRPr="009802F2">
          <w:t xml:space="preserve"> </w:t>
        </w:r>
      </w:ins>
      <w:r w:rsidR="00C02843" w:rsidRPr="009802F2">
        <w:fldChar w:fldCharType="begin"/>
      </w:r>
      <w:r w:rsidR="00EF525D" w:rsidRPr="009802F2">
        <w:instrText xml:space="preserve"> ADDIN ZOTERO_ITEM CSL_CITATION {"citationID":"GCT10A44","properties":{"formattedCitation":"[12]","plainCitation":"[12]","noteIndex":0},"citationItems":[{"id":56,"uris":["http://zotero.org/users/4343224/items/6CV5L72D"],"uri":["http://zotero.org/users/4343224/items/6CV5L72D"],"itemData":{"id":56,"type":"article-journal","abstract":"It is well established that the energy cost per unit distance traveled is minimal at an intermediate walking speed in humans, deﬁning an energetically optimal walking speed. However, little is known about the optimal walking speed while carrying a load. In this work, we studied the eﬀect of speed and load on the energy expenditure of walking. The O2 consumption and CO2 production were measured in ten subjects while standing or walking at diﬀerent speeds from 0.5 to 1.7 m sÀ1 with loads from 0 to 75% of their body mass (Mb). The loads were carried in typical trekker’s backpacks with hip support. Our results show that the massspeciﬁc gross metabolic power increases curvilinearly with speed and is directly proportional to the load at any speed. For all loading conditions, the gross metabolic energy cost (J kgÀ1 mÀ1) presents a U-shaped curve with a minimum at around 1.3 m sÀ1. At that optimal speed, a load up to 1/4 Mb seems appropriate for long-distance walks. In addition, the optimal speed for net cost minimization is around 1.06 m sÀ1 and is independent of load.","container-title":"European Journal of Applied Physiology","DOI":"10.1007/s00421-004-1286-z","ISSN":"1439-6319, 1439-6327","issue":"1-2","journalAbbreviation":"Eur J Appl Physiol","language":"en","page":"76-83","source":"DOI.org (Crossref)","title":"Effect of load and speed on the energetic cost of human walking","volume":"94","author":[{"family":"Bastien","given":"G. J."},{"family":"Willems","given":"P. A."},{"family":"Schepens","given":"B."},{"family":"Heglund","given":"N. C."}],"issued":{"date-parts":[["2005",5]]}}}],"schema":"https://github.com/citation-style-language/schema/raw/master/csl-citation.json"} </w:instrText>
      </w:r>
      <w:r w:rsidR="00C02843" w:rsidRPr="009802F2">
        <w:fldChar w:fldCharType="separate"/>
      </w:r>
      <w:r w:rsidR="00EF525D" w:rsidRPr="009802F2">
        <w:rPr>
          <w:rFonts w:ascii="Calibri" w:hAnsi="Calibri" w:cs="Calibri"/>
        </w:rPr>
        <w:t>[12]</w:t>
      </w:r>
      <w:r w:rsidR="00C02843" w:rsidRPr="009802F2">
        <w:fldChar w:fldCharType="end"/>
      </w:r>
      <w:ins w:id="157" w:author="Alaa Ahmed" w:date="2020-07-28T12:03:00Z">
        <w:del w:id="158" w:author="Garrick" w:date="2020-10-02T14:28:00Z">
          <w:r w:rsidR="00795036" w:rsidRPr="009802F2" w:rsidDel="00C02843">
            <w:delText>(Bastien et al.)</w:delText>
          </w:r>
        </w:del>
      </w:ins>
      <w:ins w:id="159" w:author="Alaa Ahmed" w:date="2020-07-28T11:58:00Z">
        <w:r w:rsidR="00904B54" w:rsidRPr="009802F2">
          <w:t>. Despite this, humans walk slower with greater loads</w:t>
        </w:r>
      </w:ins>
      <w:ins w:id="160" w:author="Alaa Ahmed" w:date="2020-07-28T12:03:00Z">
        <w:del w:id="161" w:author="Garrick" w:date="2020-10-02T14:30:00Z">
          <w:r w:rsidR="00795036" w:rsidRPr="009802F2" w:rsidDel="005D5600">
            <w:delText xml:space="preserve"> (</w:delText>
          </w:r>
          <w:r w:rsidR="00D90DD7" w:rsidRPr="009802F2" w:rsidDel="005D5600">
            <w:delText>Ref)</w:delText>
          </w:r>
        </w:del>
      </w:ins>
      <w:ins w:id="162" w:author="Garrick" w:date="2020-10-02T14:30:00Z">
        <w:r w:rsidR="005D5600" w:rsidRPr="009802F2">
          <w:t xml:space="preserve"> </w:t>
        </w:r>
      </w:ins>
      <w:r w:rsidR="005D5600" w:rsidRPr="009802F2">
        <w:fldChar w:fldCharType="begin"/>
      </w:r>
      <w:r w:rsidR="00EF525D" w:rsidRPr="009802F2">
        <w:instrText xml:space="preserve"> ADDIN ZOTERO_ITEM CSL_CITATION {"citationID":"VxPC8G2t","properties":{"formattedCitation":"[13]","plainCitation":"[13]","noteIndex":0},"citationItems":[{"id":2772,"uris":["http://zotero.org/users/4343224/items/YS5J8AHI"],"uri":["http://zotero.org/users/4343224/items/YS5J8AHI"],"itemData":{"id":2772,"type":"article-journal","container-title":"Journal of Applied Physiology","DOI":"10.1152/jappl.1970.29.5.570","ISSN":"8750-7587, 1522-1601","issue":"5","journalAbbreviation":"Journal of Applied Physiology","language":"en","page":"570-572","source":"DOI.org (Crossref)","title":"Energy cost of \"hard work\"","volume":"29","author":[{"family":"Hughes","given":"A. L."},{"family":"Goldman","given":"R. F."}],"issued":{"date-parts":[["1970",11,1]]}}}],"schema":"https://github.com/citation-style-language/schema/raw/master/csl-citation.json"} </w:instrText>
      </w:r>
      <w:r w:rsidR="005D5600" w:rsidRPr="009802F2">
        <w:fldChar w:fldCharType="separate"/>
      </w:r>
      <w:r w:rsidR="00EF525D" w:rsidRPr="009802F2">
        <w:rPr>
          <w:rFonts w:ascii="Calibri" w:hAnsi="Calibri" w:cs="Calibri"/>
        </w:rPr>
        <w:t>[13]</w:t>
      </w:r>
      <w:r w:rsidR="005D5600" w:rsidRPr="009802F2">
        <w:fldChar w:fldCharType="end"/>
      </w:r>
      <w:ins w:id="163" w:author="Alaa Ahmed" w:date="2020-07-28T11:58:00Z">
        <w:r w:rsidR="00904B54" w:rsidRPr="009802F2">
          <w:t xml:space="preserve">. </w:t>
        </w:r>
        <w:r w:rsidR="0021781A" w:rsidRPr="009802F2">
          <w:t>Thus</w:t>
        </w:r>
      </w:ins>
      <w:ins w:id="164" w:author="Garrick" w:date="2020-10-02T14:30:00Z">
        <w:r w:rsidR="0048352B" w:rsidRPr="009802F2">
          <w:t>,</w:t>
        </w:r>
      </w:ins>
      <w:ins w:id="165" w:author="Alaa Ahmed" w:date="2020-07-28T11:58:00Z">
        <w:r w:rsidR="0021781A" w:rsidRPr="009802F2">
          <w:t xml:space="preserve"> it appears that</w:t>
        </w:r>
        <w:r w:rsidR="00EC256E" w:rsidRPr="009802F2">
          <w:t xml:space="preserve"> minimizing </w:t>
        </w:r>
      </w:ins>
      <w:ins w:id="166" w:author="Alaa Ahmed" w:date="2020-07-28T11:59:00Z">
        <w:r w:rsidR="00EC256E" w:rsidRPr="009802F2">
          <w:t xml:space="preserve">metabolic cost of transport is not the sole factor determining movement speed. </w:t>
        </w:r>
      </w:ins>
      <w:ins w:id="167" w:author="Alaa Ahmed" w:date="2020-07-28T11:58:00Z">
        <w:r w:rsidR="0021781A" w:rsidRPr="009802F2">
          <w:t xml:space="preserve">Secondly, there </w:t>
        </w:r>
      </w:ins>
      <w:ins w:id="168" w:author="Alaa Ahmed" w:date="2020-07-28T10:22:00Z">
        <w:r w:rsidR="004821FC" w:rsidRPr="009802F2">
          <w:t xml:space="preserve">is a wealth of data </w:t>
        </w:r>
        <w:r w:rsidR="004821FC" w:rsidRPr="009802F2">
          <w:lastRenderedPageBreak/>
          <w:t>demonstrating that animals move faster toward</w:t>
        </w:r>
        <w:r w:rsidR="000863C1" w:rsidRPr="009802F2">
          <w:t>s more rew</w:t>
        </w:r>
      </w:ins>
      <w:ins w:id="169" w:author="Alaa Ahmed" w:date="2020-07-28T10:23:00Z">
        <w:r w:rsidR="000863C1" w:rsidRPr="009802F2">
          <w:t>arding targets</w:t>
        </w:r>
      </w:ins>
      <w:ins w:id="170" w:author="Alaa Ahmed" w:date="2020-07-28T12:03:00Z">
        <w:del w:id="171" w:author="Garrick" w:date="2020-10-02T14:32:00Z">
          <w:r w:rsidR="00D90DD7" w:rsidRPr="009802F2" w:rsidDel="00441762">
            <w:delText xml:space="preserve"> </w:delText>
          </w:r>
        </w:del>
      </w:ins>
      <w:ins w:id="172" w:author="Garrick" w:date="2020-10-02T14:32:00Z">
        <w:r w:rsidR="00441762" w:rsidRPr="009802F2">
          <w:t xml:space="preserve"> </w:t>
        </w:r>
      </w:ins>
      <w:r w:rsidR="00441762" w:rsidRPr="009802F2">
        <w:fldChar w:fldCharType="begin"/>
      </w:r>
      <w:r w:rsidR="00EF525D" w:rsidRPr="009802F2">
        <w:instrText xml:space="preserve"> ADDIN ZOTERO_ITEM CSL_CITATION {"citationID":"AH4Y9YvO","properties":{"formattedCitation":"[14]","plainCitation":"[14]","noteIndex":0},"citationItems":[{"id":1052,"uris":["http://zotero.org/users/4343224/items/MSRBLCPY"],"uri":["http://zotero.org/users/4343224/items/MSRBLCPY"],"itemData":{"id":1052,"type":"article-journal","abstract":". Reward is a primary goal of behavior and is crucial for survival of animals. To explore the mechanisms underlying such reward-oriented behavior, we devised a memory-guided saccade task in which only one fixed direction out of four was rewarded, which was called the one-direction-rewarded task (1DR). As the rewarded direction was changed in four blocks, saccades in a given direction were rewarded in one block (constituting reward-oriented behavior), but non-rewarded in the other blocks (non-reward-oriented behavior). As a control, an all-directions-rewarded task (ADR) was used. Using these tasks, we found that the parameters of saccades changed depending on whether or not the saccade was followed by reward. (1) The mean saccadic peak velocity was higher and the mean saccade latency was shorter in the rewarded condition than in the non-rewarded condition. (2) The mean saccade amplitude showed no difference in two out of three monkeys. (3) The variations of saccadic velocity, latency and amplitude were smaller in the rewarded condition. (4) Within a block of 1DR, the saccade velocity remained high in the rewarded condition, but decreased gradually in the non-rewarded condition; it decreased only slightly in ADR. The saccade latency showed the opposite pattern of change, but less clearly. (5) The saccades in the non-rewarded condition tended to have slower velocities and longer latencies in the trials shortly after a rewarded trial. (6) The ratio of error trials was much higher in the non-rewarded condition than the rewarded condition. (7) The errors, which were due to premature or incorrect saccades, showed unique spatiotemporal patterns that would reflect the competition between the cognitive and motivational processes. These results provide important constraints to the neuronal mechanism underlying reward-oriented behavior because it must satisfy these rules.","container-title":"Experimental Brain Research","DOI":"10.1007/s00221-001-0928-1","ISSN":"1432-1106","issue":"2","language":"en","page":"284–291","title":"Modulation of saccadic eye movements by predicted reward outcome","volume":"142","author":[{"family":"Takikawa","given":"Yoriko"},{"family":"Kawagoe","given":"Reiko"},{"family":"Itoh","given":"Hideaki"},{"family":"Nakahara","given":"Hiroyuki"},{"family":"Hikosaka","given":"Okihide"}],"issued":{"date-parts":[["2002",1]]}}}],"schema":"https://github.com/citation-style-language/schema/raw/master/csl-citation.json"} </w:instrText>
      </w:r>
      <w:r w:rsidR="00441762" w:rsidRPr="009802F2">
        <w:fldChar w:fldCharType="separate"/>
      </w:r>
      <w:r w:rsidR="00EF525D" w:rsidRPr="009802F2">
        <w:rPr>
          <w:rFonts w:ascii="Calibri" w:hAnsi="Calibri" w:cs="Calibri"/>
        </w:rPr>
        <w:t>[14]</w:t>
      </w:r>
      <w:r w:rsidR="00441762" w:rsidRPr="009802F2">
        <w:fldChar w:fldCharType="end"/>
      </w:r>
      <w:commentRangeStart w:id="173"/>
      <w:commentRangeEnd w:id="173"/>
      <w:r w:rsidR="00BE651E" w:rsidRPr="009802F2">
        <w:rPr>
          <w:rStyle w:val="CommentReference"/>
        </w:rPr>
        <w:commentReference w:id="173"/>
      </w:r>
      <w:ins w:id="174" w:author="Alaa Ahmed" w:date="2020-07-28T12:03:00Z">
        <w:del w:id="175" w:author="Garrick" w:date="2020-10-02T14:32:00Z">
          <w:r w:rsidR="00D90DD7" w:rsidRPr="009802F2" w:rsidDel="00441762">
            <w:delText>(Ref)</w:delText>
          </w:r>
        </w:del>
      </w:ins>
      <w:ins w:id="176" w:author="Alaa Ahmed" w:date="2020-07-28T10:23:00Z">
        <w:r w:rsidR="000863C1" w:rsidRPr="009802F2">
          <w:t xml:space="preserve">, as well as </w:t>
        </w:r>
      </w:ins>
      <w:ins w:id="177" w:author="Alaa Ahmed" w:date="2020-07-28T10:26:00Z">
        <w:r w:rsidR="00A35F8C" w:rsidRPr="009802F2">
          <w:t xml:space="preserve">even </w:t>
        </w:r>
      </w:ins>
      <w:ins w:id="178" w:author="Alaa Ahmed" w:date="2020-07-28T11:59:00Z">
        <w:r w:rsidR="006D7E1E" w:rsidRPr="009802F2">
          <w:t xml:space="preserve">faster </w:t>
        </w:r>
      </w:ins>
      <w:ins w:id="179" w:author="Alaa Ahmed" w:date="2020-07-28T10:26:00Z">
        <w:r w:rsidR="00A35F8C" w:rsidRPr="009802F2">
          <w:t xml:space="preserve">to the same target but </w:t>
        </w:r>
      </w:ins>
      <w:ins w:id="180" w:author="Alaa Ahmed" w:date="2020-07-28T10:23:00Z">
        <w:r w:rsidR="000863C1" w:rsidRPr="009802F2">
          <w:t>in mo</w:t>
        </w:r>
      </w:ins>
      <w:ins w:id="181" w:author="Alaa Ahmed" w:date="2020-07-28T10:25:00Z">
        <w:r w:rsidR="004C7151" w:rsidRPr="009802F2">
          <w:t>r</w:t>
        </w:r>
      </w:ins>
      <w:ins w:id="182" w:author="Alaa Ahmed" w:date="2020-07-28T10:23:00Z">
        <w:r w:rsidR="000863C1" w:rsidRPr="009802F2">
          <w:t>e rewarding environments</w:t>
        </w:r>
      </w:ins>
      <w:ins w:id="183" w:author="Alaa Ahmed" w:date="2020-07-28T12:03:00Z">
        <w:r w:rsidR="00D90DD7" w:rsidRPr="009802F2">
          <w:t xml:space="preserve"> (</w:t>
        </w:r>
        <w:commentRangeStart w:id="184"/>
        <w:r w:rsidR="00D90DD7" w:rsidRPr="009802F2">
          <w:t>Ref</w:t>
        </w:r>
      </w:ins>
      <w:commentRangeEnd w:id="184"/>
      <w:r w:rsidR="001D1E1A" w:rsidRPr="009802F2">
        <w:rPr>
          <w:rStyle w:val="CommentReference"/>
        </w:rPr>
        <w:commentReference w:id="184"/>
      </w:r>
      <w:ins w:id="185" w:author="Alaa Ahmed" w:date="2020-07-28T12:03:00Z">
        <w:r w:rsidR="00D90DD7" w:rsidRPr="009802F2">
          <w:t>)</w:t>
        </w:r>
      </w:ins>
      <w:ins w:id="186" w:author="Alaa Ahmed" w:date="2020-07-28T10:23:00Z">
        <w:r w:rsidR="000863C1" w:rsidRPr="009802F2">
          <w:t xml:space="preserve">. </w:t>
        </w:r>
      </w:ins>
      <w:ins w:id="187" w:author="Alaa Ahmed" w:date="2020-07-28T10:24:00Z">
        <w:r w:rsidR="00AA5FE6" w:rsidRPr="009802F2">
          <w:t xml:space="preserve">Moving faster alters </w:t>
        </w:r>
        <w:r w:rsidR="00C80A40" w:rsidRPr="009802F2">
          <w:t>the movement</w:t>
        </w:r>
      </w:ins>
      <w:ins w:id="188" w:author="Alaa Ahmed" w:date="2020-07-28T10:27:00Z">
        <w:r w:rsidR="00C64DBE" w:rsidRPr="009802F2">
          <w:t>’</w:t>
        </w:r>
      </w:ins>
      <w:ins w:id="189" w:author="Alaa Ahmed" w:date="2020-07-28T10:24:00Z">
        <w:r w:rsidR="00C80A40" w:rsidRPr="009802F2">
          <w:t xml:space="preserve">s cost of transport, </w:t>
        </w:r>
      </w:ins>
      <w:ins w:id="190" w:author="Alaa Ahmed" w:date="2020-07-28T12:04:00Z">
        <w:r w:rsidR="001B06CD" w:rsidRPr="009802F2">
          <w:t xml:space="preserve">potentially </w:t>
        </w:r>
      </w:ins>
      <w:ins w:id="191" w:author="Alaa Ahmed" w:date="2020-07-28T10:24:00Z">
        <w:r w:rsidR="00C80A40" w:rsidRPr="009802F2">
          <w:t>shifting it away from the metabolic</w:t>
        </w:r>
      </w:ins>
      <w:ins w:id="192" w:author="Alaa Ahmed" w:date="2020-07-28T10:25:00Z">
        <w:r w:rsidR="00C80A40" w:rsidRPr="009802F2">
          <w:t>ally</w:t>
        </w:r>
      </w:ins>
      <w:ins w:id="193" w:author="Alaa Ahmed" w:date="2020-07-28T10:24:00Z">
        <w:r w:rsidR="00C80A40" w:rsidRPr="009802F2">
          <w:t xml:space="preserve"> optimal</w:t>
        </w:r>
      </w:ins>
      <w:ins w:id="194" w:author="Alaa Ahmed" w:date="2020-07-28T10:25:00Z">
        <w:r w:rsidR="00C80A40" w:rsidRPr="009802F2">
          <w:t xml:space="preserve"> speed</w:t>
        </w:r>
      </w:ins>
      <w:ins w:id="195" w:author="Alaa Ahmed" w:date="2020-07-28T10:24:00Z">
        <w:r w:rsidR="00C80A40" w:rsidRPr="009802F2">
          <w:t xml:space="preserve">. </w:t>
        </w:r>
      </w:ins>
      <w:ins w:id="196" w:author="Alaa Ahmed" w:date="2020-07-28T10:29:00Z">
        <w:r w:rsidR="00B202F8" w:rsidRPr="009802F2">
          <w:t xml:space="preserve">By </w:t>
        </w:r>
      </w:ins>
      <w:ins w:id="197" w:author="Alaa Ahmed" w:date="2020-07-28T10:30:00Z">
        <w:r w:rsidR="00B202F8" w:rsidRPr="009802F2">
          <w:t>doing so, are animals</w:t>
        </w:r>
      </w:ins>
      <w:ins w:id="198" w:author="Alaa Ahmed" w:date="2020-07-28T10:27:00Z">
        <w:r w:rsidR="00EC5170" w:rsidRPr="009802F2">
          <w:t xml:space="preserve"> sacrificing optimality or are they optimizing </w:t>
        </w:r>
      </w:ins>
      <w:ins w:id="199" w:author="Alaa Ahmed" w:date="2020-07-28T10:28:00Z">
        <w:r w:rsidR="00EC5170" w:rsidRPr="009802F2">
          <w:t>for a d</w:t>
        </w:r>
        <w:r w:rsidR="002C6837" w:rsidRPr="009802F2">
          <w:t>ifferent currency of value</w:t>
        </w:r>
      </w:ins>
      <w:ins w:id="200" w:author="Alaa Ahmed" w:date="2020-07-28T12:21:00Z">
        <w:r w:rsidR="00B77EC8" w:rsidRPr="009802F2">
          <w:t>, utility,</w:t>
        </w:r>
      </w:ins>
      <w:ins w:id="201" w:author="Alaa Ahmed" w:date="2020-07-28T10:28:00Z">
        <w:r w:rsidR="00DA7F6E" w:rsidRPr="009802F2">
          <w:t xml:space="preserve"> that not only considers the </w:t>
        </w:r>
      </w:ins>
      <w:ins w:id="202" w:author="Alaa Ahmed" w:date="2020-07-28T10:29:00Z">
        <w:r w:rsidR="00DA7F6E" w:rsidRPr="009802F2">
          <w:t>metabolic cost of the movement but the reward to be acquired as well?</w:t>
        </w:r>
      </w:ins>
      <w:ins w:id="203" w:author="Alaa Ahmed" w:date="2020-07-28T12:06:00Z">
        <w:r w:rsidR="00341C3A" w:rsidRPr="009802F2">
          <w:t xml:space="preserve"> </w:t>
        </w:r>
      </w:ins>
      <w:ins w:id="204" w:author="Alaa Ahmed" w:date="2020-07-28T12:23:00Z">
        <w:r w:rsidR="00DC65E5" w:rsidRPr="009802F2">
          <w:t>Support for the latter can be found</w:t>
        </w:r>
      </w:ins>
      <w:ins w:id="205" w:author="Alaa Ahmed" w:date="2020-07-28T12:20:00Z">
        <w:r w:rsidR="006172A9" w:rsidRPr="009802F2">
          <w:t xml:space="preserve"> </w:t>
        </w:r>
      </w:ins>
      <w:ins w:id="206" w:author="Alaa Ahmed" w:date="2020-07-28T12:22:00Z">
        <w:r w:rsidR="006C6A73" w:rsidRPr="009802F2">
          <w:t xml:space="preserve">in </w:t>
        </w:r>
      </w:ins>
      <w:ins w:id="207" w:author="Alaa Ahmed" w:date="2020-07-28T12:24:00Z">
        <w:r w:rsidR="00B83990" w:rsidRPr="009802F2">
          <w:t xml:space="preserve">the </w:t>
        </w:r>
      </w:ins>
      <w:ins w:id="208" w:author="Alaa Ahmed" w:date="2020-07-28T12:22:00Z">
        <w:r w:rsidR="006C6A73" w:rsidRPr="009802F2">
          <w:t>behavioral ecology</w:t>
        </w:r>
      </w:ins>
      <w:ins w:id="209" w:author="Alaa Ahmed" w:date="2020-07-28T12:24:00Z">
        <w:r w:rsidR="00B83990" w:rsidRPr="009802F2">
          <w:t xml:space="preserve"> literature on optimal foraging theory</w:t>
        </w:r>
      </w:ins>
      <w:ins w:id="210" w:author="Garrick" w:date="2020-10-02T14:39:00Z">
        <w:r w:rsidR="00C918BF" w:rsidRPr="009802F2">
          <w:t xml:space="preserve"> </w:t>
        </w:r>
      </w:ins>
      <w:r w:rsidR="00613665" w:rsidRPr="009802F2">
        <w:fldChar w:fldCharType="begin"/>
      </w:r>
      <w:r w:rsidR="00EF525D" w:rsidRPr="009802F2">
        <w:instrText xml:space="preserve"> ADDIN ZOTERO_ITEM CSL_CITATION {"citationID":"a9yvK4n0","properties":{"formattedCitation":"[15], [16]","plainCitation":"[15], [16]","noteIndex":0},"citationItems":[{"id":10,"uris":["http://zotero.org/users/4343224/items/SN7FD3PW"],"uri":["http://zotero.org/users/4343224/items/SN7FD3PW"],"itemData":{"id":10,"type":"article-journal","abstract":"We test the predictive value of the main energetic currencies used in foraging theory using starlings that choose between two foraging modes (walking versus flying). Walking is low-cost, low-yield, whereas flying is the opposite. We fixed experimentally, at 11 different values, the amount of flight required to get one food reward, and for each flight cost value, we titrated the amount of walking until the birds showed indifference between foraging modes. We then compared the indifference points to those predicted by gross rate of gain over time, net rate of gain over time, and the ratio of gain to expenditure (efficiency). The results for the choice between modes show strong qualitative and quantitative support for net rate of gain over time over the alternatives. However, the birds foraged for only a fraction of the available time, indicating that the choice between foraging and resting could not be explained by any of these currencies. We suggest that this discrepancy could be accounted for functionally because nonenergetic factors such as predation risk may differ between resting and foraging in any mode but may not differ much between foraging modes, hence releasing the choice between foraging modes from the influence of such factors. Alternatively, the discrepancy may be attributable to the use of predictable (rather than stochastic) ratios of effort per prey in our experiment, and it may thus be better understood with mechanistic rather than functional arguments.","container-title":"Proceedings of the National Academy of Sciences","DOI":"10.1073/pnas.98.3.1089","ISSN":"0027-8424, 1091-6490","issue":"3","journalAbbreviation":"PNAS","language":"en","note":"PMID: 11158599","page":"1089-1094","source":"www.pnas.org","title":"To walk or to fly? How birds choose among foraging modes","title-short":"To walk or to fly?","volume":"98","author":[{"family":"Bautista","given":"Luis M."},{"family":"Tinbergen","given":"Joost"},{"family":"Kacelnik","given":"Alejandro"}],"issued":{"date-parts":[["2001",1,30]]}}},{"id":1130,"uris":["http://zotero.org/users/4343224/items/Z2MF6WUM"],"uri":["http://zotero.org/users/4343224/items/Z2MF6WUM"],"itemData":{"id":1130,"type":"article-journal","container-title":"Theoretical Population Biology","DOI":"10.1016/0040-5809(76)90040-X","ISSN":"0040-5809","issue":"2","page":"129–136","title":"Optimal foraging, the marginal value theorem","volume":"9","author":[{"family":"Charnov","given":"Eric L."}],"issued":{"date-parts":[["1976",4]]}}}],"schema":"https://github.com/citation-style-language/schema/raw/master/csl-citation.json"} </w:instrText>
      </w:r>
      <w:r w:rsidR="00613665" w:rsidRPr="009802F2">
        <w:fldChar w:fldCharType="separate"/>
      </w:r>
      <w:r w:rsidR="00EF525D" w:rsidRPr="009802F2">
        <w:rPr>
          <w:rFonts w:ascii="Calibri" w:hAnsi="Calibri" w:cs="Calibri"/>
        </w:rPr>
        <w:t>[15], [16]</w:t>
      </w:r>
      <w:r w:rsidR="00613665" w:rsidRPr="009802F2">
        <w:fldChar w:fldCharType="end"/>
      </w:r>
      <w:ins w:id="211" w:author="Alaa Ahmed" w:date="2020-07-28T12:24:00Z">
        <w:r w:rsidR="00B83990" w:rsidRPr="009802F2">
          <w:t>.</w:t>
        </w:r>
      </w:ins>
      <w:ins w:id="212" w:author="Alaa Ahmed" w:date="2020-07-28T12:22:00Z">
        <w:r w:rsidR="006C6A73" w:rsidRPr="009802F2">
          <w:t xml:space="preserve"> </w:t>
        </w:r>
      </w:ins>
      <w:ins w:id="213" w:author="Alaa Ahmed" w:date="2020-07-28T12:24:00Z">
        <w:r w:rsidR="00B83990" w:rsidRPr="009802F2">
          <w:t>A</w:t>
        </w:r>
      </w:ins>
      <w:ins w:id="214" w:author="Alaa Ahmed" w:date="2020-07-28T12:20:00Z">
        <w:r w:rsidR="006172A9" w:rsidRPr="009802F2">
          <w:t xml:space="preserve"> </w:t>
        </w:r>
      </w:ins>
      <w:ins w:id="215" w:author="Alaa Ahmed" w:date="2020-07-28T12:21:00Z">
        <w:r w:rsidR="006172A9" w:rsidRPr="009802F2">
          <w:t xml:space="preserve">movement </w:t>
        </w:r>
        <w:r w:rsidR="00B77EC8" w:rsidRPr="009802F2">
          <w:t>utility</w:t>
        </w:r>
        <w:r w:rsidR="006172A9" w:rsidRPr="009802F2">
          <w:t xml:space="preserve"> that</w:t>
        </w:r>
        <w:r w:rsidR="00B77EC8" w:rsidRPr="009802F2">
          <w:t xml:space="preserve"> has been quite successful</w:t>
        </w:r>
        <w:r w:rsidR="009D02B3" w:rsidRPr="009802F2">
          <w:t xml:space="preserve"> in explaining animal behavior</w:t>
        </w:r>
      </w:ins>
      <w:ins w:id="216" w:author="Alaa Ahmed" w:date="2020-07-28T12:22:00Z">
        <w:r w:rsidR="009D02B3" w:rsidRPr="009802F2">
          <w:t xml:space="preserve"> </w:t>
        </w:r>
        <w:r w:rsidR="006C6A73" w:rsidRPr="009802F2">
          <w:t xml:space="preserve">is one based on the maximization of capture rate, </w:t>
        </w:r>
        <w:r w:rsidR="00A56EA1" w:rsidRPr="009802F2">
          <w:t>where capture rate is the net gain (</w:t>
        </w:r>
      </w:ins>
      <w:ins w:id="217" w:author="Alaa Ahmed" w:date="2020-07-28T12:23:00Z">
        <w:r w:rsidR="00A56EA1" w:rsidRPr="009802F2">
          <w:t>metabolic reward</w:t>
        </w:r>
      </w:ins>
      <w:ins w:id="218" w:author="Alaa Ahmed" w:date="2020-07-28T12:28:00Z">
        <w:r w:rsidR="00493FBE" w:rsidRPr="009802F2">
          <w:t>s</w:t>
        </w:r>
      </w:ins>
      <w:ins w:id="219" w:author="Alaa Ahmed" w:date="2020-07-28T12:23:00Z">
        <w:r w:rsidR="00A56EA1" w:rsidRPr="009802F2">
          <w:t xml:space="preserve"> minus metabolic costs) divide</w:t>
        </w:r>
      </w:ins>
      <w:ins w:id="220" w:author="Alaa Ahmed" w:date="2020-07-28T12:28:00Z">
        <w:r w:rsidR="00CD2D76" w:rsidRPr="009802F2">
          <w:t>d</w:t>
        </w:r>
      </w:ins>
      <w:ins w:id="221" w:author="Alaa Ahmed" w:date="2020-07-28T12:23:00Z">
        <w:r w:rsidR="00A56EA1" w:rsidRPr="009802F2">
          <w:t xml:space="preserve"> by time</w:t>
        </w:r>
      </w:ins>
      <w:ins w:id="222" w:author="Garrick" w:date="2020-10-02T14:40:00Z">
        <w:r w:rsidR="00613665" w:rsidRPr="009802F2">
          <w:t xml:space="preserve"> </w:t>
        </w:r>
      </w:ins>
      <w:r w:rsidR="00613665" w:rsidRPr="009802F2">
        <w:fldChar w:fldCharType="begin"/>
      </w:r>
      <w:r w:rsidR="00EF525D" w:rsidRPr="009802F2">
        <w:instrText xml:space="preserve"> ADDIN ZOTERO_ITEM CSL_CITATION {"citationID":"wD00x7xL","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r w:rsidR="00613665" w:rsidRPr="009802F2">
        <w:fldChar w:fldCharType="separate"/>
      </w:r>
      <w:r w:rsidR="00EF525D" w:rsidRPr="009802F2">
        <w:rPr>
          <w:rFonts w:ascii="Calibri" w:hAnsi="Calibri" w:cs="Calibri"/>
        </w:rPr>
        <w:t>[1]</w:t>
      </w:r>
      <w:r w:rsidR="00613665" w:rsidRPr="009802F2">
        <w:fldChar w:fldCharType="end"/>
      </w:r>
      <w:ins w:id="223" w:author="Alaa Ahmed" w:date="2020-07-28T12:23:00Z">
        <w:r w:rsidR="00A56EA1" w:rsidRPr="009802F2">
          <w:t xml:space="preserve">. </w:t>
        </w:r>
      </w:ins>
      <w:ins w:id="224" w:author="Alaa Ahmed" w:date="2020-07-28T12:15:00Z">
        <w:r w:rsidR="004E3D15" w:rsidRPr="009802F2">
          <w:t xml:space="preserve">Thirdly, recent results suggest that </w:t>
        </w:r>
        <w:r w:rsidR="00217922" w:rsidRPr="009802F2">
          <w:t xml:space="preserve">humans </w:t>
        </w:r>
      </w:ins>
      <w:ins w:id="225" w:author="Alaa Ahmed" w:date="2020-07-28T12:16:00Z">
        <w:r w:rsidR="00B32387" w:rsidRPr="009802F2">
          <w:t>do not represent effort as met</w:t>
        </w:r>
        <w:r w:rsidR="00707858" w:rsidRPr="009802F2">
          <w:t>ab</w:t>
        </w:r>
      </w:ins>
      <w:ins w:id="226" w:author="Alaa Ahmed" w:date="2020-07-28T12:17:00Z">
        <w:r w:rsidR="00707858" w:rsidRPr="009802F2">
          <w:t>olic cost, but rather as a nonlinear</w:t>
        </w:r>
        <w:r w:rsidR="00E27EBF" w:rsidRPr="009802F2">
          <w:t>, quadratic</w:t>
        </w:r>
        <w:r w:rsidR="00707858" w:rsidRPr="009802F2">
          <w:t xml:space="preserve"> mapping of it. </w:t>
        </w:r>
      </w:ins>
      <w:ins w:id="227" w:author="Alaa Ahmed" w:date="2020-07-28T12:06:00Z">
        <w:r w:rsidR="00341C3A" w:rsidRPr="009802F2">
          <w:t>Taken together, it isn’t clear w</w:t>
        </w:r>
      </w:ins>
      <w:ins w:id="228" w:author="Alaa Ahmed" w:date="2020-07-28T12:17:00Z">
        <w:r w:rsidR="00E27EBF" w:rsidRPr="009802F2">
          <w:t>hether the</w:t>
        </w:r>
      </w:ins>
      <w:ins w:id="229" w:author="Alaa Ahmed" w:date="2020-07-28T12:07:00Z">
        <w:r w:rsidR="00341C3A" w:rsidRPr="009802F2">
          <w:t xml:space="preserve"> </w:t>
        </w:r>
        <w:r w:rsidR="001E18F1" w:rsidRPr="009802F2">
          <w:t>effort</w:t>
        </w:r>
      </w:ins>
      <w:ins w:id="230" w:author="Alaa Ahmed" w:date="2020-07-28T12:18:00Z">
        <w:r w:rsidR="00E27EBF" w:rsidRPr="009802F2">
          <w:t>-</w:t>
        </w:r>
      </w:ins>
      <w:ins w:id="231" w:author="Alaa Ahmed" w:date="2020-07-28T12:07:00Z">
        <w:r w:rsidR="001E18F1" w:rsidRPr="009802F2">
          <w:t xml:space="preserve">related slowing is due to </w:t>
        </w:r>
      </w:ins>
      <w:ins w:id="232" w:author="Alaa Ahmed" w:date="2020-07-28T12:14:00Z">
        <w:r w:rsidR="00051A86" w:rsidRPr="009802F2">
          <w:t xml:space="preserve">optimization of a utility </w:t>
        </w:r>
      </w:ins>
      <w:ins w:id="233" w:author="Alaa Ahmed" w:date="2020-07-28T12:18:00Z">
        <w:r w:rsidR="00E27EBF" w:rsidRPr="009802F2">
          <w:t xml:space="preserve">that </w:t>
        </w:r>
      </w:ins>
      <w:ins w:id="234" w:author="Alaa Ahmed" w:date="2020-07-28T12:07:00Z">
        <w:r w:rsidR="001E18F1" w:rsidRPr="009802F2">
          <w:t xml:space="preserve">1) </w:t>
        </w:r>
      </w:ins>
      <w:ins w:id="235" w:author="Alaa Ahmed" w:date="2020-07-28T12:14:00Z">
        <w:r w:rsidR="00051A86" w:rsidRPr="009802F2">
          <w:t>consist</w:t>
        </w:r>
      </w:ins>
      <w:ins w:id="236" w:author="Alaa Ahmed" w:date="2020-07-28T12:18:00Z">
        <w:r w:rsidR="00E27EBF" w:rsidRPr="009802F2">
          <w:t>s</w:t>
        </w:r>
      </w:ins>
      <w:ins w:id="237" w:author="Alaa Ahmed" w:date="2020-07-28T12:14:00Z">
        <w:r w:rsidR="00051A86" w:rsidRPr="009802F2">
          <w:t xml:space="preserve"> solely </w:t>
        </w:r>
      </w:ins>
      <w:ins w:id="238" w:author="Alaa Ahmed" w:date="2020-07-28T12:07:00Z">
        <w:r w:rsidR="001E18F1" w:rsidRPr="009802F2">
          <w:t xml:space="preserve">of metabolic cost of transport, 2) </w:t>
        </w:r>
      </w:ins>
      <w:ins w:id="239" w:author="Alaa Ahmed" w:date="2020-07-28T12:14:00Z">
        <w:r w:rsidR="008E075C" w:rsidRPr="009802F2">
          <w:t>considers both reward and effort, or</w:t>
        </w:r>
      </w:ins>
      <w:ins w:id="240" w:author="Alaa Ahmed" w:date="2020-07-28T12:08:00Z">
        <w:r w:rsidR="005B0D48" w:rsidRPr="009802F2">
          <w:t xml:space="preserve"> 3) </w:t>
        </w:r>
      </w:ins>
      <w:ins w:id="241" w:author="Alaa Ahmed" w:date="2020-07-28T12:14:00Z">
        <w:r w:rsidR="008E075C" w:rsidRPr="009802F2">
          <w:t>considers</w:t>
        </w:r>
      </w:ins>
      <w:ins w:id="242" w:author="Alaa Ahmed" w:date="2020-07-28T12:13:00Z">
        <w:r w:rsidR="0055174C" w:rsidRPr="009802F2">
          <w:t xml:space="preserve"> </w:t>
        </w:r>
      </w:ins>
      <w:ins w:id="243" w:author="Alaa Ahmed" w:date="2020-07-28T12:15:00Z">
        <w:r w:rsidR="008E075C" w:rsidRPr="009802F2">
          <w:t>a</w:t>
        </w:r>
      </w:ins>
      <w:ins w:id="244" w:author="Alaa Ahmed" w:date="2020-07-28T12:13:00Z">
        <w:r w:rsidR="0055174C" w:rsidRPr="009802F2">
          <w:t xml:space="preserve"> representation of effort</w:t>
        </w:r>
      </w:ins>
      <w:ins w:id="245" w:author="Alaa Ahmed" w:date="2020-07-28T12:15:00Z">
        <w:r w:rsidR="008E075C" w:rsidRPr="009802F2">
          <w:t xml:space="preserve"> other than metabolic cost</w:t>
        </w:r>
      </w:ins>
      <w:ins w:id="246" w:author="Alaa Ahmed" w:date="2020-07-28T12:13:00Z">
        <w:r w:rsidR="00051A86" w:rsidRPr="009802F2">
          <w:t>?</w:t>
        </w:r>
      </w:ins>
    </w:p>
    <w:p w14:paraId="7E486E95" w14:textId="47863411" w:rsidR="008174E4" w:rsidRPr="009802F2" w:rsidRDefault="00F53BAA" w:rsidP="00F53BAA">
      <w:r w:rsidRPr="009802F2">
        <w:t>Here we approached the question of how effort determine</w:t>
      </w:r>
      <w:ins w:id="247" w:author="Alaa Ahmed" w:date="2020-07-28T10:30:00Z">
        <w:r w:rsidR="00B202F8" w:rsidRPr="009802F2">
          <w:t>s</w:t>
        </w:r>
      </w:ins>
      <w:del w:id="248" w:author="Alaa Ahmed" w:date="2020-07-28T10:30:00Z">
        <w:r w:rsidRPr="009802F2" w:rsidDel="00B202F8">
          <w:delText>d</w:delText>
        </w:r>
      </w:del>
      <w:r w:rsidRPr="009802F2">
        <w:t xml:space="preserve"> movement speed from a neuroeconomics perspective. We quantified an objective measure of effort and then determined which representation of </w:t>
      </w:r>
      <w:del w:id="249" w:author="Alaa Ahmed" w:date="2020-07-28T08:36:00Z">
        <w:r w:rsidRPr="009802F2" w:rsidDel="00AF7BCF">
          <w:delText xml:space="preserve">subjective </w:delText>
        </w:r>
      </w:del>
      <w:r w:rsidRPr="009802F2">
        <w:t xml:space="preserve">economic utility best explained measured reductions in </w:t>
      </w:r>
      <w:del w:id="250" w:author="Alaa Ahmed" w:date="2020-07-28T12:00:00Z">
        <w:r w:rsidRPr="009802F2" w:rsidDel="006A135F">
          <w:delText>self-selected</w:delText>
        </w:r>
      </w:del>
      <w:ins w:id="251" w:author="Alaa Ahmed" w:date="2020-07-28T12:00:00Z">
        <w:r w:rsidR="006A135F" w:rsidRPr="009802F2">
          <w:t>preferred</w:t>
        </w:r>
      </w:ins>
      <w:r w:rsidRPr="009802F2">
        <w:t xml:space="preserve"> movement speed with increasing effort. Specifically, we measured </w:t>
      </w:r>
      <w:del w:id="252" w:author="Alaa Ahmed" w:date="2020-08-03T15:16:00Z">
        <w:r w:rsidRPr="009802F2" w:rsidDel="00997FB2">
          <w:delText>an objective representation of</w:delText>
        </w:r>
      </w:del>
      <w:ins w:id="253" w:author="Alaa Ahmed" w:date="2020-08-03T15:16:00Z">
        <w:r w:rsidR="00997FB2" w:rsidRPr="009802F2">
          <w:t>the metabolic cost</w:t>
        </w:r>
      </w:ins>
      <w:r w:rsidRPr="009802F2">
        <w:t xml:space="preserve"> </w:t>
      </w:r>
      <w:del w:id="254" w:author="Alaa Ahmed" w:date="2020-08-03T15:16:00Z">
        <w:r w:rsidRPr="009802F2" w:rsidDel="00997FB2">
          <w:delText xml:space="preserve">the effort cost </w:delText>
        </w:r>
      </w:del>
      <w:r w:rsidRPr="009802F2">
        <w:t>of reaching with added mass</w:t>
      </w:r>
      <w:del w:id="255" w:author="Alaa Ahmed" w:date="2020-08-03T15:16:00Z">
        <w:r w:rsidRPr="009802F2" w:rsidDel="00997FB2">
          <w:delText xml:space="preserve"> </w:delText>
        </w:r>
      </w:del>
      <w:ins w:id="256" w:author="Alaa Ahmed" w:date="2020-08-03T15:16:00Z">
        <w:r w:rsidR="002F2E38" w:rsidRPr="009802F2">
          <w:t xml:space="preserve">, </w:t>
        </w:r>
      </w:ins>
      <w:ins w:id="257" w:author="Alaa Ahmed" w:date="2020-08-03T15:17:00Z">
        <w:r w:rsidR="002F2E38" w:rsidRPr="009802F2">
          <w:t>obtaining an objective measure of reaching effort</w:t>
        </w:r>
      </w:ins>
      <w:del w:id="258" w:author="Alaa Ahmed" w:date="2020-08-03T15:16:00Z">
        <w:r w:rsidRPr="009802F2" w:rsidDel="00997FB2">
          <w:delText>in the form of metabolic cost</w:delText>
        </w:r>
      </w:del>
      <w:r w:rsidRPr="009802F2">
        <w:t xml:space="preserve">. Metabolic cost increased with mass and exhibited </w:t>
      </w:r>
      <w:del w:id="259" w:author="Alaa Ahmed" w:date="2020-07-28T08:36:00Z">
        <w:r w:rsidRPr="009802F2" w:rsidDel="00AF7BCF">
          <w:delText xml:space="preserve">diminishing marginal costs; the marginal increase in cost was reduced </w:delText>
        </w:r>
      </w:del>
      <w:ins w:id="260" w:author="Alaa Ahmed" w:date="2020-07-28T08:36:00Z">
        <w:r w:rsidR="00AF7BCF" w:rsidRPr="009802F2">
          <w:t xml:space="preserve">near-linear increases </w:t>
        </w:r>
      </w:ins>
      <w:r w:rsidRPr="009802F2">
        <w:t xml:space="preserve">with greater mass. Next, we measured the effect of added mass on the choice of movement speed and </w:t>
      </w:r>
      <w:del w:id="261" w:author="Alaa Ahmed" w:date="2020-07-28T08:21:00Z">
        <w:r w:rsidRPr="009802F2" w:rsidDel="004A164B">
          <w:delText xml:space="preserve">asked whether the movement choices could be explained by metabolic cost. </w:delText>
        </w:r>
      </w:del>
      <w:ins w:id="262" w:author="Alaa Ahmed" w:date="2020-07-28T08:22:00Z">
        <w:r w:rsidR="002251B3" w:rsidRPr="009802F2">
          <w:t>observed that m</w:t>
        </w:r>
      </w:ins>
      <w:del w:id="263" w:author="Alaa Ahmed" w:date="2020-07-28T08:22:00Z">
        <w:r w:rsidRPr="009802F2" w:rsidDel="002251B3">
          <w:delText>M</w:delText>
        </w:r>
      </w:del>
      <w:r w:rsidRPr="009802F2">
        <w:t>ovement speed decreased with added mass</w:t>
      </w:r>
      <w:del w:id="264" w:author="Alaa Ahmed" w:date="2020-07-28T08:22:00Z">
        <w:r w:rsidRPr="009802F2" w:rsidDel="002251B3">
          <w:delText>, and similar to metabolic cost, exhibited reductions exhibited diminishing marginal returns</w:delText>
        </w:r>
      </w:del>
      <w:r w:rsidRPr="009802F2">
        <w:t xml:space="preserve">. </w:t>
      </w:r>
      <w:ins w:id="265" w:author="Alaa Ahmed" w:date="2020-07-28T08:37:00Z">
        <w:r w:rsidR="0096600F" w:rsidRPr="009802F2">
          <w:t>Lastly,</w:t>
        </w:r>
      </w:ins>
      <w:ins w:id="266" w:author="Alaa Ahmed" w:date="2020-07-28T08:22:00Z">
        <w:r w:rsidR="004F714C" w:rsidRPr="009802F2">
          <w:t xml:space="preserve"> we asked </w:t>
        </w:r>
      </w:ins>
      <w:ins w:id="267" w:author="Alaa Ahmed" w:date="2020-07-28T08:37:00Z">
        <w:r w:rsidR="0096600F" w:rsidRPr="009802F2">
          <w:t>to what extent</w:t>
        </w:r>
      </w:ins>
      <w:ins w:id="268" w:author="Alaa Ahmed" w:date="2020-07-28T08:22:00Z">
        <w:r w:rsidR="004F714C" w:rsidRPr="009802F2">
          <w:t xml:space="preserve"> </w:t>
        </w:r>
      </w:ins>
      <w:ins w:id="269" w:author="Alaa Ahmed" w:date="2020-07-28T08:23:00Z">
        <w:r w:rsidR="00465302" w:rsidRPr="009802F2">
          <w:t>this reduction in vigor</w:t>
        </w:r>
      </w:ins>
      <w:ins w:id="270" w:author="Alaa Ahmed" w:date="2020-07-28T08:22:00Z">
        <w:r w:rsidR="004F714C" w:rsidRPr="009802F2">
          <w:t xml:space="preserve"> could be explained by metabolic cost. </w:t>
        </w:r>
      </w:ins>
      <w:del w:id="271" w:author="Alaa Ahmed" w:date="2020-07-28T08:22:00Z">
        <w:r w:rsidRPr="009802F2" w:rsidDel="002251B3">
          <w:delText xml:space="preserve">The incremental reduction in movement speed for a fixed increase in mass was less at higher added mass than at lower added mass. </w:delText>
        </w:r>
      </w:del>
      <w:r w:rsidRPr="009802F2">
        <w:t xml:space="preserve">Ultimately, the choice of movement speed was best explained with the maximization of a utility that considered both the reward at stake and the effort to be expended, where effort was represented objectively as metabolic cost. In contrast, a utility </w:t>
      </w:r>
      <w:ins w:id="272" w:author="Alaa Ahmed" w:date="2020-08-03T15:17:00Z">
        <w:r w:rsidR="00802671" w:rsidRPr="009802F2">
          <w:t>that did not consider reward and consisted solely of metabolic cost</w:t>
        </w:r>
      </w:ins>
      <w:ins w:id="273" w:author="Alaa Ahmed" w:date="2020-08-03T15:18:00Z">
        <w:r w:rsidR="00802671" w:rsidRPr="009802F2">
          <w:t>, and a utility</w:t>
        </w:r>
      </w:ins>
      <w:ins w:id="274" w:author="Alaa Ahmed" w:date="2020-08-03T15:17:00Z">
        <w:r w:rsidR="00802671" w:rsidRPr="009802F2">
          <w:t xml:space="preserve"> </w:t>
        </w:r>
      </w:ins>
      <w:ins w:id="275" w:author="Alaa Ahmed" w:date="2020-07-28T08:27:00Z">
        <w:r w:rsidR="00A76F6E" w:rsidRPr="009802F2">
          <w:t>where</w:t>
        </w:r>
      </w:ins>
      <w:del w:id="276" w:author="Alaa Ahmed" w:date="2020-07-28T08:27:00Z">
        <w:r w:rsidRPr="009802F2" w:rsidDel="00A76F6E">
          <w:delText>that considered an</w:delText>
        </w:r>
      </w:del>
      <w:r w:rsidRPr="009802F2">
        <w:t xml:space="preserve"> effort</w:t>
      </w:r>
      <w:del w:id="277" w:author="Alaa Ahmed" w:date="2020-07-28T08:28:00Z">
        <w:r w:rsidRPr="009802F2" w:rsidDel="00A76F6E">
          <w:delText xml:space="preserve"> cost th</w:delText>
        </w:r>
      </w:del>
      <w:del w:id="278" w:author="Alaa Ahmed" w:date="2020-07-28T08:24:00Z">
        <w:r w:rsidRPr="009802F2" w:rsidDel="00C67BFE">
          <w:delText>e</w:delText>
        </w:r>
      </w:del>
      <w:r w:rsidRPr="009802F2">
        <w:t xml:space="preserve"> increased quadratically with </w:t>
      </w:r>
      <w:ins w:id="279" w:author="Alaa Ahmed" w:date="2020-07-28T08:28:00Z">
        <w:r w:rsidR="006B2914" w:rsidRPr="009802F2">
          <w:t>metabolic cost</w:t>
        </w:r>
      </w:ins>
      <w:del w:id="280" w:author="Alaa Ahmed" w:date="2020-07-28T08:24:00Z">
        <w:r w:rsidRPr="009802F2" w:rsidDel="00C67BFE">
          <w:delText>force</w:delText>
        </w:r>
      </w:del>
      <w:r w:rsidRPr="009802F2">
        <w:t>,</w:t>
      </w:r>
      <w:ins w:id="281" w:author="Alaa Ahmed" w:date="2020-07-28T08:28:00Z">
        <w:r w:rsidR="006B2914" w:rsidRPr="009802F2">
          <w:t xml:space="preserve"> </w:t>
        </w:r>
      </w:ins>
      <w:del w:id="282" w:author="Alaa Ahmed" w:date="2020-07-28T08:28:00Z">
        <w:r w:rsidRPr="009802F2" w:rsidDel="006B2914">
          <w:delText xml:space="preserve"> or </w:delText>
        </w:r>
      </w:del>
      <w:del w:id="283" w:author="Alaa Ahmed" w:date="2020-08-03T15:17:00Z">
        <w:r w:rsidRPr="009802F2" w:rsidDel="00802671">
          <w:delText>solely metabolic cost</w:delText>
        </w:r>
      </w:del>
      <w:del w:id="284" w:author="Alaa Ahmed" w:date="2020-08-03T15:18:00Z">
        <w:r w:rsidRPr="009802F2" w:rsidDel="00802671">
          <w:delText xml:space="preserve">, </w:delText>
        </w:r>
      </w:del>
      <w:r w:rsidRPr="009802F2">
        <w:t>w</w:t>
      </w:r>
      <w:ins w:id="285" w:author="Alaa Ahmed" w:date="2020-07-28T08:29:00Z">
        <w:r w:rsidR="00437FC8" w:rsidRPr="009802F2">
          <w:t>ere</w:t>
        </w:r>
      </w:ins>
      <w:del w:id="286" w:author="Alaa Ahmed" w:date="2020-07-28T08:29:00Z">
        <w:r w:rsidRPr="009802F2" w:rsidDel="00437FC8">
          <w:delText>as</w:delText>
        </w:r>
      </w:del>
      <w:r w:rsidRPr="009802F2">
        <w:t xml:space="preserve"> less successful in accounting for movement choices.</w:t>
      </w:r>
      <w:ins w:id="287" w:author="Alaa Ahmed" w:date="2020-07-28T08:29:00Z">
        <w:r w:rsidR="00437FC8" w:rsidRPr="009802F2">
          <w:t xml:space="preserve"> These findings demonstrate </w:t>
        </w:r>
        <w:r w:rsidR="00DF6552" w:rsidRPr="009802F2">
          <w:t>th</w:t>
        </w:r>
      </w:ins>
      <w:ins w:id="288" w:author="Alaa Ahmed" w:date="2020-07-28T08:35:00Z">
        <w:r w:rsidR="0052311E" w:rsidRPr="009802F2">
          <w:t>at metabolic cost</w:t>
        </w:r>
      </w:ins>
      <w:ins w:id="289" w:author="Alaa Ahmed" w:date="2020-07-28T12:25:00Z">
        <w:r w:rsidR="003D1FC7" w:rsidRPr="009802F2">
          <w:t>,</w:t>
        </w:r>
      </w:ins>
      <w:ins w:id="290" w:author="Alaa Ahmed" w:date="2020-07-28T12:26:00Z">
        <w:r w:rsidR="003D1FC7" w:rsidRPr="009802F2">
          <w:t xml:space="preserve"> while </w:t>
        </w:r>
      </w:ins>
      <w:ins w:id="291" w:author="Alaa Ahmed" w:date="2020-07-28T08:30:00Z">
        <w:r w:rsidR="00B93AC0" w:rsidRPr="009802F2">
          <w:t>necessary</w:t>
        </w:r>
      </w:ins>
      <w:ins w:id="292" w:author="Alaa Ahmed" w:date="2020-07-28T12:26:00Z">
        <w:r w:rsidR="003D1FC7" w:rsidRPr="009802F2">
          <w:t xml:space="preserve">, is </w:t>
        </w:r>
      </w:ins>
      <w:ins w:id="293" w:author="Alaa Ahmed" w:date="2020-07-28T08:30:00Z">
        <w:r w:rsidR="00B93AC0" w:rsidRPr="009802F2">
          <w:t xml:space="preserve">not sufficient </w:t>
        </w:r>
      </w:ins>
      <w:ins w:id="294" w:author="Alaa Ahmed" w:date="2020-07-28T08:29:00Z">
        <w:r w:rsidR="00DF6552" w:rsidRPr="009802F2">
          <w:t xml:space="preserve">in determining </w:t>
        </w:r>
      </w:ins>
      <w:ins w:id="295" w:author="Alaa Ahmed" w:date="2020-07-28T08:35:00Z">
        <w:r w:rsidR="003777FA" w:rsidRPr="009802F2">
          <w:t xml:space="preserve">preferred </w:t>
        </w:r>
      </w:ins>
      <w:ins w:id="296" w:author="Alaa Ahmed" w:date="2020-07-28T08:29:00Z">
        <w:r w:rsidR="00DF6552" w:rsidRPr="009802F2">
          <w:t>movement speed</w:t>
        </w:r>
      </w:ins>
      <w:ins w:id="297" w:author="Alaa Ahmed" w:date="2020-07-28T08:32:00Z">
        <w:r w:rsidR="00577E6A" w:rsidRPr="009802F2">
          <w:t>.</w:t>
        </w:r>
      </w:ins>
    </w:p>
    <w:p w14:paraId="7E4FB3FF" w14:textId="73734A6C" w:rsidR="005C78C7" w:rsidRPr="009802F2" w:rsidRDefault="005C78C7" w:rsidP="005C78C7">
      <w:pPr>
        <w:pStyle w:val="Heading1"/>
      </w:pPr>
      <w:r w:rsidRPr="009802F2">
        <w:t>Results</w:t>
      </w:r>
    </w:p>
    <w:p w14:paraId="76AFF5D4" w14:textId="4FA7FFC0" w:rsidR="0076750B" w:rsidRPr="009802F2" w:rsidRDefault="006E589D" w:rsidP="0043617C">
      <w:r w:rsidRPr="009802F2">
        <w:t xml:space="preserve">While it </w:t>
      </w:r>
      <w:r w:rsidR="005254CC" w:rsidRPr="009802F2">
        <w:t>is often observed</w:t>
      </w:r>
      <w:r w:rsidRPr="009802F2">
        <w:t xml:space="preserve"> that increased effort will lead to slower movement, </w:t>
      </w:r>
      <w:r w:rsidR="006771CE" w:rsidRPr="009802F2">
        <w:t xml:space="preserve">it is unclear exactly why </w:t>
      </w:r>
      <w:r w:rsidR="001B33B4" w:rsidRPr="009802F2">
        <w:t xml:space="preserve">this occurs. </w:t>
      </w:r>
      <w:r w:rsidR="00A75CF9" w:rsidRPr="009802F2">
        <w:t xml:space="preserve">Part of the problem is that </w:t>
      </w:r>
      <w:r w:rsidRPr="009802F2">
        <w:t>without an objective measure of effort we are left unable to quantitatively describe the effects of effort on the selection of movement speed. Therefore</w:t>
      </w:r>
      <w:r w:rsidR="003228C5" w:rsidRPr="009802F2">
        <w:t>, in the present study,</w:t>
      </w:r>
      <w:r w:rsidRPr="009802F2">
        <w:t xml:space="preserve"> our first step towards understanding the effect of effort on movement speed was to quantify an objective measure of increasing effort. To do so, we measured the metabolic cost of reaching with increasing effort where effort was modulated by increasing the mass at the hand.</w:t>
      </w:r>
      <w:r w:rsidR="0043617C" w:rsidRPr="009802F2">
        <w:t xml:space="preserve"> </w:t>
      </w:r>
    </w:p>
    <w:p w14:paraId="126EE6DF" w14:textId="04CEC0FA" w:rsidR="0043617C" w:rsidRPr="009802F2" w:rsidRDefault="0043617C" w:rsidP="0076750B">
      <w:pPr>
        <w:pStyle w:val="Heading2"/>
      </w:pPr>
      <w:r w:rsidRPr="009802F2">
        <w:t>Study 1 - The effect of mass on the metabolic</w:t>
      </w:r>
      <w:r w:rsidR="002B0961">
        <w:t xml:space="preserve"> cost</w:t>
      </w:r>
      <w:r w:rsidRPr="009802F2">
        <w:t xml:space="preserve"> of reaching</w:t>
      </w:r>
    </w:p>
    <w:p w14:paraId="439BB81A" w14:textId="44E7F240" w:rsidR="0043617C" w:rsidRPr="009802F2" w:rsidDel="00360696" w:rsidRDefault="0043617C" w:rsidP="0043617C">
      <w:pPr>
        <w:rPr>
          <w:del w:id="298" w:author="Alaa Ahmed" w:date="2020-07-28T10:35:00Z"/>
        </w:rPr>
      </w:pPr>
      <w:r w:rsidRPr="009802F2">
        <w:t xml:space="preserve">Healthy, young participants </w:t>
      </w:r>
      <w:ins w:id="299" w:author="Alaa Ahmed" w:date="2020-07-28T08:57:00Z">
        <w:r w:rsidR="00742081" w:rsidRPr="009802F2">
          <w:t>(N = 8)</w:t>
        </w:r>
      </w:ins>
      <w:ins w:id="300" w:author="Alaa Ahmed" w:date="2020-07-28T13:03:00Z">
        <w:r w:rsidR="00F31716" w:rsidRPr="009802F2">
          <w:t xml:space="preserve"> </w:t>
        </w:r>
      </w:ins>
      <w:r w:rsidRPr="009802F2">
        <w:t xml:space="preserve">made </w:t>
      </w:r>
      <w:ins w:id="301" w:author="Alaa Ahmed" w:date="2020-07-28T08:57:00Z">
        <w:r w:rsidR="00576C77" w:rsidRPr="009802F2">
          <w:t xml:space="preserve">10cm </w:t>
        </w:r>
      </w:ins>
      <w:r w:rsidRPr="009802F2">
        <w:t>reaching movements at six prescribed speeds with four different masses (</w:t>
      </w:r>
      <w:r w:rsidR="00092973" w:rsidRPr="009802F2">
        <w:t>0</w:t>
      </w:r>
      <w:r w:rsidRPr="009802F2">
        <w:t>kg, 2.</w:t>
      </w:r>
      <w:r w:rsidR="00092973" w:rsidRPr="009802F2">
        <w:t>3</w:t>
      </w:r>
      <w:r w:rsidRPr="009802F2">
        <w:t xml:space="preserve">kg, 4.5kg, </w:t>
      </w:r>
      <w:r w:rsidR="00BC276C" w:rsidRPr="009802F2">
        <w:t xml:space="preserve">and </w:t>
      </w:r>
      <w:r w:rsidR="00092973" w:rsidRPr="009802F2">
        <w:t>9.1</w:t>
      </w:r>
      <w:r w:rsidRPr="009802F2">
        <w:t>kg) added at the hand for a total of 24 sets of reaching conditions</w:t>
      </w:r>
      <w:r w:rsidR="002639B0" w:rsidRPr="009802F2">
        <w:t xml:space="preserve"> (Fig. 1)</w:t>
      </w:r>
      <w:r w:rsidRPr="009802F2">
        <w:t xml:space="preserve">. Conditions were blocked with each consisting </w:t>
      </w:r>
      <w:r w:rsidR="002B0961" w:rsidRPr="009802F2">
        <w:t>of ~</w:t>
      </w:r>
      <w:r w:rsidRPr="009802F2">
        <w:t xml:space="preserve">200 trials. As they performed the task, we measured metabolic </w:t>
      </w:r>
      <w:r w:rsidR="00C62777" w:rsidRPr="009802F2">
        <w:t xml:space="preserve">rate </w:t>
      </w:r>
      <w:r w:rsidRPr="009802F2">
        <w:t xml:space="preserve">via expired gas analysis. </w:t>
      </w:r>
      <w:ins w:id="302" w:author="Garrick W Bruening" w:date="2020-10-02T12:00:00Z">
        <w:r w:rsidR="00165648" w:rsidRPr="009802F2">
          <w:t>Metabolic rate is calculated from the last three minutes of reaching within each block of reaching movements.</w:t>
        </w:r>
      </w:ins>
    </w:p>
    <w:p w14:paraId="3961EFE7" w14:textId="77777777" w:rsidR="00002FB6" w:rsidRPr="009802F2" w:rsidRDefault="00002FB6" w:rsidP="0043617C">
      <w:pPr>
        <w:rPr>
          <w:ins w:id="303" w:author="Alaa Ahmed" w:date="2020-08-07T10:14:00Z"/>
        </w:rPr>
      </w:pPr>
    </w:p>
    <w:tbl>
      <w:tblPr>
        <w:tblStyle w:val="TableGrid"/>
        <w:tblW w:w="0" w:type="auto"/>
        <w:tblLook w:val="04A0" w:firstRow="1" w:lastRow="0" w:firstColumn="1" w:lastColumn="0" w:noHBand="0" w:noVBand="1"/>
      </w:tblPr>
      <w:tblGrid>
        <w:gridCol w:w="9350"/>
      </w:tblGrid>
      <w:tr w:rsidR="00002FB6" w:rsidRPr="009802F2" w14:paraId="027E0D6D" w14:textId="77777777" w:rsidTr="00002FB6">
        <w:trPr>
          <w:ins w:id="304" w:author="Alaa Ahmed" w:date="2020-08-07T10:14:00Z"/>
        </w:trPr>
        <w:tc>
          <w:tcPr>
            <w:tcW w:w="9350" w:type="dxa"/>
          </w:tcPr>
          <w:p w14:paraId="102BFC63" w14:textId="1ED60769" w:rsidR="00002FB6" w:rsidRPr="009802F2" w:rsidRDefault="00997F17" w:rsidP="0043617C">
            <w:pPr>
              <w:rPr>
                <w:ins w:id="305" w:author="Alaa Ahmed" w:date="2020-08-07T10:14:00Z"/>
              </w:rPr>
            </w:pPr>
            <w:ins w:id="306" w:author="Garrick W Bruening" w:date="2020-10-02T11:07:00Z">
              <w:r w:rsidRPr="009802F2">
                <w:rPr>
                  <w:noProof/>
                </w:rPr>
                <w:lastRenderedPageBreak/>
                <w:drawing>
                  <wp:inline distT="0" distB="0" distL="0" distR="0" wp14:anchorId="13E71140" wp14:editId="3FCD3C0E">
                    <wp:extent cx="4163310" cy="54959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6222" cy="5499769"/>
                            </a:xfrm>
                            <a:prstGeom prst="rect">
                              <a:avLst/>
                            </a:prstGeom>
                          </pic:spPr>
                        </pic:pic>
                      </a:graphicData>
                    </a:graphic>
                  </wp:inline>
                </w:drawing>
              </w:r>
            </w:ins>
          </w:p>
        </w:tc>
      </w:tr>
      <w:tr w:rsidR="00002FB6" w:rsidRPr="009802F2" w14:paraId="7D888D4B" w14:textId="77777777" w:rsidTr="00002FB6">
        <w:trPr>
          <w:ins w:id="307" w:author="Alaa Ahmed" w:date="2020-08-07T10:14:00Z"/>
        </w:trPr>
        <w:tc>
          <w:tcPr>
            <w:tcW w:w="9350" w:type="dxa"/>
          </w:tcPr>
          <w:p w14:paraId="45752DDE" w14:textId="77777777" w:rsidR="00002FB6" w:rsidRPr="009802F2" w:rsidRDefault="00002FB6" w:rsidP="0043617C">
            <w:pPr>
              <w:rPr>
                <w:ins w:id="308" w:author="Garrick W Bruening" w:date="2020-10-02T11:09:00Z"/>
              </w:rPr>
            </w:pPr>
            <w:ins w:id="309" w:author="Alaa Ahmed" w:date="2020-08-07T10:14:00Z">
              <w:r w:rsidRPr="009802F2">
                <w:t>Figure 1 Caption</w:t>
              </w:r>
            </w:ins>
            <w:ins w:id="310" w:author="Garrick W Bruening" w:date="2020-09-24T13:49:00Z">
              <w:r w:rsidR="00684203" w:rsidRPr="009802F2">
                <w:t xml:space="preserve"> – </w:t>
              </w:r>
            </w:ins>
          </w:p>
          <w:p w14:paraId="38D5CF90" w14:textId="4678B95B" w:rsidR="00B04681" w:rsidRPr="009802F2" w:rsidRDefault="00B04681" w:rsidP="0043617C">
            <w:pPr>
              <w:rPr>
                <w:ins w:id="311" w:author="Alaa Ahmed" w:date="2020-08-07T10:14:00Z"/>
              </w:rPr>
            </w:pPr>
            <w:ins w:id="312" w:author="Garrick W Bruening" w:date="2020-10-02T11:09:00Z">
              <w:r w:rsidRPr="009802F2">
                <w:t xml:space="preserve">Experiment 1 setup. (A) Subjects made </w:t>
              </w:r>
              <w:r w:rsidR="00354D07" w:rsidRPr="009802F2">
                <w:t xml:space="preserve">horizontal planar reaching movements </w:t>
              </w:r>
            </w:ins>
            <w:ins w:id="313" w:author="Garrick W Bruening" w:date="2020-10-02T11:10:00Z">
              <w:r w:rsidR="00354D07" w:rsidRPr="009802F2">
                <w:t>on a Shoulder-Elbow Robot from Interactive Motion Technologies</w:t>
              </w:r>
            </w:ins>
            <w:ins w:id="314" w:author="Garrick W Bruening" w:date="2020-10-02T11:11:00Z">
              <w:r w:rsidR="005E7527" w:rsidRPr="009802F2">
                <w:t xml:space="preserve">. </w:t>
              </w:r>
              <w:r w:rsidR="0056505E" w:rsidRPr="009802F2">
                <w:t xml:space="preserve">Oxygen consumption rate and carbon dioxide production rate was collected using a </w:t>
              </w:r>
              <w:proofErr w:type="spellStart"/>
              <w:r w:rsidR="0056505E" w:rsidRPr="009802F2">
                <w:t>Parvomedics</w:t>
              </w:r>
              <w:proofErr w:type="spellEnd"/>
              <w:r w:rsidR="0056505E" w:rsidRPr="009802F2">
                <w:t xml:space="preserve"> metabolic cart</w:t>
              </w:r>
            </w:ins>
            <w:ins w:id="315" w:author="Garrick W Bruening" w:date="2020-10-02T11:12:00Z">
              <w:r w:rsidR="00826305" w:rsidRPr="009802F2">
                <w:t>. Inertial mass was added at the hand. (B) Subjects made reaching movements across a range of added masses and speeds</w:t>
              </w:r>
              <w:r w:rsidR="0087490A" w:rsidRPr="009802F2">
                <w:t xml:space="preserve"> to four targets</w:t>
              </w:r>
            </w:ins>
            <w:ins w:id="316" w:author="Garrick W Bruening" w:date="2020-10-02T11:15:00Z">
              <w:r w:rsidR="004169B9" w:rsidRPr="009802F2">
                <w:t xml:space="preserve">. There were seven distinct speeds, and subjects completed six </w:t>
              </w:r>
            </w:ins>
            <w:ins w:id="317" w:author="Garrick W Bruening" w:date="2020-10-02T11:16:00Z">
              <w:r w:rsidR="004169B9" w:rsidRPr="009802F2">
                <w:t>speeds with each mass. The t</w:t>
              </w:r>
              <w:r w:rsidR="00803B1F" w:rsidRPr="009802F2">
                <w:t xml:space="preserve">wo heaviest masses corresponded with the six slowest </w:t>
              </w:r>
            </w:ins>
            <w:ins w:id="318" w:author="Garrick W Bruening" w:date="2020-10-02T11:59:00Z">
              <w:r w:rsidR="00346A2F" w:rsidRPr="009802F2">
                <w:t>speeds;</w:t>
              </w:r>
            </w:ins>
            <w:ins w:id="319" w:author="Garrick W Bruening" w:date="2020-10-02T11:16:00Z">
              <w:r w:rsidR="00803B1F" w:rsidRPr="009802F2">
                <w:t xml:space="preserve"> the two lighter masses corresponded with the six faster speeds. </w:t>
              </w:r>
            </w:ins>
            <w:ins w:id="320" w:author="Garrick W Bruening" w:date="2020-10-02T11:58:00Z">
              <w:r w:rsidR="001F253C" w:rsidRPr="009802F2">
                <w:t xml:space="preserve">The number of trials within each speed </w:t>
              </w:r>
            </w:ins>
            <w:ins w:id="321" w:author="Garrick W Bruening" w:date="2020-10-02T11:59:00Z">
              <w:r w:rsidR="00346A2F" w:rsidRPr="009802F2">
                <w:t xml:space="preserve">was set to </w:t>
              </w:r>
            </w:ins>
            <w:ins w:id="322" w:author="Garrick W Bruening" w:date="2020-10-02T12:00:00Z">
              <w:r w:rsidR="000F6A4E" w:rsidRPr="009802F2">
                <w:t>allow for approximately five minutes of reaching</w:t>
              </w:r>
              <w:r w:rsidR="00165648" w:rsidRPr="009802F2">
                <w:t xml:space="preserve">. </w:t>
              </w:r>
            </w:ins>
          </w:p>
        </w:tc>
      </w:tr>
    </w:tbl>
    <w:p w14:paraId="47F29509" w14:textId="77777777" w:rsidR="0043617C" w:rsidRPr="009802F2" w:rsidRDefault="0043617C" w:rsidP="0043617C"/>
    <w:p w14:paraId="61553425" w14:textId="21F24880" w:rsidR="00AD1D5E" w:rsidRPr="009802F2" w:rsidRDefault="00AD1D5E" w:rsidP="00AD1D5E">
      <w:pPr>
        <w:pStyle w:val="Heading3"/>
      </w:pPr>
      <w:r w:rsidRPr="009802F2">
        <w:t xml:space="preserve">Metabolic </w:t>
      </w:r>
      <w:r w:rsidR="003E46C4" w:rsidRPr="009802F2">
        <w:t>expenditure increases with mass</w:t>
      </w:r>
    </w:p>
    <w:p w14:paraId="3EABAF32" w14:textId="3503867B" w:rsidR="006859FC" w:rsidRPr="009802F2" w:rsidRDefault="00CF39A9" w:rsidP="006859FC">
      <w:pPr>
        <w:rPr>
          <w:ins w:id="323" w:author="Alaa Ahmed" w:date="2020-08-07T10:45:00Z"/>
        </w:rPr>
      </w:pPr>
      <w:r w:rsidRPr="009802F2">
        <w:t>Before participants performed the reaching task, we measured their resting metabolic rate</w:t>
      </w:r>
      <w:r w:rsidR="002B4799" w:rsidRPr="009802F2">
        <w:t>,</w:t>
      </w:r>
      <m:oMath>
        <m:r>
          <m:rPr>
            <m:sty m:val="p"/>
          </m:rPr>
          <w:rPr>
            <w:rFonts w:ascii="Cambria Math" w:hAnsi="Cambria Math" w:cstheme="minorHAnsi"/>
            <w:noProof/>
          </w:rPr>
          <m:t xml:space="preserve"> </m:t>
        </m:r>
        <m:sSub>
          <m:sSubPr>
            <m:ctrlPr>
              <w:rPr>
                <w:rFonts w:ascii="Cambria Math" w:hAnsi="Cambria Math" w:cstheme="minorHAnsi"/>
                <w:noProof/>
              </w:rPr>
            </m:ctrlPr>
          </m:sSubPr>
          <m:e>
            <m:acc>
              <m:accPr>
                <m:chr m:val="̇"/>
                <m:ctrlPr>
                  <w:rPr>
                    <w:rFonts w:ascii="Cambria Math" w:hAnsi="Cambria Math" w:cstheme="minorHAnsi"/>
                    <w:noProof/>
                  </w:rPr>
                </m:ctrlPr>
              </m:accPr>
              <m:e>
                <m:r>
                  <m:rPr>
                    <m:nor/>
                  </m:rPr>
                  <w:rPr>
                    <w:rFonts w:cstheme="minorHAnsi"/>
                    <w:noProof/>
                  </w:rPr>
                  <m:t>e</m:t>
                </m:r>
              </m:e>
            </m:acc>
          </m:e>
          <m:sub>
            <m:r>
              <m:rPr>
                <m:nor/>
              </m:rPr>
              <w:rPr>
                <w:rFonts w:cstheme="minorHAnsi"/>
                <w:noProof/>
              </w:rPr>
              <m:t>r</m:t>
            </m:r>
          </m:sub>
        </m:sSub>
      </m:oMath>
      <w:r w:rsidR="00E00F84" w:rsidRPr="009802F2">
        <w:t xml:space="preserve"> </w:t>
      </w:r>
      <w:r w:rsidR="004D510D" w:rsidRPr="009802F2">
        <w:t xml:space="preserve">in three </w:t>
      </w:r>
      <w:r w:rsidR="00321427" w:rsidRPr="009802F2">
        <w:t>five-minute</w:t>
      </w:r>
      <w:r w:rsidR="004D510D" w:rsidRPr="009802F2">
        <w:t xml:space="preserve"> baseline </w:t>
      </w:r>
      <w:ins w:id="324" w:author="Alaa Ahmed" w:date="2020-07-28T08:54:00Z">
        <w:r w:rsidR="002A7B62" w:rsidRPr="009802F2">
          <w:t>periods</w:t>
        </w:r>
      </w:ins>
      <w:del w:id="325" w:author="Alaa Ahmed" w:date="2020-07-28T08:54:00Z">
        <w:r w:rsidR="004D510D" w:rsidRPr="009802F2" w:rsidDel="002A7B62">
          <w:delText>sessions</w:delText>
        </w:r>
      </w:del>
      <w:r w:rsidR="00A472E1" w:rsidRPr="009802F2">
        <w:t>, as they sat quietly in the</w:t>
      </w:r>
      <w:r w:rsidR="00132161" w:rsidRPr="009802F2">
        <w:t xml:space="preserve"> experimental chair. On average, the resting metabolic rate was</w:t>
      </w:r>
      <w:r w:rsidR="00077478" w:rsidRPr="009802F2">
        <w:rPr>
          <w:noProof/>
        </w:rPr>
        <w:t xml:space="preserve"> </w:t>
      </w:r>
      <m:oMath>
        <m:sSub>
          <m:sSubPr>
            <m:ctrlPr>
              <w:rPr>
                <w:rFonts w:ascii="Cambria Math" w:hAnsi="Cambria Math" w:cstheme="minorHAnsi"/>
                <w:noProof/>
              </w:rPr>
            </m:ctrlPr>
          </m:sSubPr>
          <m:e>
            <m:acc>
              <m:accPr>
                <m:chr m:val="̇"/>
                <m:ctrlPr>
                  <w:rPr>
                    <w:rFonts w:ascii="Cambria Math" w:hAnsi="Cambria Math" w:cstheme="minorHAnsi"/>
                    <w:noProof/>
                  </w:rPr>
                </m:ctrlPr>
              </m:accPr>
              <m:e>
                <m:r>
                  <m:rPr>
                    <m:nor/>
                  </m:rPr>
                  <w:rPr>
                    <w:rFonts w:cstheme="minorHAnsi"/>
                    <w:noProof/>
                  </w:rPr>
                  <m:t>e</m:t>
                </m:r>
              </m:e>
            </m:acc>
          </m:e>
          <m:sub>
            <m:r>
              <m:rPr>
                <m:nor/>
              </m:rPr>
              <w:rPr>
                <w:rFonts w:cstheme="minorHAnsi"/>
                <w:noProof/>
              </w:rPr>
              <m:t>r</m:t>
            </m:r>
          </m:sub>
        </m:sSub>
      </m:oMath>
      <w:r w:rsidR="00380EAD" w:rsidRPr="009802F2">
        <w:rPr>
          <w:rFonts w:eastAsiaTheme="minorEastAsia" w:cstheme="minorHAnsi"/>
          <w:noProof/>
        </w:rPr>
        <w:t xml:space="preserve"> = 73.33 </w:t>
      </w:r>
      <w:r w:rsidR="00380EAD" w:rsidRPr="009802F2">
        <w:rPr>
          <w:rFonts w:eastAsia="Symbol" w:cstheme="minorHAnsi"/>
        </w:rPr>
        <w:t>± 3.6W</w:t>
      </w:r>
      <w:r w:rsidR="00712E3B" w:rsidRPr="009802F2">
        <w:rPr>
          <w:rFonts w:cstheme="minorHAnsi"/>
        </w:rPr>
        <w:t>.</w:t>
      </w:r>
      <w:r w:rsidR="006E27F8" w:rsidRPr="009802F2">
        <w:t xml:space="preserve"> </w:t>
      </w:r>
      <w:del w:id="326" w:author="Alaa Ahmed" w:date="2020-07-28T08:55:00Z">
        <w:r w:rsidR="00712E3B" w:rsidRPr="009802F2" w:rsidDel="001158BE">
          <w:delText xml:space="preserve">Upon </w:delText>
        </w:r>
        <w:r w:rsidR="009101FB" w:rsidRPr="009802F2" w:rsidDel="001158BE">
          <w:delText>starting</w:delText>
        </w:r>
      </w:del>
      <w:ins w:id="327" w:author="Alaa Ahmed" w:date="2020-07-28T08:55:00Z">
        <w:r w:rsidR="001158BE" w:rsidRPr="009802F2">
          <w:t>As they performed</w:t>
        </w:r>
      </w:ins>
      <w:r w:rsidR="009101FB" w:rsidRPr="009802F2">
        <w:t xml:space="preserve"> the reaching task, </w:t>
      </w:r>
      <w:ins w:id="328" w:author="Garrick W Bruening" w:date="2020-07-26T16:47:00Z">
        <w:r w:rsidR="00297640" w:rsidRPr="009802F2">
          <w:t xml:space="preserve">gross </w:t>
        </w:r>
      </w:ins>
      <w:r w:rsidR="009101FB" w:rsidRPr="009802F2">
        <w:t xml:space="preserve">metabolic rate </w:t>
      </w:r>
      <w:commentRangeStart w:id="329"/>
      <w:r w:rsidR="009101FB" w:rsidRPr="009802F2">
        <w:lastRenderedPageBreak/>
        <w:t xml:space="preserve">increased with faster reaching </w:t>
      </w:r>
      <w:r w:rsidR="006859FC" w:rsidRPr="009802F2">
        <w:t>speeds (Est = -</w:t>
      </w:r>
      <w:del w:id="330" w:author="Alaa Ahmed" w:date="2020-07-27T13:16:00Z">
        <w:r w:rsidR="006859FC" w:rsidRPr="009802F2" w:rsidDel="003924FB">
          <w:delText>0</w:delText>
        </w:r>
      </w:del>
      <w:del w:id="331" w:author="Alaa Ahmed" w:date="2020-07-27T13:15:00Z">
        <w:r w:rsidR="006859FC" w:rsidRPr="009802F2" w:rsidDel="00E12861">
          <w:delText>.</w:delText>
        </w:r>
      </w:del>
      <w:ins w:id="332" w:author="Alaa Ahmed" w:date="2020-07-27T13:15:00Z">
        <w:r w:rsidR="00641E97" w:rsidRPr="009802F2">
          <w:t>7</w:t>
        </w:r>
      </w:ins>
      <w:ins w:id="333" w:author="Alaa Ahmed" w:date="2020-07-27T13:16:00Z">
        <w:r w:rsidR="003924FB" w:rsidRPr="009802F2">
          <w:t>.</w:t>
        </w:r>
        <w:r w:rsidR="00435A1D" w:rsidRPr="009802F2">
          <w:t>6</w:t>
        </w:r>
      </w:ins>
      <w:ins w:id="334" w:author="Alaa Ahmed" w:date="2020-07-27T13:15:00Z">
        <w:r w:rsidR="00641E97" w:rsidRPr="009802F2">
          <w:t>7</w:t>
        </w:r>
      </w:ins>
      <w:ins w:id="335" w:author="Alaa Ahmed" w:date="2020-07-27T13:16:00Z">
        <w:r w:rsidR="00BA5C74" w:rsidRPr="009802F2">
          <w:t>e</w:t>
        </w:r>
        <w:r w:rsidR="00317FC0" w:rsidRPr="009802F2">
          <w:rPr>
            <w:vertAlign w:val="superscript"/>
          </w:rPr>
          <w:t>-1</w:t>
        </w:r>
      </w:ins>
      <w:commentRangeEnd w:id="329"/>
      <w:r w:rsidR="001F3A59" w:rsidRPr="009802F2">
        <w:rPr>
          <w:rStyle w:val="CommentReference"/>
        </w:rPr>
        <w:commentReference w:id="329"/>
      </w:r>
      <w:del w:id="336" w:author="Alaa Ahmed" w:date="2020-07-27T13:14:00Z">
        <w:r w:rsidR="006859FC" w:rsidRPr="009802F2" w:rsidDel="004E34B7">
          <w:delText>689</w:delText>
        </w:r>
      </w:del>
      <w:r w:rsidR="006859FC" w:rsidRPr="009802F2">
        <w:t>, p &lt; 2e</w:t>
      </w:r>
      <w:r w:rsidR="006859FC" w:rsidRPr="009802F2">
        <w:rPr>
          <w:vertAlign w:val="superscript"/>
        </w:rPr>
        <w:t>-16</w:t>
      </w:r>
      <w:r w:rsidR="006859FC" w:rsidRPr="009802F2">
        <w:t>)</w:t>
      </w:r>
      <w:r w:rsidR="00F141ED" w:rsidRPr="009802F2">
        <w:t xml:space="preserve">. With no added mass, </w:t>
      </w:r>
      <w:ins w:id="337" w:author="Garrick W Bruening" w:date="2020-07-26T16:47:00Z">
        <w:r w:rsidR="00297640" w:rsidRPr="009802F2">
          <w:t xml:space="preserve">gross </w:t>
        </w:r>
      </w:ins>
      <w:r w:rsidR="00F141ED" w:rsidRPr="009802F2">
        <w:t xml:space="preserve">metabolic rate </w:t>
      </w:r>
      <w:r w:rsidR="00277884" w:rsidRPr="009802F2">
        <w:t>rang</w:t>
      </w:r>
      <w:r w:rsidR="00F141ED" w:rsidRPr="009802F2">
        <w:t>ed</w:t>
      </w:r>
      <w:r w:rsidR="00277884" w:rsidRPr="009802F2">
        <w:t xml:space="preserve"> from </w:t>
      </w:r>
      <w:r w:rsidR="00F53D70" w:rsidRPr="009802F2">
        <w:t>92.78</w:t>
      </w:r>
      <w:r w:rsidR="00380EAD" w:rsidRPr="009802F2">
        <w:t xml:space="preserve"> </w:t>
      </w:r>
      <w:r w:rsidR="00494128" w:rsidRPr="009802F2">
        <w:rPr>
          <w:rFonts w:ascii="Symbol" w:eastAsia="Symbol" w:hAnsi="Symbol" w:cs="Symbol"/>
        </w:rPr>
        <w:t>±</w:t>
      </w:r>
      <w:r w:rsidR="00380EAD" w:rsidRPr="009802F2">
        <w:rPr>
          <w:rFonts w:ascii="Symbol" w:eastAsia="Symbol" w:hAnsi="Symbol" w:cs="Symbol"/>
        </w:rPr>
        <w:t xml:space="preserve"> </w:t>
      </w:r>
      <w:r w:rsidR="00282CB1" w:rsidRPr="009802F2">
        <w:t>6.63</w:t>
      </w:r>
      <w:r w:rsidR="00494128" w:rsidRPr="009802F2">
        <w:t>W</w:t>
      </w:r>
      <w:r w:rsidR="00282CB1" w:rsidRPr="009802F2">
        <w:t xml:space="preserve"> for the slowest reach</w:t>
      </w:r>
      <w:r w:rsidR="00F141ED" w:rsidRPr="009802F2">
        <w:t xml:space="preserve"> </w:t>
      </w:r>
      <w:r w:rsidR="00282CB1" w:rsidRPr="009802F2">
        <w:t>to</w:t>
      </w:r>
      <w:r w:rsidR="008576BB" w:rsidRPr="009802F2">
        <w:t xml:space="preserve"> </w:t>
      </w:r>
      <w:r w:rsidR="00827A44" w:rsidRPr="009802F2">
        <w:t>171.98</w:t>
      </w:r>
      <w:r w:rsidR="00380EAD" w:rsidRPr="009802F2">
        <w:t xml:space="preserve"> </w:t>
      </w:r>
      <w:r w:rsidR="00494128" w:rsidRPr="009802F2">
        <w:rPr>
          <w:rFonts w:ascii="Symbol" w:eastAsia="Symbol" w:hAnsi="Symbol" w:cs="Symbol"/>
        </w:rPr>
        <w:t>±</w:t>
      </w:r>
      <w:r w:rsidR="00380EAD" w:rsidRPr="009802F2">
        <w:rPr>
          <w:rFonts w:ascii="Symbol" w:eastAsia="Symbol" w:hAnsi="Symbol" w:cs="Symbol"/>
        </w:rPr>
        <w:t xml:space="preserve"> </w:t>
      </w:r>
      <w:r w:rsidR="00494128" w:rsidRPr="009802F2">
        <w:t>18.51</w:t>
      </w:r>
      <w:r w:rsidR="00A83CC7" w:rsidRPr="009802F2">
        <w:t xml:space="preserve">W </w:t>
      </w:r>
      <w:r w:rsidR="00827A44" w:rsidRPr="009802F2">
        <w:t>for the fastest reach</w:t>
      </w:r>
      <w:r w:rsidR="006859FC" w:rsidRPr="009802F2">
        <w:t xml:space="preserve">. Furthermore, across movement </w:t>
      </w:r>
      <w:ins w:id="338" w:author="Alaa Ahmed" w:date="2020-07-28T08:56:00Z">
        <w:r w:rsidR="006C0EB4" w:rsidRPr="009802F2">
          <w:t>speeds</w:t>
        </w:r>
      </w:ins>
      <w:del w:id="339" w:author="Alaa Ahmed" w:date="2020-07-28T08:56:00Z">
        <w:r w:rsidR="006859FC" w:rsidRPr="009802F2" w:rsidDel="006C0EB4">
          <w:delText>durations</w:delText>
        </w:r>
      </w:del>
      <w:r w:rsidR="006859FC" w:rsidRPr="009802F2">
        <w:t xml:space="preserve">, </w:t>
      </w:r>
      <w:ins w:id="340" w:author="Garrick W Bruening" w:date="2020-07-26T16:48:00Z">
        <w:r w:rsidR="00297640" w:rsidRPr="009802F2">
          <w:t xml:space="preserve">gross </w:t>
        </w:r>
      </w:ins>
      <w:r w:rsidR="006859FC" w:rsidRPr="009802F2">
        <w:t xml:space="preserve">metabolic power increased significantly with added mass (Est = </w:t>
      </w:r>
      <w:ins w:id="341" w:author="Alaa Ahmed" w:date="2020-07-27T13:15:00Z">
        <w:r w:rsidR="00A60047" w:rsidRPr="009802F2">
          <w:t>1.</w:t>
        </w:r>
        <w:r w:rsidR="0006165B" w:rsidRPr="009802F2">
          <w:t>73</w:t>
        </w:r>
      </w:ins>
      <w:del w:id="342" w:author="Alaa Ahmed" w:date="2020-07-27T13:15:00Z">
        <w:r w:rsidR="006859FC" w:rsidRPr="009802F2" w:rsidDel="00A60047">
          <w:delText>8.74</w:delText>
        </w:r>
      </w:del>
      <w:r w:rsidR="006859FC" w:rsidRPr="009802F2">
        <w:t>e</w:t>
      </w:r>
      <w:r w:rsidR="006859FC" w:rsidRPr="009802F2">
        <w:rPr>
          <w:vertAlign w:val="superscript"/>
        </w:rPr>
        <w:t>-</w:t>
      </w:r>
      <w:ins w:id="343" w:author="Alaa Ahmed" w:date="2020-07-27T13:15:00Z">
        <w:r w:rsidR="0006165B" w:rsidRPr="009802F2">
          <w:rPr>
            <w:vertAlign w:val="superscript"/>
          </w:rPr>
          <w:t>2</w:t>
        </w:r>
      </w:ins>
      <w:del w:id="344" w:author="Alaa Ahmed" w:date="2020-07-27T13:15:00Z">
        <w:r w:rsidR="006859FC" w:rsidRPr="009802F2" w:rsidDel="0006165B">
          <w:rPr>
            <w:vertAlign w:val="superscript"/>
          </w:rPr>
          <w:delText>3</w:delText>
        </w:r>
      </w:del>
      <w:r w:rsidR="006859FC" w:rsidRPr="009802F2">
        <w:t xml:space="preserve">, p = </w:t>
      </w:r>
      <w:ins w:id="345" w:author="Alaa Ahmed" w:date="2020-07-27T13:16:00Z">
        <w:r w:rsidR="00BB61BC" w:rsidRPr="009802F2">
          <w:t>2.52</w:t>
        </w:r>
      </w:ins>
      <w:del w:id="346" w:author="Alaa Ahmed" w:date="2020-07-27T13:16:00Z">
        <w:r w:rsidR="006859FC" w:rsidRPr="009802F2" w:rsidDel="00BB61BC">
          <w:delText>3.44</w:delText>
        </w:r>
      </w:del>
      <w:r w:rsidR="006859FC" w:rsidRPr="009802F2">
        <w:t>e</w:t>
      </w:r>
      <w:r w:rsidR="006859FC" w:rsidRPr="009802F2">
        <w:rPr>
          <w:vertAlign w:val="superscript"/>
        </w:rPr>
        <w:t>-</w:t>
      </w:r>
      <w:ins w:id="347" w:author="Alaa Ahmed" w:date="2020-07-27T13:16:00Z">
        <w:r w:rsidR="00BB61BC" w:rsidRPr="009802F2">
          <w:rPr>
            <w:vertAlign w:val="superscript"/>
          </w:rPr>
          <w:t>7</w:t>
        </w:r>
      </w:ins>
      <w:del w:id="348" w:author="Alaa Ahmed" w:date="2020-07-27T13:16:00Z">
        <w:r w:rsidR="006859FC" w:rsidRPr="009802F2" w:rsidDel="00BB61BC">
          <w:rPr>
            <w:vertAlign w:val="superscript"/>
          </w:rPr>
          <w:delText>4</w:delText>
        </w:r>
      </w:del>
      <w:r w:rsidR="006859FC" w:rsidRPr="009802F2">
        <w:t xml:space="preserve">; Fig. 2A). </w:t>
      </w:r>
      <w:r w:rsidR="008C1F72" w:rsidRPr="009802F2">
        <w:t xml:space="preserve">For a movement of a similar </w:t>
      </w:r>
      <w:ins w:id="349" w:author="Alaa Ahmed" w:date="2020-07-28T08:56:00Z">
        <w:r w:rsidR="00576C77" w:rsidRPr="009802F2">
          <w:t>speed</w:t>
        </w:r>
      </w:ins>
      <w:del w:id="350" w:author="Alaa Ahmed" w:date="2020-07-28T08:56:00Z">
        <w:r w:rsidR="008C1F72" w:rsidRPr="009802F2" w:rsidDel="00576C77">
          <w:delText>duration</w:delText>
        </w:r>
      </w:del>
      <w:r w:rsidR="008C1F72" w:rsidRPr="009802F2">
        <w:t xml:space="preserve">, adding </w:t>
      </w:r>
      <w:r w:rsidR="00657611" w:rsidRPr="009802F2">
        <w:t xml:space="preserve">9.1kg of mass at the hand led to an increase in </w:t>
      </w:r>
      <w:ins w:id="351" w:author="Garrick W Bruening" w:date="2020-07-26T16:48:00Z">
        <w:r w:rsidR="00297640" w:rsidRPr="009802F2">
          <w:t xml:space="preserve">gross </w:t>
        </w:r>
      </w:ins>
      <w:r w:rsidR="00657611" w:rsidRPr="009802F2">
        <w:t xml:space="preserve">metabolic rate from </w:t>
      </w:r>
      <w:r w:rsidR="00C62EBF" w:rsidRPr="009802F2">
        <w:t>131.65</w:t>
      </w:r>
      <w:r w:rsidR="00380EAD" w:rsidRPr="009802F2">
        <w:t xml:space="preserve"> </w:t>
      </w:r>
      <w:r w:rsidR="00494128" w:rsidRPr="009802F2">
        <w:rPr>
          <w:rFonts w:ascii="Symbol" w:eastAsia="Symbol" w:hAnsi="Symbol" w:cs="Symbol"/>
        </w:rPr>
        <w:t>±</w:t>
      </w:r>
      <w:r w:rsidR="00380EAD" w:rsidRPr="009802F2">
        <w:rPr>
          <w:rFonts w:ascii="Symbol" w:eastAsia="Symbol" w:hAnsi="Symbol" w:cs="Symbol"/>
        </w:rPr>
        <w:t xml:space="preserve"> </w:t>
      </w:r>
      <w:r w:rsidR="00C62EBF" w:rsidRPr="009802F2">
        <w:t>14.32</w:t>
      </w:r>
      <w:r w:rsidR="00494128" w:rsidRPr="009802F2">
        <w:t>W</w:t>
      </w:r>
      <w:r w:rsidR="00DE00AF" w:rsidRPr="009802F2">
        <w:t xml:space="preserve"> </w:t>
      </w:r>
      <w:r w:rsidR="00C62EBF" w:rsidRPr="009802F2">
        <w:t>to 222.06</w:t>
      </w:r>
      <w:r w:rsidR="00380EAD" w:rsidRPr="009802F2">
        <w:t xml:space="preserve"> </w:t>
      </w:r>
      <w:r w:rsidR="00494128" w:rsidRPr="009802F2">
        <w:rPr>
          <w:rFonts w:ascii="Symbol" w:eastAsia="Symbol" w:hAnsi="Symbol" w:cs="Symbol"/>
        </w:rPr>
        <w:t>±</w:t>
      </w:r>
      <w:r w:rsidR="00380EAD" w:rsidRPr="009802F2">
        <w:rPr>
          <w:rFonts w:ascii="Symbol" w:eastAsia="Symbol" w:hAnsi="Symbol" w:cs="Symbol"/>
        </w:rPr>
        <w:t xml:space="preserve"> </w:t>
      </w:r>
      <w:r w:rsidR="00C62EBF" w:rsidRPr="009802F2">
        <w:t>24.39</w:t>
      </w:r>
      <w:r w:rsidR="002802E6" w:rsidRPr="009802F2">
        <w:t>W</w:t>
      </w:r>
      <w:r w:rsidR="00C62EBF" w:rsidRPr="009802F2">
        <w:t xml:space="preserve">, a </w:t>
      </w:r>
      <w:r w:rsidR="00A83CC7" w:rsidRPr="009802F2">
        <w:t>nearly 70</w:t>
      </w:r>
      <w:r w:rsidR="00FA2152" w:rsidRPr="009802F2">
        <w:t xml:space="preserve">% increase. </w:t>
      </w:r>
      <w:r w:rsidR="006859FC" w:rsidRPr="009802F2">
        <w:t>Thus, faster reaches with greater mass led to increased</w:t>
      </w:r>
      <w:ins w:id="352" w:author="Garrick W Bruening" w:date="2020-07-26T16:48:00Z">
        <w:r w:rsidR="00297640" w:rsidRPr="009802F2">
          <w:t xml:space="preserve"> </w:t>
        </w:r>
        <w:del w:id="353" w:author="Alaa Ahmed" w:date="2020-07-28T08:59:00Z">
          <w:r w:rsidR="00297640" w:rsidRPr="009802F2" w:rsidDel="00E14414">
            <w:delText>gross</w:delText>
          </w:r>
        </w:del>
      </w:ins>
      <w:del w:id="354" w:author="Alaa Ahmed" w:date="2020-07-28T08:59:00Z">
        <w:r w:rsidR="006859FC" w:rsidRPr="009802F2" w:rsidDel="00E14414">
          <w:delText xml:space="preserve"> </w:delText>
        </w:r>
      </w:del>
      <w:r w:rsidR="006859FC" w:rsidRPr="009802F2">
        <w:t xml:space="preserve">metabolic </w:t>
      </w:r>
      <w:del w:id="355" w:author="Alaa Ahmed" w:date="2020-07-28T08:58:00Z">
        <w:r w:rsidR="006859FC" w:rsidRPr="009802F2" w:rsidDel="00E14414">
          <w:delText>expenditure</w:delText>
        </w:r>
      </w:del>
      <w:ins w:id="356" w:author="Alaa Ahmed" w:date="2020-07-28T08:58:00Z">
        <w:r w:rsidR="00E14414" w:rsidRPr="009802F2">
          <w:t>rate</w:t>
        </w:r>
      </w:ins>
      <w:r w:rsidR="006859FC" w:rsidRPr="009802F2">
        <w:t>.</w:t>
      </w:r>
    </w:p>
    <w:tbl>
      <w:tblPr>
        <w:tblStyle w:val="TableGrid"/>
        <w:tblW w:w="0" w:type="auto"/>
        <w:tblLook w:val="04A0" w:firstRow="1" w:lastRow="0" w:firstColumn="1" w:lastColumn="0" w:noHBand="0" w:noVBand="1"/>
      </w:tblPr>
      <w:tblGrid>
        <w:gridCol w:w="9350"/>
      </w:tblGrid>
      <w:tr w:rsidR="00D54130" w:rsidRPr="009802F2" w14:paraId="4014AEE5" w14:textId="77777777" w:rsidTr="00C934EC">
        <w:trPr>
          <w:ins w:id="357" w:author="Alaa Ahmed" w:date="2020-08-07T10:45:00Z"/>
        </w:trPr>
        <w:tc>
          <w:tcPr>
            <w:tcW w:w="9350" w:type="dxa"/>
          </w:tcPr>
          <w:p w14:paraId="4D2FDBEB" w14:textId="5C94126D" w:rsidR="00D54130" w:rsidRPr="009802F2" w:rsidRDefault="00CA3E72" w:rsidP="00C934EC">
            <w:pPr>
              <w:rPr>
                <w:ins w:id="358" w:author="Alaa Ahmed" w:date="2020-08-07T10:45:00Z"/>
              </w:rPr>
            </w:pPr>
            <w:ins w:id="359" w:author="Alaa Ahmed" w:date="2020-08-07T11:45:00Z">
              <w:del w:id="360" w:author="Garrick W Bruening" w:date="2020-09-25T16:34:00Z">
                <w:r w:rsidRPr="009802F2" w:rsidDel="002F2FA6">
                  <w:rPr>
                    <w:noProof/>
                  </w:rPr>
                  <w:drawing>
                    <wp:inline distT="0" distB="0" distL="0" distR="0" wp14:anchorId="25356703" wp14:editId="42E6D742">
                      <wp:extent cx="5943600" cy="53390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39080"/>
                              </a:xfrm>
                              <a:prstGeom prst="rect">
                                <a:avLst/>
                              </a:prstGeom>
                            </pic:spPr>
                          </pic:pic>
                        </a:graphicData>
                      </a:graphic>
                    </wp:inline>
                  </w:drawing>
                </w:r>
              </w:del>
            </w:ins>
            <w:r w:rsidR="00077478" w:rsidRPr="009802F2">
              <w:rPr>
                <w:noProof/>
              </w:rPr>
              <w:drawing>
                <wp:inline distT="0" distB="0" distL="0" distR="0" wp14:anchorId="3793CD25" wp14:editId="3C31CD59">
                  <wp:extent cx="5943600" cy="606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63615"/>
                          </a:xfrm>
                          <a:prstGeom prst="rect">
                            <a:avLst/>
                          </a:prstGeom>
                        </pic:spPr>
                      </pic:pic>
                    </a:graphicData>
                  </a:graphic>
                </wp:inline>
              </w:drawing>
            </w:r>
          </w:p>
        </w:tc>
      </w:tr>
      <w:tr w:rsidR="00D54130" w:rsidRPr="009802F2" w14:paraId="648147D7" w14:textId="77777777" w:rsidTr="00C934EC">
        <w:trPr>
          <w:ins w:id="361" w:author="Alaa Ahmed" w:date="2020-08-07T10:45:00Z"/>
        </w:trPr>
        <w:tc>
          <w:tcPr>
            <w:tcW w:w="9350" w:type="dxa"/>
          </w:tcPr>
          <w:p w14:paraId="2FDD3565" w14:textId="1B009544" w:rsidR="00D54130" w:rsidRPr="009802F2" w:rsidRDefault="00D54130" w:rsidP="00C934EC">
            <w:pPr>
              <w:rPr>
                <w:ins w:id="362" w:author="Garrick W Bruening" w:date="2020-09-30T13:41:00Z"/>
              </w:rPr>
            </w:pPr>
            <w:ins w:id="363" w:author="Alaa Ahmed" w:date="2020-08-07T10:45:00Z">
              <w:r w:rsidRPr="009802F2">
                <w:t xml:space="preserve">Figure 2 </w:t>
              </w:r>
            </w:ins>
          </w:p>
          <w:p w14:paraId="34655AD9" w14:textId="77777777" w:rsidR="00001E2B" w:rsidRPr="009802F2" w:rsidRDefault="00001E2B" w:rsidP="00C934EC">
            <w:pPr>
              <w:rPr>
                <w:ins w:id="364" w:author="Garrick W Bruening" w:date="2020-09-30T13:41:00Z"/>
              </w:rPr>
            </w:pPr>
          </w:p>
          <w:p w14:paraId="74866FF0" w14:textId="2E55CF70" w:rsidR="00D54130" w:rsidRPr="009802F2" w:rsidRDefault="00001E2B" w:rsidP="00C934EC">
            <w:pPr>
              <w:rPr>
                <w:ins w:id="365" w:author="Alaa Ahmed" w:date="2020-08-07T10:45:00Z"/>
              </w:rPr>
            </w:pPr>
            <w:ins w:id="366" w:author="Garrick W Bruening" w:date="2020-09-30T13:41:00Z">
              <w:r w:rsidRPr="009802F2">
                <w:t>Experiment</w:t>
              </w:r>
            </w:ins>
            <w:ins w:id="367" w:author="Garrick W Bruening" w:date="2020-09-30T13:42:00Z">
              <w:r w:rsidRPr="009802F2">
                <w:t xml:space="preserve"> one results</w:t>
              </w:r>
              <w:r w:rsidR="00CE27EF" w:rsidRPr="009802F2">
                <w:t>. (A)</w:t>
              </w:r>
            </w:ins>
            <w:ins w:id="368" w:author="Garrick W Bruening" w:date="2020-09-30T13:43:00Z">
              <w:r w:rsidR="0096671E" w:rsidRPr="009802F2">
                <w:t xml:space="preserve"> Gross metabolic power is incre</w:t>
              </w:r>
              <w:r w:rsidR="00AC4035" w:rsidRPr="009802F2">
                <w:t xml:space="preserve">ases with </w:t>
              </w:r>
            </w:ins>
            <w:ins w:id="369" w:author="Garrick W Bruening" w:date="2020-09-30T13:44:00Z">
              <w:r w:rsidR="00CE200B" w:rsidRPr="009802F2">
                <w:t>effective mass of t</w:t>
              </w:r>
            </w:ins>
            <w:ins w:id="370" w:author="Garrick W Bruening" w:date="2020-09-30T13:45:00Z">
              <w:r w:rsidR="00CE200B" w:rsidRPr="009802F2">
                <w:t>he arm</w:t>
              </w:r>
            </w:ins>
            <w:ins w:id="371" w:author="Garrick W Bruening" w:date="2020-09-30T13:52:00Z">
              <w:r w:rsidR="000961FF" w:rsidRPr="009802F2">
                <w:t xml:space="preserve">. </w:t>
              </w:r>
            </w:ins>
            <w:ins w:id="372" w:author="Garrick W Bruening" w:date="2020-09-30T13:53:00Z">
              <w:r w:rsidR="00DC1734" w:rsidRPr="009802F2">
                <w:t xml:space="preserve">Mass does not scale in a linear manner however, and scales </w:t>
              </w:r>
              <w:proofErr w:type="spellStart"/>
              <w:r w:rsidR="00DC1734" w:rsidRPr="009802F2">
                <w:t>sublinearly</w:t>
              </w:r>
              <w:proofErr w:type="spellEnd"/>
              <w:r w:rsidR="00DC1734" w:rsidRPr="009802F2">
                <w:t xml:space="preserve"> with mass (</w:t>
              </w:r>
            </w:ins>
            <w:proofErr w:type="spellStart"/>
            <w:ins w:id="373" w:author="Garrick W Bruening" w:date="2020-09-30T13:54:00Z">
              <w:r w:rsidR="00EE1AD4" w:rsidRPr="009802F2">
                <w:t>i</w:t>
              </w:r>
              <w:proofErr w:type="spellEnd"/>
              <w:r w:rsidR="00EE1AD4" w:rsidRPr="009802F2">
                <w:t xml:space="preserve"> = 0.83)</w:t>
              </w:r>
            </w:ins>
            <w:ins w:id="374" w:author="Garrick W Bruening" w:date="2020-09-30T13:53:00Z">
              <w:r w:rsidR="00DC1734" w:rsidRPr="009802F2">
                <w:t>.</w:t>
              </w:r>
            </w:ins>
            <w:ins w:id="375" w:author="Garrick W Bruening" w:date="2020-09-30T13:54:00Z">
              <w:r w:rsidR="00EE1AD4" w:rsidRPr="009802F2">
                <w:t xml:space="preserve"> </w:t>
              </w:r>
            </w:ins>
            <w:ins w:id="376" w:author="Garrick W Bruening" w:date="2020-09-30T13:55:00Z">
              <w:r w:rsidR="00E15FF2" w:rsidRPr="009802F2">
                <w:t>This also shows that as the movement ge</w:t>
              </w:r>
            </w:ins>
            <w:ins w:id="377" w:author="Garrick W Bruening" w:date="2020-09-30T13:56:00Z">
              <w:r w:rsidR="00E15FF2" w:rsidRPr="009802F2">
                <w:t xml:space="preserve">ts faster, gross metabolic power increases very quickly (j = 5.82). </w:t>
              </w:r>
              <w:r w:rsidR="007E1BCA" w:rsidRPr="009802F2">
                <w:t xml:space="preserve">We also see </w:t>
              </w:r>
              <w:r w:rsidR="007E1BCA" w:rsidRPr="009802F2">
                <w:lastRenderedPageBreak/>
                <w:t xml:space="preserve">that the </w:t>
              </w:r>
            </w:ins>
            <w:ins w:id="378" w:author="Garrick W Bruening" w:date="2020-09-30T13:57:00Z">
              <w:r w:rsidR="00AD7A9A" w:rsidRPr="009802F2">
                <w:t xml:space="preserve">horizontal asymptote of gross metabolic power is also higher than the gross metabolic resting rate (a = </w:t>
              </w:r>
              <w:r w:rsidR="0020694B" w:rsidRPr="009802F2">
                <w:t>98.25, resting = 73</w:t>
              </w:r>
            </w:ins>
            <w:ins w:id="379" w:author="Garrick W Bruening" w:date="2020-09-30T13:58:00Z">
              <w:r w:rsidR="0020694B" w:rsidRPr="009802F2">
                <w:t>).</w:t>
              </w:r>
            </w:ins>
            <w:ins w:id="380" w:author="Garrick W Bruening" w:date="2020-09-30T14:05:00Z">
              <w:r w:rsidR="0070267A" w:rsidRPr="009802F2">
                <w:t xml:space="preserve"> </w:t>
              </w:r>
            </w:ins>
            <w:ins w:id="381" w:author="Garrick W Bruening" w:date="2020-09-30T14:06:00Z">
              <w:r w:rsidR="00C040F5" w:rsidRPr="009802F2">
                <w:t xml:space="preserve">(B) </w:t>
              </w:r>
            </w:ins>
            <w:ins w:id="382" w:author="Garrick W Bruening" w:date="2020-09-30T14:07:00Z">
              <w:r w:rsidR="00C25617" w:rsidRPr="009802F2">
                <w:t xml:space="preserve">Multiplying gross metabolic rate by movement duration we can estimate the gross metabolic cost of a movement. </w:t>
              </w:r>
            </w:ins>
            <w:ins w:id="383" w:author="Garrick W Bruening" w:date="2020-09-30T14:09:00Z">
              <w:r w:rsidR="00D63FE4" w:rsidRPr="009802F2">
                <w:t>We see that gross metab</w:t>
              </w:r>
            </w:ins>
            <w:ins w:id="384" w:author="Garrick W Bruening" w:date="2020-09-30T14:10:00Z">
              <w:r w:rsidR="00D63FE4" w:rsidRPr="009802F2">
                <w:t>olic cost</w:t>
              </w:r>
              <w:r w:rsidR="00DB1B27" w:rsidRPr="009802F2">
                <w:t xml:space="preserve"> </w:t>
              </w:r>
              <w:r w:rsidR="001A22D5" w:rsidRPr="009802F2">
                <w:t xml:space="preserve">shows a </w:t>
              </w:r>
            </w:ins>
            <w:r w:rsidR="00380EAD" w:rsidRPr="009802F2">
              <w:t>distinct minimum</w:t>
            </w:r>
            <w:ins w:id="385" w:author="Garrick W Bruening" w:date="2020-09-30T14:11:00Z">
              <w:r w:rsidR="00601BA6" w:rsidRPr="009802F2">
                <w:t xml:space="preserve">, and that </w:t>
              </w:r>
            </w:ins>
            <w:r w:rsidR="005B369E" w:rsidRPr="009802F2">
              <w:t>this minimum</w:t>
            </w:r>
            <w:ins w:id="386" w:author="Garrick W Bruening" w:date="2020-09-30T14:12:00Z">
              <w:r w:rsidR="00C75B1C" w:rsidRPr="009802F2">
                <w:t xml:space="preserve"> duration increases with added mass. </w:t>
              </w:r>
              <w:r w:rsidR="00820324" w:rsidRPr="009802F2">
                <w:t>(C) Mass and speed (reduced duration) increased subjects endpoint error</w:t>
              </w:r>
            </w:ins>
            <w:ins w:id="387" w:author="Garrick W Bruening" w:date="2020-09-30T14:13:00Z">
              <w:r w:rsidR="00820324" w:rsidRPr="009802F2">
                <w:t>. (D</w:t>
              </w:r>
            </w:ins>
            <w:ins w:id="388" w:author="Garrick W Bruening" w:date="2020-09-30T14:14:00Z">
              <w:r w:rsidR="00A3044B" w:rsidRPr="009802F2">
                <w:t>, E</w:t>
              </w:r>
            </w:ins>
            <w:ins w:id="389" w:author="Garrick W Bruening" w:date="2020-09-30T14:13:00Z">
              <w:r w:rsidR="00820324" w:rsidRPr="009802F2">
                <w:t xml:space="preserve">) </w:t>
              </w:r>
            </w:ins>
            <w:ins w:id="390" w:author="Garrick W Bruening" w:date="2020-09-30T14:14:00Z">
              <w:r w:rsidR="00A3044B" w:rsidRPr="009802F2">
                <w:t>Another metric of accuracy, consistency of the movement,</w:t>
              </w:r>
              <w:r w:rsidR="000A4582" w:rsidRPr="009802F2">
                <w:t xml:space="preserve"> shows that </w:t>
              </w:r>
            </w:ins>
            <w:ins w:id="391" w:author="Garrick W Bruening" w:date="2020-09-30T14:15:00Z">
              <w:r w:rsidR="000A4582" w:rsidRPr="009802F2">
                <w:t xml:space="preserve">mass did not affect </w:t>
              </w:r>
            </w:ins>
            <w:r w:rsidR="00FD7A16" w:rsidRPr="009802F2">
              <w:t xml:space="preserve">subjects’ </w:t>
            </w:r>
            <w:ins w:id="392" w:author="Garrick W Bruening" w:date="2020-09-30T14:15:00Z">
              <w:r w:rsidR="000A4582" w:rsidRPr="009802F2">
                <w:t xml:space="preserve">movement consistency. Faster movement speed did lead to less consistency (increased variance). </w:t>
              </w:r>
            </w:ins>
            <w:ins w:id="393" w:author="Garrick W Bruening" w:date="2020-09-30T14:16:00Z">
              <w:r w:rsidR="00B640FE" w:rsidRPr="009802F2">
                <w:t xml:space="preserve">(F) </w:t>
              </w:r>
            </w:ins>
            <w:ins w:id="394" w:author="Garrick W Bruening" w:date="2020-09-30T14:17:00Z">
              <w:r w:rsidR="00F10866" w:rsidRPr="009802F2">
                <w:t xml:space="preserve">Although </w:t>
              </w:r>
            </w:ins>
            <w:ins w:id="395" w:author="Garrick W Bruening" w:date="2020-09-30T14:18:00Z">
              <w:r w:rsidR="00F10866" w:rsidRPr="009802F2">
                <w:t xml:space="preserve">the phase before reaction time subjects </w:t>
              </w:r>
            </w:ins>
            <w:ins w:id="396" w:author="Garrick W Bruening" w:date="2020-09-30T14:28:00Z">
              <w:r w:rsidR="00BD379A" w:rsidRPr="009802F2">
                <w:t xml:space="preserve">are not </w:t>
              </w:r>
            </w:ins>
            <w:ins w:id="397" w:author="Garrick W Bruening" w:date="2020-09-30T14:18:00Z">
              <w:r w:rsidR="00F10866" w:rsidRPr="009802F2">
                <w:t>moving, we see that i</w:t>
              </w:r>
            </w:ins>
            <w:ins w:id="398" w:author="Garrick W Bruening" w:date="2020-09-30T14:16:00Z">
              <w:r w:rsidR="00B640FE" w:rsidRPr="009802F2">
                <w:t>ncreased mass and increased movement duration led to increased reaction time.</w:t>
              </w:r>
            </w:ins>
          </w:p>
        </w:tc>
      </w:tr>
    </w:tbl>
    <w:p w14:paraId="58FD9726" w14:textId="77777777" w:rsidR="00D54130" w:rsidRPr="009802F2" w:rsidRDefault="00D54130" w:rsidP="006859FC"/>
    <w:p w14:paraId="03052E01" w14:textId="7AF6337A" w:rsidR="00A557B6" w:rsidRPr="009802F2" w:rsidRDefault="0043617C">
      <w:pPr>
        <w:rPr>
          <w:ins w:id="399" w:author="Garrick W Bruening" w:date="2020-07-25T15:11:00Z"/>
        </w:rPr>
      </w:pPr>
      <w:r w:rsidRPr="009802F2">
        <w:t xml:space="preserve">We next sought to quantify how </w:t>
      </w:r>
      <w:ins w:id="400" w:author="Garrick W Bruening" w:date="2020-07-26T16:48:00Z">
        <w:del w:id="401" w:author="Alaa Ahmed" w:date="2020-07-28T08:59:00Z">
          <w:r w:rsidR="00297640" w:rsidRPr="009802F2" w:rsidDel="000B79F4">
            <w:delText xml:space="preserve">gross </w:delText>
          </w:r>
        </w:del>
      </w:ins>
      <w:r w:rsidRPr="009802F2">
        <w:t xml:space="preserve">metabolic </w:t>
      </w:r>
      <w:ins w:id="402" w:author="Alaa Ahmed" w:date="2020-07-28T08:59:00Z">
        <w:r w:rsidR="00B3093D" w:rsidRPr="009802F2">
          <w:t>rate</w:t>
        </w:r>
      </w:ins>
      <w:del w:id="403" w:author="Alaa Ahmed" w:date="2020-07-28T08:59:00Z">
        <w:r w:rsidRPr="009802F2" w:rsidDel="00B3093D">
          <w:delText>power</w:delText>
        </w:r>
      </w:del>
      <w:r w:rsidRPr="009802F2">
        <w:t xml:space="preserve"> scaled with mass and movement duration. We parameterized metabolic</w:t>
      </w:r>
      <w:ins w:id="404" w:author="Alaa Ahmed" w:date="2020-07-28T09:00:00Z">
        <w:r w:rsidR="00B3093D" w:rsidRPr="009802F2">
          <w:t xml:space="preserve"> rate</w:t>
        </w:r>
      </w:ins>
      <w:del w:id="405" w:author="Alaa Ahmed" w:date="2020-07-28T09:00:00Z">
        <w:r w:rsidRPr="009802F2" w:rsidDel="00B3093D">
          <w:delText xml:space="preserve"> power</w:delText>
        </w:r>
      </w:del>
      <w:r w:rsidRPr="009802F2">
        <w:t xml:space="preserve"> as a function of mass and movement duration by fitting the </w:t>
      </w:r>
      <w:ins w:id="406" w:author="Garrick W Bruening" w:date="2020-07-26T16:48:00Z">
        <w:r w:rsidR="00AB0A28" w:rsidRPr="009802F2">
          <w:t xml:space="preserve">gross </w:t>
        </w:r>
      </w:ins>
      <w:r w:rsidRPr="009802F2">
        <w:t xml:space="preserve">metabolic </w:t>
      </w:r>
      <w:ins w:id="407" w:author="Alaa Ahmed" w:date="2020-07-28T09:00:00Z">
        <w:r w:rsidR="00B3093D" w:rsidRPr="009802F2">
          <w:t>rate</w:t>
        </w:r>
      </w:ins>
      <w:del w:id="408" w:author="Alaa Ahmed" w:date="2020-07-28T09:00:00Z">
        <w:r w:rsidRPr="009802F2" w:rsidDel="00B3093D">
          <w:delText>power</w:delText>
        </w:r>
      </w:del>
      <w:r w:rsidRPr="009802F2">
        <w:t xml:space="preserve"> data to the following equation</w:t>
      </w:r>
      <w:ins w:id="409" w:author="Garrick W Bruening" w:date="2020-07-26T16:48:00Z">
        <w:del w:id="410" w:author="Alaa Ahmed" w:date="2020-07-27T12:44:00Z">
          <w:r w:rsidR="00297A52" w:rsidRPr="009802F2" w:rsidDel="00787966">
            <w:delText xml:space="preserve"> (Eq. </w:delText>
          </w:r>
          <w:r w:rsidR="00297A52" w:rsidRPr="009802F2" w:rsidDel="00787966">
            <w:fldChar w:fldCharType="begin"/>
          </w:r>
          <w:r w:rsidR="00297A52" w:rsidRPr="009802F2" w:rsidDel="00787966">
            <w:delInstrText xml:space="preserve"> REF _Ref46674355 \h </w:delInstrText>
          </w:r>
        </w:del>
      </w:ins>
      <w:del w:id="411" w:author="Alaa Ahmed" w:date="2020-07-27T12:44:00Z">
        <w:r w:rsidR="00297A52" w:rsidRPr="009802F2" w:rsidDel="00787966">
          <w:rPr>
            <w:rPrChange w:id="412" w:author="Garrick W Bruening" w:date="2020-07-26T16:48:00Z">
              <w:rPr>
                <w:i/>
                <w:iCs/>
              </w:rPr>
            </w:rPrChange>
          </w:rPr>
          <w:delInstrText xml:space="preserve"> \* MERGEFORMAT </w:delInstrText>
        </w:r>
        <w:r w:rsidR="00297A52" w:rsidRPr="009802F2" w:rsidDel="00787966">
          <w:fldChar w:fldCharType="separate"/>
        </w:r>
      </w:del>
      <w:ins w:id="413" w:author="Garrick W Bruening" w:date="2020-07-27T11:20:00Z">
        <w:del w:id="414" w:author="Alaa Ahmed" w:date="2020-07-27T12:44:00Z">
          <w:r w:rsidR="00AB743E" w:rsidRPr="009802F2" w:rsidDel="00787966">
            <w:rPr>
              <w:noProof/>
              <w:sz w:val="24"/>
              <w:szCs w:val="24"/>
              <w:rPrChange w:id="415" w:author="Garrick W Bruening" w:date="2020-07-25T15:11:00Z">
                <w:rPr/>
              </w:rPrChange>
            </w:rPr>
            <w:delText>(</w:delText>
          </w:r>
          <w:r w:rsidR="00AB743E" w:rsidRPr="009802F2" w:rsidDel="00787966">
            <w:rPr>
              <w:noProof/>
              <w:sz w:val="24"/>
              <w:szCs w:val="24"/>
            </w:rPr>
            <w:delText>1</w:delText>
          </w:r>
          <w:r w:rsidR="00AB743E" w:rsidRPr="009802F2" w:rsidDel="00787966">
            <w:rPr>
              <w:sz w:val="24"/>
              <w:szCs w:val="24"/>
              <w:rPrChange w:id="416" w:author="Garrick W Bruening" w:date="2020-07-25T15:11:00Z">
                <w:rPr/>
              </w:rPrChange>
            </w:rPr>
            <w:delText>)</w:delText>
          </w:r>
        </w:del>
      </w:ins>
      <w:ins w:id="417" w:author="Garrick W Bruening" w:date="2020-07-26T16:48:00Z">
        <w:del w:id="418" w:author="Alaa Ahmed" w:date="2020-07-27T12:44:00Z">
          <w:r w:rsidR="00297A52" w:rsidRPr="009802F2" w:rsidDel="00787966">
            <w:fldChar w:fldCharType="end"/>
          </w:r>
        </w:del>
        <w:del w:id="419" w:author="Alaa Ahmed" w:date="2020-07-27T12:43:00Z">
          <w:r w:rsidR="00297A52" w:rsidRPr="009802F2" w:rsidDel="00E07A30">
            <w:delText>)</w:delText>
          </w:r>
        </w:del>
      </w:ins>
      <w:del w:id="420" w:author="Alaa Ahmed" w:date="2020-07-27T12:44:00Z">
        <w:r w:rsidR="00794FBE" w:rsidRPr="009802F2" w:rsidDel="00787966">
          <w:delText>,</w:delText>
        </w:r>
      </w:del>
      <w:r w:rsidR="00794FBE" w:rsidRPr="009802F2">
        <w:t xml:space="preserve"> based upon </w:t>
      </w:r>
      <w:r w:rsidR="009B17A8" w:rsidRPr="009802F2">
        <w:t>the observed effects of mass on the metabolic cost of walking</w:t>
      </w:r>
      <w:r w:rsidRPr="009802F2">
        <w: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A557B6" w:rsidRPr="009802F2" w14:paraId="0ABA9DF5" w14:textId="77777777" w:rsidTr="003857B1">
        <w:trPr>
          <w:ins w:id="421" w:author="Garrick W Bruening" w:date="2020-07-25T15:10:00Z"/>
        </w:trPr>
        <w:tc>
          <w:tcPr>
            <w:tcW w:w="500" w:type="pct"/>
          </w:tcPr>
          <w:p w14:paraId="78C296CE" w14:textId="77777777" w:rsidR="00A557B6" w:rsidRPr="009802F2" w:rsidRDefault="00A557B6" w:rsidP="003857B1">
            <w:pPr>
              <w:rPr>
                <w:ins w:id="422" w:author="Garrick W Bruening" w:date="2020-07-25T15:10:00Z"/>
              </w:rPr>
            </w:pPr>
          </w:p>
        </w:tc>
        <w:tc>
          <w:tcPr>
            <w:tcW w:w="4000" w:type="pct"/>
            <w:vAlign w:val="center"/>
          </w:tcPr>
          <w:p w14:paraId="023758DE" w14:textId="42B1CEB5" w:rsidR="00A557B6" w:rsidRPr="009802F2" w:rsidDel="00475269" w:rsidRDefault="002E6FCC" w:rsidP="003857B1">
            <w:pPr>
              <w:jc w:val="center"/>
              <w:rPr>
                <w:del w:id="423" w:author="Alaa Ahmed" w:date="2020-08-05T11:44:00Z"/>
                <w:rFonts w:eastAsiaTheme="minorEastAsia" w:cstheme="minorHAnsi"/>
              </w:rPr>
            </w:pPr>
            <m:oMathPara>
              <m:oMathParaPr>
                <m:jc m:val="center"/>
              </m:oMathParaPr>
              <m:oMath>
                <m:sSub>
                  <m:sSubPr>
                    <m:ctrlPr>
                      <w:rPr>
                        <w:rFonts w:ascii="Cambria Math" w:hAnsi="Cambria Math" w:cstheme="minorHAnsi"/>
                      </w:rPr>
                    </m:ctrlPr>
                  </m:sSubPr>
                  <m:e>
                    <m:acc>
                      <m:accPr>
                        <m:chr m:val="̇"/>
                        <m:ctrlPr>
                          <w:rPr>
                            <w:rFonts w:ascii="Cambria Math" w:hAnsi="Cambria Math" w:cstheme="minorHAnsi"/>
                          </w:rPr>
                        </m:ctrlPr>
                      </m:accPr>
                      <m:e>
                        <m:r>
                          <m:rPr>
                            <m:nor/>
                          </m:rPr>
                          <w:rPr>
                            <w:rFonts w:cstheme="minorHAnsi"/>
                          </w:rPr>
                          <m:t>e</m:t>
                        </m:r>
                      </m:e>
                    </m:acc>
                  </m:e>
                  <m:sub>
                    <m:r>
                      <m:rPr>
                        <m:nor/>
                      </m:rPr>
                      <w:rPr>
                        <w:rFonts w:cstheme="minorHAnsi"/>
                      </w:rPr>
                      <m:t>m</m:t>
                    </m:r>
                  </m:sub>
                </m:sSub>
                <m:r>
                  <m:rPr>
                    <m:nor/>
                  </m:rPr>
                  <w:rPr>
                    <w:rFonts w:cstheme="minorHAnsi"/>
                  </w:rPr>
                  <m:t>=a+</m:t>
                </m:r>
                <m:f>
                  <m:fPr>
                    <m:ctrlPr>
                      <w:rPr>
                        <w:rFonts w:ascii="Cambria Math" w:hAnsi="Cambria Math" w:cstheme="minorHAnsi"/>
                      </w:rPr>
                    </m:ctrlPr>
                  </m:fPr>
                  <m:num>
                    <m:r>
                      <m:rPr>
                        <m:nor/>
                      </m:rPr>
                      <w:rPr>
                        <w:rFonts w:cstheme="minorHAnsi"/>
                      </w:rPr>
                      <m:t>b</m:t>
                    </m:r>
                    <m:sSup>
                      <m:sSupPr>
                        <m:ctrlPr>
                          <w:rPr>
                            <w:rFonts w:ascii="Cambria Math" w:hAnsi="Cambria Math" w:cstheme="minorHAnsi"/>
                          </w:rPr>
                        </m:ctrlPr>
                      </m:sSupPr>
                      <m:e>
                        <m:r>
                          <m:rPr>
                            <m:nor/>
                          </m:rPr>
                          <w:rPr>
                            <w:rFonts w:cstheme="minorHAnsi"/>
                          </w:rPr>
                          <m:t>m</m:t>
                        </m:r>
                      </m:e>
                      <m:sup>
                        <m:r>
                          <m:rPr>
                            <m:nor/>
                          </m:rPr>
                          <w:rPr>
                            <w:rFonts w:cstheme="minorHAnsi"/>
                          </w:rPr>
                          <m:t>i</m:t>
                        </m:r>
                      </m:sup>
                    </m:sSup>
                  </m:num>
                  <m:den>
                    <m:sSubSup>
                      <m:sSubSupPr>
                        <m:ctrlPr>
                          <w:rPr>
                            <w:rFonts w:ascii="Cambria Math" w:hAnsi="Cambria Math" w:cstheme="minorHAnsi"/>
                          </w:rPr>
                        </m:ctrlPr>
                      </m:sSubSupPr>
                      <m:e>
                        <m:r>
                          <m:rPr>
                            <m:nor/>
                          </m:rPr>
                          <w:rPr>
                            <w:rFonts w:cstheme="minorHAnsi"/>
                          </w:rPr>
                          <m:t>t</m:t>
                        </m:r>
                      </m:e>
                      <m:sub>
                        <m:r>
                          <m:rPr>
                            <m:nor/>
                          </m:rPr>
                          <w:rPr>
                            <w:rFonts w:cstheme="minorHAnsi"/>
                          </w:rPr>
                          <m:t>m</m:t>
                        </m:r>
                      </m:sub>
                      <m:sup>
                        <m:r>
                          <m:rPr>
                            <m:nor/>
                          </m:rPr>
                          <w:rPr>
                            <w:rFonts w:cstheme="minorHAnsi"/>
                          </w:rPr>
                          <m:t>j</m:t>
                        </m:r>
                      </m:sup>
                    </m:sSubSup>
                  </m:den>
                </m:f>
              </m:oMath>
            </m:oMathPara>
          </w:p>
          <w:p w14:paraId="5C2050C0" w14:textId="07557B46" w:rsidR="00A557B6" w:rsidRPr="009802F2" w:rsidRDefault="006A263C">
            <w:pPr>
              <w:jc w:val="center"/>
              <w:rPr>
                <w:ins w:id="424" w:author="Garrick W Bruening" w:date="2020-07-25T15:10:00Z"/>
              </w:rPr>
            </w:pPr>
            <w:del w:id="425" w:author="Alaa Ahmed" w:date="2020-08-05T11:44:00Z">
              <w:r w:rsidRPr="009802F2" w:rsidDel="00475269">
                <w:rPr>
                  <w:noProof/>
                </w:rPr>
                <w:fldChar w:fldCharType="begin"/>
              </w:r>
              <w:r w:rsidRPr="009802F2" w:rsidDel="00475269">
                <w:rPr>
                  <w:noProof/>
                </w:rPr>
                <w:fldChar w:fldCharType="end"/>
              </w:r>
            </w:del>
          </w:p>
        </w:tc>
        <w:tc>
          <w:tcPr>
            <w:tcW w:w="500" w:type="pct"/>
            <w:vAlign w:val="center"/>
          </w:tcPr>
          <w:p w14:paraId="5EC6C684" w14:textId="5B14C0F3" w:rsidR="00A557B6" w:rsidRPr="009802F2" w:rsidRDefault="00A557B6" w:rsidP="003857B1">
            <w:pPr>
              <w:pStyle w:val="Caption"/>
              <w:keepNext/>
              <w:jc w:val="right"/>
              <w:rPr>
                <w:ins w:id="426" w:author="Garrick W Bruening" w:date="2020-07-25T15:10:00Z"/>
                <w:i w:val="0"/>
                <w:iCs w:val="0"/>
                <w:sz w:val="22"/>
                <w:szCs w:val="22"/>
                <w:rPrChange w:id="427" w:author="Garrick W Bruening" w:date="2020-07-27T23:34:00Z">
                  <w:rPr>
                    <w:ins w:id="428" w:author="Garrick W Bruening" w:date="2020-07-25T15:10:00Z"/>
                    <w:i w:val="0"/>
                    <w:sz w:val="24"/>
                    <w:szCs w:val="24"/>
                  </w:rPr>
                </w:rPrChange>
              </w:rPr>
            </w:pPr>
            <w:bookmarkStart w:id="429" w:name="_Ref46674355"/>
            <w:ins w:id="430" w:author="Garrick W Bruening" w:date="2020-07-25T15:11:00Z">
              <w:r w:rsidRPr="009802F2">
                <w:rPr>
                  <w:i w:val="0"/>
                  <w:iCs w:val="0"/>
                  <w:color w:val="auto"/>
                  <w:sz w:val="22"/>
                  <w:szCs w:val="22"/>
                  <w:rPrChange w:id="431" w:author="Garrick W Bruening" w:date="2020-07-25T15:11:00Z">
                    <w:rPr/>
                  </w:rPrChange>
                </w:rPr>
                <w:t>(</w:t>
              </w:r>
              <w:r w:rsidRPr="009802F2">
                <w:rPr>
                  <w:i w:val="0"/>
                  <w:iCs w:val="0"/>
                  <w:color w:val="auto"/>
                  <w:sz w:val="22"/>
                  <w:szCs w:val="22"/>
                  <w:rPrChange w:id="432" w:author="Garrick W Bruening" w:date="2020-07-25T15:11:00Z">
                    <w:rPr/>
                  </w:rPrChange>
                </w:rPr>
                <w:fldChar w:fldCharType="begin"/>
              </w:r>
              <w:r w:rsidRPr="009802F2">
                <w:rPr>
                  <w:i w:val="0"/>
                  <w:iCs w:val="0"/>
                  <w:color w:val="auto"/>
                  <w:sz w:val="22"/>
                  <w:szCs w:val="22"/>
                  <w:rPrChange w:id="433" w:author="Garrick W Bruening" w:date="2020-07-25T15:11:00Z">
                    <w:rPr/>
                  </w:rPrChange>
                </w:rPr>
                <w:instrText xml:space="preserve"> SEQ Equation \* ARABIC </w:instrText>
              </w:r>
              <w:r w:rsidRPr="009802F2">
                <w:rPr>
                  <w:i w:val="0"/>
                  <w:iCs w:val="0"/>
                  <w:color w:val="auto"/>
                  <w:sz w:val="22"/>
                  <w:szCs w:val="22"/>
                  <w:rPrChange w:id="434" w:author="Garrick W Bruening" w:date="2020-07-25T15:11:00Z">
                    <w:rPr/>
                  </w:rPrChange>
                </w:rPr>
                <w:fldChar w:fldCharType="separate"/>
              </w:r>
            </w:ins>
            <w:r w:rsidR="005B369E" w:rsidRPr="009802F2">
              <w:rPr>
                <w:i w:val="0"/>
                <w:iCs w:val="0"/>
                <w:noProof/>
                <w:color w:val="auto"/>
                <w:sz w:val="22"/>
                <w:szCs w:val="22"/>
              </w:rPr>
              <w:t>1</w:t>
            </w:r>
            <w:ins w:id="435" w:author="Garrick W Bruening" w:date="2020-07-25T15:11:00Z">
              <w:r w:rsidRPr="009802F2">
                <w:rPr>
                  <w:i w:val="0"/>
                  <w:iCs w:val="0"/>
                  <w:color w:val="auto"/>
                  <w:sz w:val="22"/>
                  <w:szCs w:val="22"/>
                  <w:rPrChange w:id="436" w:author="Garrick W Bruening" w:date="2020-07-25T15:11:00Z">
                    <w:rPr/>
                  </w:rPrChange>
                </w:rPr>
                <w:fldChar w:fldCharType="end"/>
              </w:r>
              <w:r w:rsidRPr="009802F2">
                <w:rPr>
                  <w:i w:val="0"/>
                  <w:iCs w:val="0"/>
                  <w:color w:val="auto"/>
                  <w:sz w:val="22"/>
                  <w:szCs w:val="22"/>
                  <w:rPrChange w:id="437" w:author="Garrick W Bruening" w:date="2020-07-25T15:11:00Z">
                    <w:rPr/>
                  </w:rPrChange>
                </w:rPr>
                <w:t>)</w:t>
              </w:r>
            </w:ins>
            <w:bookmarkEnd w:id="429"/>
          </w:p>
        </w:tc>
      </w:tr>
    </w:tbl>
    <w:p w14:paraId="43010F78" w14:textId="7ADF3E59" w:rsidR="00EB19FE" w:rsidRPr="009802F2" w:rsidRDefault="00EB19FE" w:rsidP="004765E3">
      <w:pPr>
        <w:pStyle w:val="MTDisplayEquation"/>
        <w:tabs>
          <w:tab w:val="left" w:pos="225"/>
        </w:tabs>
      </w:pPr>
      <w:r w:rsidRPr="009802F2">
        <w:tab/>
      </w:r>
      <w:r w:rsidR="004765E3" w:rsidRPr="009802F2">
        <w:tab/>
      </w:r>
    </w:p>
    <w:p w14:paraId="2F95B1F2" w14:textId="64376953" w:rsidR="00F21D83" w:rsidRPr="009802F2" w:rsidRDefault="00E70D6F" w:rsidP="00E70D6F">
      <w:pPr>
        <w:rPr>
          <w:ins w:id="438" w:author="Alaa Ahmed" w:date="2020-07-27T13:00:00Z"/>
        </w:rPr>
      </w:pPr>
      <w:r w:rsidRPr="009802F2">
        <w:t>where</w:t>
      </w:r>
      <w:r w:rsidR="00031604" w:rsidRPr="009802F2">
        <w:t xml:space="preserve"> </w:t>
      </w:r>
      <m:oMath>
        <m:r>
          <m:rPr>
            <m:nor/>
          </m:rPr>
          <w:rPr>
            <w:rFonts w:cstheme="minorHAnsi"/>
          </w:rPr>
          <m:t>m</m:t>
        </m:r>
      </m:oMath>
      <w:r w:rsidRPr="009802F2">
        <w:t xml:space="preserve"> represents the </w:t>
      </w:r>
      <w:r w:rsidR="00F961EB" w:rsidRPr="009802F2">
        <w:t>effective</w:t>
      </w:r>
      <w:r w:rsidRPr="009802F2">
        <w:t xml:space="preserve"> mass</w:t>
      </w:r>
      <w:r w:rsidR="00F961EB" w:rsidRPr="009802F2">
        <w:t xml:space="preserve"> of the arm with the added mass</w:t>
      </w:r>
      <w:r w:rsidR="00235BC9" w:rsidRPr="009802F2">
        <w:t xml:space="preserve"> (see Methods)</w:t>
      </w:r>
      <w:r w:rsidRPr="009802F2">
        <w:t xml:space="preserve">, and </w:t>
      </w:r>
      <m:oMath>
        <m:sSubSup>
          <m:sSubSupPr>
            <m:ctrlPr>
              <w:rPr>
                <w:rFonts w:ascii="Cambria Math" w:hAnsi="Cambria Math" w:cstheme="minorHAnsi"/>
              </w:rPr>
            </m:ctrlPr>
          </m:sSubSupPr>
          <m:e>
            <m:r>
              <m:rPr>
                <m:nor/>
              </m:rPr>
              <w:rPr>
                <w:rFonts w:cstheme="minorHAnsi"/>
              </w:rPr>
              <m:t>t</m:t>
            </m:r>
          </m:e>
          <m:sub>
            <m:r>
              <m:rPr>
                <m:nor/>
              </m:rPr>
              <w:rPr>
                <w:rFonts w:cstheme="minorHAnsi"/>
              </w:rPr>
              <m:t>m</m:t>
            </m:r>
          </m:sub>
          <m:sup/>
        </m:sSubSup>
      </m:oMath>
      <w:r w:rsidR="00031604" w:rsidRPr="009802F2">
        <w:t xml:space="preserve"> </w:t>
      </w:r>
      <w:r w:rsidRPr="009802F2">
        <w:t>is the movement duration. The best fit parameters were</w:t>
      </w:r>
      <w:ins w:id="439" w:author="Garrick W Bruening" w:date="2020-10-02T13:31:00Z">
        <w:r w:rsidR="009737ED" w:rsidRPr="009802F2">
          <w:t xml:space="preserve"> </w:t>
        </w:r>
      </w:ins>
      <m:oMath>
        <m:r>
          <m:rPr>
            <m:nor/>
          </m:rPr>
          <w:rPr>
            <w:rFonts w:cstheme="minorHAnsi"/>
            <w:rPrChange w:id="440" w:author="Garrick W Bruening" w:date="2020-10-02T13:32:00Z">
              <w:rPr>
                <w:rFonts w:ascii="Cambria Math" w:hAnsi="Cambria Math"/>
              </w:rPr>
            </w:rPrChange>
          </w:rPr>
          <m:t>a</m:t>
        </m:r>
        <m:r>
          <m:rPr>
            <m:nor/>
          </m:rPr>
          <w:rPr>
            <w:rFonts w:cstheme="minorHAnsi"/>
            <w:rPrChange w:id="441" w:author="Garrick W Bruening" w:date="2020-10-02T13:32:00Z">
              <w:rPr>
                <w:rFonts w:ascii="Cambria Math" w:hAnsi="Cambria Math"/>
                <w:i/>
              </w:rPr>
            </w:rPrChange>
          </w:rPr>
          <m:t> = 98.25 </m:t>
        </m:r>
        <m:r>
          <m:rPr>
            <m:nor/>
          </m:rPr>
          <w:rPr>
            <w:rFonts w:cstheme="minorHAnsi"/>
            <w:rPrChange w:id="442" w:author="Garrick W Bruening" w:date="2020-10-02T13:32:00Z">
              <w:rPr>
                <w:rFonts w:ascii="Cambria Math" w:hAnsi="Cambria Math"/>
              </w:rPr>
            </w:rPrChange>
          </w:rPr>
          <m:t>±</m:t>
        </m:r>
        <m:r>
          <w:ins w:id="443" w:author="Garrick W Bruening" w:date="2020-10-02T13:32:00Z">
            <m:rPr>
              <m:nor/>
            </m:rPr>
            <w:rPr>
              <w:rFonts w:ascii="Cambria Math" w:cstheme="minorHAnsi"/>
            </w:rPr>
            <m:t xml:space="preserve"> </m:t>
          </w:ins>
        </m:r>
        <m:r>
          <m:rPr>
            <m:nor/>
          </m:rPr>
          <w:rPr>
            <w:rFonts w:cstheme="minorHAnsi"/>
            <w:rPrChange w:id="444" w:author="Garrick W Bruening" w:date="2020-10-02T13:32:00Z">
              <w:rPr>
                <w:rFonts w:ascii="Cambria Math" w:hAnsi="Cambria Math"/>
                <w:i/>
              </w:rPr>
            </w:rPrChange>
          </w:rPr>
          <m:t>3.05</m:t>
        </m:r>
        <m:r>
          <w:del w:id="445" w:author="Garrick W Bruening" w:date="2020-10-02T13:32:00Z">
            <m:rPr>
              <m:nor/>
            </m:rPr>
            <w:rPr>
              <w:rPrChange w:id="446" w:author="Garrick W Bruening" w:date="2020-10-02T13:32:00Z">
                <w:rPr/>
              </w:rPrChange>
            </w:rPr>
            <m:t xml:space="preserve"> </m:t>
          </w:del>
        </m:r>
        <m:r>
          <w:del w:id="447" w:author="Garrick W Bruening" w:date="2020-10-02T13:32:00Z">
            <m:rPr>
              <m:nor/>
            </m:rPr>
            <w:rPr>
              <w:noProof/>
              <w:position w:val="-6"/>
              <w:rPrChange w:id="448" w:author="Garrick W Bruening" w:date="2020-10-02T13:32:00Z">
                <w:rPr>
                  <w:noProof/>
                  <w:position w:val="-6"/>
                </w:rPr>
              </w:rPrChange>
            </w:rPr>
            <w:object w:dxaOrig="1720" w:dyaOrig="280" w14:anchorId="789B9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14.25pt" o:ole="">
                <v:imagedata r:id="rId15" o:title=""/>
              </v:shape>
              <o:OLEObject Type="Embed" ProgID="Equation.DSMT4" ShapeID="_x0000_i1025" DrawAspect="Content" ObjectID="_1663576613" r:id="rId16"/>
            </w:object>
          </w:del>
        </m:r>
        <m:r>
          <w:del w:id="449" w:author="Garrick W Bruening" w:date="2020-10-02T13:32:00Z">
            <m:rPr>
              <m:nor/>
            </m:rPr>
            <w:rPr>
              <w:rPrChange w:id="450" w:author="Garrick W Bruening" w:date="2020-10-02T13:32:00Z">
                <w:rPr/>
              </w:rPrChange>
            </w:rPr>
            <m:t xml:space="preserve"> </m:t>
          </w:del>
        </m:r>
      </m:oMath>
      <w:r w:rsidR="00491442" w:rsidRPr="009802F2">
        <w:t>,</w:t>
      </w:r>
      <w:del w:id="451" w:author="Garrick W Bruening" w:date="2020-10-02T13:33:00Z">
        <w:r w:rsidR="00491442" w:rsidRPr="009802F2" w:rsidDel="005B5565">
          <w:delText xml:space="preserve"> </w:delText>
        </w:r>
      </w:del>
      <w:ins w:id="452" w:author="Alaa Ahmed" w:date="2020-07-23T15:38:00Z">
        <w:del w:id="453" w:author="Garrick W Bruening" w:date="2020-10-02T13:32:00Z">
          <w:r w:rsidR="00B24814" w:rsidRPr="009802F2" w:rsidDel="00787540">
            <w:rPr>
              <w:noProof/>
              <w:position w:val="-6"/>
            </w:rPr>
            <w:object w:dxaOrig="1600" w:dyaOrig="280" w14:anchorId="577D80C7">
              <v:shape id="_x0000_i1026" type="#_x0000_t75" style="width:79.45pt;height:14.25pt" o:ole="">
                <v:imagedata r:id="rId17" o:title=""/>
              </v:shape>
              <o:OLEObject Type="Embed" ProgID="Equation.DSMT4" ShapeID="_x0000_i1026" DrawAspect="Content" ObjectID="_1663576614" r:id="rId18"/>
            </w:object>
          </w:r>
        </w:del>
      </w:ins>
      <w:ins w:id="454" w:author="Garrick W Bruening" w:date="2020-10-02T13:33:00Z">
        <w:r w:rsidR="005B5565" w:rsidRPr="009802F2">
          <w:rPr>
            <w:rFonts w:eastAsiaTheme="minorEastAsia"/>
            <w:noProof/>
          </w:rPr>
          <w:t xml:space="preserve"> </w:t>
        </w:r>
      </w:ins>
      <m:oMath>
        <m:r>
          <w:ins w:id="455" w:author="Garrick W Bruening" w:date="2020-10-02T13:32:00Z">
            <m:rPr>
              <m:nor/>
            </m:rPr>
            <w:rPr>
              <w:rFonts w:cstheme="minorHAnsi"/>
              <w:rPrChange w:id="456" w:author="Garrick W Bruening" w:date="2020-10-02T13:32:00Z">
                <w:rPr>
                  <w:rFonts w:ascii="Cambria Math" w:cstheme="minorHAnsi"/>
                </w:rPr>
              </w:rPrChange>
            </w:rPr>
            <m:t>b</m:t>
          </w:ins>
        </m:r>
        <m:r>
          <w:ins w:id="457" w:author="Garrick W Bruening" w:date="2020-10-02T13:32:00Z">
            <m:rPr>
              <m:nor/>
            </m:rPr>
            <w:rPr>
              <w:rFonts w:cstheme="minorHAnsi"/>
              <w:rPrChange w:id="458" w:author="Garrick W Bruening" w:date="2020-10-02T13:32:00Z">
                <w:rPr>
                  <w:rFonts w:cstheme="minorHAnsi"/>
                </w:rPr>
              </w:rPrChange>
            </w:rPr>
            <m:t> = 0.86 ±</m:t>
          </w:ins>
        </m:r>
        <m:r>
          <w:ins w:id="459" w:author="Garrick W Bruening" w:date="2020-10-02T13:32:00Z">
            <m:rPr>
              <m:nor/>
            </m:rPr>
            <w:rPr>
              <w:rFonts w:cstheme="minorHAnsi"/>
              <w:rPrChange w:id="460" w:author="Garrick W Bruening" w:date="2020-10-02T13:32:00Z">
                <w:rPr>
                  <w:rFonts w:ascii="Cambria Math" w:cstheme="minorHAnsi"/>
                </w:rPr>
              </w:rPrChange>
            </w:rPr>
            <m:t xml:space="preserve"> 0.43</m:t>
          </w:ins>
        </m:r>
      </m:oMath>
      <w:r w:rsidR="005D36E3" w:rsidRPr="009802F2">
        <w:t>,</w:t>
      </w:r>
      <w:del w:id="461" w:author="Garrick W Bruening" w:date="2020-10-02T13:33:00Z">
        <w:r w:rsidR="005D36E3" w:rsidRPr="009802F2" w:rsidDel="005B5565">
          <w:delText xml:space="preserve"> </w:delText>
        </w:r>
      </w:del>
      <w:r w:rsidR="00491442" w:rsidRPr="009802F2">
        <w:t xml:space="preserve"> </w:t>
      </w:r>
      <w:ins w:id="462" w:author="Alaa Ahmed" w:date="2020-07-23T15:38:00Z">
        <w:del w:id="463" w:author="Garrick W Bruening" w:date="2020-10-02T13:32:00Z">
          <w:r w:rsidR="00B24814" w:rsidRPr="009802F2" w:rsidDel="007B37AA">
            <w:rPr>
              <w:noProof/>
              <w:position w:val="-4"/>
            </w:rPr>
            <w:object w:dxaOrig="1540" w:dyaOrig="260" w14:anchorId="3A8BA427">
              <v:shape id="_x0000_i1027" type="#_x0000_t75" style="width:79.45pt;height:14.25pt" o:ole="">
                <v:imagedata r:id="rId19" o:title=""/>
              </v:shape>
              <o:OLEObject Type="Embed" ProgID="Equation.DSMT4" ShapeID="_x0000_i1027" DrawAspect="Content" ObjectID="_1663576615" r:id="rId20"/>
            </w:object>
          </w:r>
        </w:del>
      </w:ins>
      <w:proofErr w:type="spellStart"/>
      <m:oMath>
        <m:r>
          <w:ins w:id="464" w:author="Garrick W Bruening" w:date="2020-10-02T13:32:00Z">
            <m:rPr>
              <m:nor/>
            </m:rPr>
            <w:rPr>
              <w:rFonts w:cstheme="minorHAnsi"/>
              <w:rPrChange w:id="465" w:author="Garrick W Bruening" w:date="2020-10-02T13:33:00Z">
                <w:rPr>
                  <w:rFonts w:ascii="Cambria Math" w:cstheme="minorHAnsi"/>
                </w:rPr>
              </w:rPrChange>
            </w:rPr>
            <m:t>i</m:t>
          </w:ins>
        </m:r>
        <w:proofErr w:type="spellEnd"/>
        <m:r>
          <w:ins w:id="466" w:author="Garrick W Bruening" w:date="2020-10-02T13:32:00Z">
            <m:rPr>
              <m:nor/>
            </m:rPr>
            <w:rPr>
              <w:rFonts w:cstheme="minorHAnsi"/>
              <w:rPrChange w:id="467" w:author="Garrick W Bruening" w:date="2020-10-02T13:33:00Z">
                <w:rPr>
                  <w:rFonts w:cstheme="minorHAnsi"/>
                </w:rPr>
              </w:rPrChange>
            </w:rPr>
            <m:t> = </m:t>
          </w:ins>
        </m:r>
        <m:r>
          <w:ins w:id="468" w:author="Garrick W Bruening" w:date="2020-10-02T13:33:00Z">
            <m:rPr>
              <m:nor/>
            </m:rPr>
            <w:rPr>
              <w:rFonts w:ascii="Cambria Math" w:cstheme="minorHAnsi"/>
            </w:rPr>
            <m:t>0.83</m:t>
          </w:ins>
        </m:r>
        <m:r>
          <w:ins w:id="469" w:author="Garrick W Bruening" w:date="2020-10-02T13:32:00Z">
            <m:rPr>
              <m:nor/>
            </m:rPr>
            <w:rPr>
              <w:rFonts w:cstheme="minorHAnsi"/>
              <w:rPrChange w:id="470" w:author="Garrick W Bruening" w:date="2020-10-02T13:33:00Z">
                <w:rPr>
                  <w:rFonts w:cstheme="minorHAnsi"/>
                </w:rPr>
              </w:rPrChange>
            </w:rPr>
            <m:t> ±</m:t>
          </w:ins>
        </m:r>
        <m:r>
          <w:ins w:id="471" w:author="Garrick W Bruening" w:date="2020-10-02T13:33:00Z">
            <m:rPr>
              <m:nor/>
            </m:rPr>
            <w:rPr>
              <w:rFonts w:ascii="Cambria Math" w:cstheme="minorHAnsi"/>
            </w:rPr>
            <m:t xml:space="preserve"> </m:t>
          </w:ins>
        </m:r>
        <m:r>
          <w:ins w:id="472" w:author="Garrick W Bruening" w:date="2020-10-02T13:33:00Z">
            <m:rPr>
              <m:nor/>
            </m:rPr>
            <w:rPr>
              <w:rFonts w:cstheme="minorHAnsi"/>
            </w:rPr>
            <m:t>0.10</m:t>
          </w:ins>
        </m:r>
      </m:oMath>
      <w:r w:rsidR="005D36E3" w:rsidRPr="009802F2">
        <w:t xml:space="preserve">, and </w:t>
      </w:r>
      <w:ins w:id="473" w:author="Alaa Ahmed" w:date="2020-07-23T15:39:00Z">
        <w:del w:id="474" w:author="Garrick W Bruening" w:date="2020-10-02T13:33:00Z">
          <w:r w:rsidR="00B24814" w:rsidRPr="009802F2" w:rsidDel="00EC2C7A">
            <w:rPr>
              <w:noProof/>
              <w:position w:val="-10"/>
            </w:rPr>
            <w:object w:dxaOrig="1560" w:dyaOrig="320" w14:anchorId="291AE95B">
              <v:shape id="_x0000_i1028" type="#_x0000_t75" style="width:79.45pt;height:14.25pt" o:ole="">
                <v:imagedata r:id="rId21" o:title=""/>
              </v:shape>
              <o:OLEObject Type="Embed" ProgID="Equation.DSMT4" ShapeID="_x0000_i1028" DrawAspect="Content" ObjectID="_1663576616" r:id="rId22"/>
            </w:object>
          </w:r>
        </w:del>
      </w:ins>
      <m:oMath>
        <m:r>
          <w:ins w:id="475" w:author="Garrick W Bruening" w:date="2020-10-02T13:34:00Z">
            <m:rPr>
              <m:nor/>
            </m:rPr>
            <w:rPr>
              <w:rFonts w:cstheme="minorHAnsi"/>
            </w:rPr>
            <m:t>j</m:t>
          </w:ins>
        </m:r>
        <m:r>
          <w:ins w:id="476" w:author="Garrick W Bruening" w:date="2020-10-02T13:33:00Z">
            <m:rPr>
              <m:nor/>
            </m:rPr>
            <w:rPr>
              <w:rFonts w:cstheme="minorHAnsi"/>
            </w:rPr>
            <m:t> = </m:t>
          </w:ins>
        </m:r>
        <m:r>
          <w:ins w:id="477" w:author="Garrick W Bruening" w:date="2020-10-02T13:34:00Z">
            <m:rPr>
              <m:nor/>
            </m:rPr>
            <w:rPr>
              <w:rFonts w:cstheme="minorHAnsi"/>
            </w:rPr>
            <m:t>5.83</m:t>
          </w:ins>
        </m:r>
        <m:r>
          <w:ins w:id="478" w:author="Garrick W Bruening" w:date="2020-10-02T13:33:00Z">
            <m:rPr>
              <m:nor/>
            </m:rPr>
            <w:rPr>
              <w:rFonts w:cstheme="minorHAnsi"/>
            </w:rPr>
            <m:t> ±</m:t>
          </w:ins>
        </m:r>
        <m:r>
          <w:ins w:id="479" w:author="Garrick W Bruening" w:date="2020-10-02T13:33:00Z">
            <m:rPr>
              <m:nor/>
            </m:rPr>
            <w:rPr>
              <w:rFonts w:ascii="Cambria Math" w:cstheme="minorHAnsi"/>
            </w:rPr>
            <m:t xml:space="preserve"> </m:t>
          </w:ins>
        </m:r>
        <m:r>
          <w:ins w:id="480" w:author="Garrick W Bruening" w:date="2020-10-02T13:34:00Z">
            <m:rPr>
              <m:nor/>
            </m:rPr>
            <w:rPr>
              <w:rFonts w:cstheme="minorHAnsi"/>
            </w:rPr>
            <m:t>0.60</m:t>
          </w:ins>
        </m:r>
      </m:oMath>
      <w:ins w:id="481" w:author="Garrick W Bruening" w:date="2020-10-02T13:33:00Z">
        <w:r w:rsidR="00EC2C7A" w:rsidRPr="009802F2">
          <w:rPr>
            <w:noProof/>
          </w:rPr>
          <w:t xml:space="preserve"> </w:t>
        </w:r>
      </w:ins>
      <w:r w:rsidR="007A0B4D" w:rsidRPr="009802F2">
        <w:rPr>
          <w:noProof/>
        </w:rPr>
        <w:t>(</w:t>
      </w:r>
      <w:commentRangeStart w:id="482"/>
      <w:commentRangeStart w:id="483"/>
      <w:r w:rsidR="007A0B4D" w:rsidRPr="009802F2">
        <w:rPr>
          <w:rPrChange w:id="484" w:author="Alaa Ahmed" w:date="2020-08-05T12:01:00Z">
            <w:rPr>
              <w:highlight w:val="yellow"/>
            </w:rPr>
          </w:rPrChange>
        </w:rPr>
        <w:t xml:space="preserve">SSE = </w:t>
      </w:r>
      <w:ins w:id="485" w:author="Alaa Ahmed" w:date="2020-07-30T17:02:00Z">
        <w:r w:rsidR="00687AE9" w:rsidRPr="009802F2">
          <w:rPr>
            <w:rPrChange w:id="486" w:author="Alaa Ahmed" w:date="2020-08-05T12:01:00Z">
              <w:rPr>
                <w:highlight w:val="yellow"/>
              </w:rPr>
            </w:rPrChange>
          </w:rPr>
          <w:t>1</w:t>
        </w:r>
      </w:ins>
      <w:ins w:id="487" w:author="Alaa Ahmed" w:date="2020-07-30T17:03:00Z">
        <w:r w:rsidR="009633BC" w:rsidRPr="009802F2">
          <w:rPr>
            <w:rPrChange w:id="488" w:author="Alaa Ahmed" w:date="2020-08-05T12:01:00Z">
              <w:rPr>
                <w:highlight w:val="yellow"/>
              </w:rPr>
            </w:rPrChange>
          </w:rPr>
          <w:t>208</w:t>
        </w:r>
      </w:ins>
      <w:ins w:id="489" w:author="Alaa Ahmed" w:date="2020-07-30T17:04:00Z">
        <w:r w:rsidR="009003C9" w:rsidRPr="009802F2">
          <w:rPr>
            <w:rPrChange w:id="490" w:author="Alaa Ahmed" w:date="2020-08-05T12:01:00Z">
              <w:rPr>
                <w:highlight w:val="yellow"/>
              </w:rPr>
            </w:rPrChange>
          </w:rPr>
          <w:t>72</w:t>
        </w:r>
      </w:ins>
      <w:ins w:id="491" w:author="Alaa Ahmed" w:date="2020-07-30T17:05:00Z">
        <w:r w:rsidR="001A6335" w:rsidRPr="009802F2">
          <w:rPr>
            <w:rPrChange w:id="492" w:author="Alaa Ahmed" w:date="2020-08-05T12:01:00Z">
              <w:rPr>
                <w:highlight w:val="yellow"/>
              </w:rPr>
            </w:rPrChange>
          </w:rPr>
          <w:t>.75</w:t>
        </w:r>
      </w:ins>
      <w:ins w:id="493" w:author="Alaa Ahmed" w:date="2020-07-30T17:04:00Z">
        <w:r w:rsidR="009003C9" w:rsidRPr="009802F2">
          <w:rPr>
            <w:rPrChange w:id="494" w:author="Alaa Ahmed" w:date="2020-08-05T12:01:00Z">
              <w:rPr>
                <w:highlight w:val="yellow"/>
              </w:rPr>
            </w:rPrChange>
          </w:rPr>
          <w:t>,</w:t>
        </w:r>
      </w:ins>
      <w:ins w:id="495" w:author="Alaa Ahmed" w:date="2020-07-30T17:03:00Z">
        <w:r w:rsidR="00EE6CFB" w:rsidRPr="009802F2">
          <w:rPr>
            <w:rPrChange w:id="496" w:author="Alaa Ahmed" w:date="2020-08-05T12:01:00Z">
              <w:rPr>
                <w:highlight w:val="yellow"/>
              </w:rPr>
            </w:rPrChange>
          </w:rPr>
          <w:t xml:space="preserve"> </w:t>
        </w:r>
      </w:ins>
      <w:del w:id="497" w:author="Alaa Ahmed" w:date="2020-07-30T17:02:00Z">
        <w:r w:rsidR="007A0B4D" w:rsidRPr="009802F2" w:rsidDel="00687AE9">
          <w:rPr>
            <w:rPrChange w:id="498" w:author="Alaa Ahmed" w:date="2020-08-05T12:01:00Z">
              <w:rPr>
                <w:highlight w:val="yellow"/>
              </w:rPr>
            </w:rPrChange>
          </w:rPr>
          <w:delText>x</w:delText>
        </w:r>
        <w:r w:rsidR="007A0B4D" w:rsidRPr="009802F2" w:rsidDel="001943F4">
          <w:rPr>
            <w:rPrChange w:id="499" w:author="Alaa Ahmed" w:date="2020-08-05T12:01:00Z">
              <w:rPr>
                <w:highlight w:val="yellow"/>
              </w:rPr>
            </w:rPrChange>
          </w:rPr>
          <w:delText>x</w:delText>
        </w:r>
        <w:commentRangeEnd w:id="482"/>
        <w:r w:rsidR="00DC307A" w:rsidRPr="009802F2" w:rsidDel="001943F4">
          <w:rPr>
            <w:rStyle w:val="CommentReference"/>
          </w:rPr>
          <w:commentReference w:id="482"/>
        </w:r>
        <w:commentRangeEnd w:id="483"/>
        <w:r w:rsidR="00BC33B8" w:rsidRPr="009802F2" w:rsidDel="001943F4">
          <w:rPr>
            <w:rStyle w:val="CommentReference"/>
          </w:rPr>
          <w:commentReference w:id="483"/>
        </w:r>
      </w:del>
      <w:ins w:id="500" w:author="Alaa Ahmed" w:date="2020-07-27T12:57:00Z">
        <w:r w:rsidR="001D26F5" w:rsidRPr="009802F2">
          <w:rPr>
            <w:noProof/>
          </w:rPr>
          <w:t xml:space="preserve">AIC = </w:t>
        </w:r>
      </w:ins>
      <w:ins w:id="501" w:author="Alaa Ahmed" w:date="2020-07-27T12:58:00Z">
        <w:r w:rsidR="00553AA4" w:rsidRPr="009802F2">
          <w:rPr>
            <w:noProof/>
          </w:rPr>
          <w:t>1750</w:t>
        </w:r>
      </w:ins>
      <w:ins w:id="502" w:author="Alaa Ahmed" w:date="2020-07-27T12:59:00Z">
        <w:r w:rsidR="00553AA4" w:rsidRPr="009802F2">
          <w:rPr>
            <w:noProof/>
          </w:rPr>
          <w:t>.83</w:t>
        </w:r>
      </w:ins>
      <w:r w:rsidR="007A0B4D" w:rsidRPr="009802F2">
        <w:rPr>
          <w:noProof/>
        </w:rPr>
        <w:t>)</w:t>
      </w:r>
      <w:r w:rsidRPr="009802F2">
        <w:t xml:space="preserve">. </w:t>
      </w:r>
      <w:ins w:id="503" w:author="Alaa Ahmed" w:date="2020-07-27T12:59:00Z">
        <w:r w:rsidR="00553AA4" w:rsidRPr="009802F2">
          <w:t>We</w:t>
        </w:r>
        <w:r w:rsidR="00D81B30" w:rsidRPr="009802F2">
          <w:t xml:space="preserve"> tested an alternative formulation wherein</w:t>
        </w:r>
        <w:r w:rsidR="00E92903" w:rsidRPr="009802F2">
          <w:t xml:space="preserve"> the </w:t>
        </w:r>
        <w:r w:rsidR="00BF1B4C" w:rsidRPr="009802F2">
          <w:t xml:space="preserve">constant, a, </w:t>
        </w:r>
        <w:r w:rsidR="009C03DF" w:rsidRPr="009802F2">
          <w:t>was also scaled by the effective mass of the movement</w:t>
        </w:r>
      </w:ins>
      <w:ins w:id="504" w:author="Alaa Ahmed" w:date="2020-07-27T13:07:00Z">
        <w:r w:rsidR="00900893" w:rsidRPr="009802F2">
          <w:t xml:space="preserve"> raised to a power</w:t>
        </w:r>
      </w:ins>
      <w:ins w:id="505" w:author="Alaa Ahmed" w:date="2020-07-27T12:59:00Z">
        <w:r w:rsidR="009C03DF" w:rsidRPr="009802F2">
          <w:t>:</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A6DEB" w:rsidRPr="009802F2" w14:paraId="63183BEC" w14:textId="77777777" w:rsidTr="002B76E7">
        <w:trPr>
          <w:ins w:id="506" w:author="Alaa Ahmed" w:date="2020-07-27T13:05:00Z"/>
        </w:trPr>
        <w:tc>
          <w:tcPr>
            <w:tcW w:w="500" w:type="pct"/>
          </w:tcPr>
          <w:p w14:paraId="763641F3" w14:textId="77777777" w:rsidR="002A6DEB" w:rsidRPr="009802F2" w:rsidRDefault="002A6DEB" w:rsidP="002B76E7">
            <w:pPr>
              <w:rPr>
                <w:ins w:id="507" w:author="Alaa Ahmed" w:date="2020-07-27T13:05:00Z"/>
              </w:rPr>
            </w:pPr>
          </w:p>
        </w:tc>
        <w:tc>
          <w:tcPr>
            <w:tcW w:w="4000" w:type="pct"/>
            <w:vAlign w:val="center"/>
          </w:tcPr>
          <w:p w14:paraId="2B76B8B2" w14:textId="774F28EE" w:rsidR="002A6DEB" w:rsidRPr="009802F2" w:rsidRDefault="002E6FCC">
            <w:pPr>
              <w:jc w:val="center"/>
              <w:rPr>
                <w:ins w:id="508" w:author="Alaa Ahmed" w:date="2020-07-27T13:05:00Z"/>
                <w:rFonts w:eastAsiaTheme="minorEastAsia" w:cstheme="minorHAnsi"/>
                <w:rPrChange w:id="509" w:author="Garrick W Bruening" w:date="2020-10-02T13:35:00Z">
                  <w:rPr>
                    <w:ins w:id="510" w:author="Alaa Ahmed" w:date="2020-07-27T13:05:00Z"/>
                  </w:rPr>
                </w:rPrChange>
              </w:rPr>
            </w:pPr>
            <m:oMath>
              <m:sSub>
                <m:sSubPr>
                  <m:ctrlPr>
                    <w:ins w:id="511" w:author="Alaa Ahmed" w:date="2020-07-27T13:05:00Z">
                      <w:rPr>
                        <w:rFonts w:ascii="Cambria Math" w:hAnsi="Cambria Math" w:cstheme="minorHAnsi"/>
                      </w:rPr>
                    </w:ins>
                  </m:ctrlPr>
                </m:sSubPr>
                <m:e>
                  <m:acc>
                    <m:accPr>
                      <m:chr m:val="̇"/>
                      <m:ctrlPr>
                        <w:ins w:id="512" w:author="Alaa Ahmed" w:date="2020-07-27T13:05:00Z">
                          <w:rPr>
                            <w:rFonts w:ascii="Cambria Math" w:hAnsi="Cambria Math" w:cstheme="minorHAnsi"/>
                          </w:rPr>
                        </w:ins>
                      </m:ctrlPr>
                    </m:accPr>
                    <m:e>
                      <m:r>
                        <w:ins w:id="513" w:author="Alaa Ahmed" w:date="2020-07-27T13:05:00Z">
                          <m:rPr>
                            <m:nor/>
                          </m:rPr>
                          <w:rPr>
                            <w:rFonts w:cstheme="minorHAnsi"/>
                            <w:rPrChange w:id="514" w:author="Garrick W Bruening" w:date="2020-10-02T13:35:00Z">
                              <w:rPr>
                                <w:rFonts w:ascii="Cambria Math" w:hAnsi="Cambria Math" w:cstheme="minorHAnsi"/>
                                <w:i/>
                              </w:rPr>
                            </w:rPrChange>
                          </w:rPr>
                          <m:t>e</m:t>
                        </w:ins>
                      </m:r>
                    </m:e>
                  </m:acc>
                </m:e>
                <m:sub>
                  <m:r>
                    <w:ins w:id="515" w:author="Alaa Ahmed" w:date="2020-07-27T13:05:00Z">
                      <m:rPr>
                        <m:nor/>
                      </m:rPr>
                      <w:rPr>
                        <w:rFonts w:cstheme="minorHAnsi"/>
                        <w:rPrChange w:id="516" w:author="Garrick W Bruening" w:date="2020-10-02T13:35:00Z">
                          <w:rPr>
                            <w:rFonts w:ascii="Cambria Math" w:hAnsi="Cambria Math" w:cstheme="minorHAnsi"/>
                            <w:i/>
                          </w:rPr>
                        </w:rPrChange>
                      </w:rPr>
                      <m:t>m</m:t>
                    </w:ins>
                  </m:r>
                </m:sub>
              </m:sSub>
              <m:r>
                <w:ins w:id="517" w:author="Alaa Ahmed" w:date="2020-07-27T13:05:00Z">
                  <m:rPr>
                    <m:nor/>
                  </m:rPr>
                  <w:rPr>
                    <w:rFonts w:cstheme="minorHAnsi"/>
                    <w:rPrChange w:id="518" w:author="Garrick W Bruening" w:date="2020-10-02T13:35:00Z">
                      <w:rPr>
                        <w:rFonts w:ascii="Cambria Math" w:hAnsi="Cambria Math" w:cstheme="minorHAnsi"/>
                        <w:i/>
                      </w:rPr>
                    </w:rPrChange>
                  </w:rPr>
                  <m:t>=a</m:t>
                </w:ins>
              </m:r>
              <m:sSup>
                <m:sSupPr>
                  <m:ctrlPr>
                    <w:ins w:id="519" w:author="Alaa Ahmed" w:date="2020-08-05T11:43:00Z">
                      <w:rPr>
                        <w:rFonts w:ascii="Cambria Math" w:hAnsi="Cambria Math" w:cstheme="minorHAnsi"/>
                      </w:rPr>
                    </w:ins>
                  </m:ctrlPr>
                </m:sSupPr>
                <m:e>
                  <m:r>
                    <w:ins w:id="520" w:author="Alaa Ahmed" w:date="2020-08-05T11:43:00Z">
                      <m:rPr>
                        <m:nor/>
                      </m:rPr>
                      <w:rPr>
                        <w:rFonts w:cstheme="minorHAnsi"/>
                        <w:rPrChange w:id="521" w:author="Garrick W Bruening" w:date="2020-10-02T13:35:00Z">
                          <w:rPr>
                            <w:rFonts w:ascii="Cambria Math" w:hAnsi="Cambria Math" w:cstheme="minorHAnsi"/>
                            <w:i/>
                          </w:rPr>
                        </w:rPrChange>
                      </w:rPr>
                      <m:t>m</m:t>
                    </w:ins>
                  </m:r>
                </m:e>
                <m:sup>
                  <m:r>
                    <w:ins w:id="522" w:author="Alaa Ahmed" w:date="2020-08-05T11:43:00Z">
                      <m:rPr>
                        <m:nor/>
                      </m:rPr>
                      <w:rPr>
                        <w:rFonts w:cstheme="minorHAnsi"/>
                        <w:rPrChange w:id="523" w:author="Garrick W Bruening" w:date="2020-10-02T13:35:00Z">
                          <w:rPr>
                            <w:rFonts w:ascii="Cambria Math" w:hAnsi="Cambria Math" w:cstheme="minorHAnsi"/>
                            <w:i/>
                          </w:rPr>
                        </w:rPrChange>
                      </w:rPr>
                      <m:t>k</m:t>
                    </w:ins>
                  </m:r>
                </m:sup>
              </m:sSup>
              <m:r>
                <w:ins w:id="524" w:author="Alaa Ahmed" w:date="2020-07-27T13:05:00Z">
                  <m:rPr>
                    <m:nor/>
                  </m:rPr>
                  <w:rPr>
                    <w:rFonts w:cstheme="minorHAnsi"/>
                    <w:rPrChange w:id="525" w:author="Garrick W Bruening" w:date="2020-10-02T13:35:00Z">
                      <w:rPr>
                        <w:rFonts w:ascii="Cambria Math" w:hAnsi="Cambria Math" w:cstheme="minorHAnsi"/>
                        <w:i/>
                      </w:rPr>
                    </w:rPrChange>
                  </w:rPr>
                  <m:t>+</m:t>
                </w:ins>
              </m:r>
              <m:f>
                <m:fPr>
                  <m:ctrlPr>
                    <w:ins w:id="526" w:author="Alaa Ahmed" w:date="2020-07-27T13:05:00Z">
                      <w:rPr>
                        <w:rFonts w:ascii="Cambria Math" w:hAnsi="Cambria Math" w:cstheme="minorHAnsi"/>
                      </w:rPr>
                    </w:ins>
                  </m:ctrlPr>
                </m:fPr>
                <m:num>
                  <m:r>
                    <w:ins w:id="527" w:author="Alaa Ahmed" w:date="2020-07-27T13:05:00Z">
                      <m:rPr>
                        <m:nor/>
                      </m:rPr>
                      <w:rPr>
                        <w:rFonts w:cstheme="minorHAnsi"/>
                        <w:rPrChange w:id="528" w:author="Garrick W Bruening" w:date="2020-10-02T13:35:00Z">
                          <w:rPr>
                            <w:rFonts w:ascii="Cambria Math" w:hAnsi="Cambria Math" w:cstheme="minorHAnsi"/>
                            <w:i/>
                          </w:rPr>
                        </w:rPrChange>
                      </w:rPr>
                      <m:t>b</m:t>
                    </w:ins>
                  </m:r>
                  <m:sSup>
                    <m:sSupPr>
                      <m:ctrlPr>
                        <w:ins w:id="529" w:author="Alaa Ahmed" w:date="2020-07-27T13:05:00Z">
                          <w:rPr>
                            <w:rFonts w:ascii="Cambria Math" w:hAnsi="Cambria Math" w:cstheme="minorHAnsi"/>
                          </w:rPr>
                        </w:ins>
                      </m:ctrlPr>
                    </m:sSupPr>
                    <m:e>
                      <m:r>
                        <w:ins w:id="530" w:author="Alaa Ahmed" w:date="2020-07-27T13:05:00Z">
                          <m:rPr>
                            <m:nor/>
                          </m:rPr>
                          <w:rPr>
                            <w:rFonts w:cstheme="minorHAnsi"/>
                            <w:rPrChange w:id="531" w:author="Garrick W Bruening" w:date="2020-10-02T13:35:00Z">
                              <w:rPr>
                                <w:rFonts w:ascii="Cambria Math" w:hAnsi="Cambria Math" w:cstheme="minorHAnsi"/>
                                <w:i/>
                              </w:rPr>
                            </w:rPrChange>
                          </w:rPr>
                          <m:t>m</m:t>
                        </w:ins>
                      </m:r>
                    </m:e>
                    <m:sup>
                      <m:r>
                        <w:ins w:id="532" w:author="Alaa Ahmed" w:date="2020-07-27T13:05:00Z">
                          <m:rPr>
                            <m:nor/>
                          </m:rPr>
                          <w:rPr>
                            <w:rFonts w:cstheme="minorHAnsi"/>
                            <w:rPrChange w:id="533" w:author="Garrick W Bruening" w:date="2020-10-02T13:35:00Z">
                              <w:rPr>
                                <w:rFonts w:ascii="Cambria Math" w:hAnsi="Cambria Math" w:cstheme="minorHAnsi"/>
                                <w:i/>
                              </w:rPr>
                            </w:rPrChange>
                          </w:rPr>
                          <m:t>i</m:t>
                        </w:ins>
                      </m:r>
                    </m:sup>
                  </m:sSup>
                </m:num>
                <m:den>
                  <m:sSubSup>
                    <m:sSubSupPr>
                      <m:ctrlPr>
                        <w:ins w:id="534" w:author="Alaa Ahmed" w:date="2020-07-27T13:05:00Z">
                          <w:rPr>
                            <w:rFonts w:ascii="Cambria Math" w:hAnsi="Cambria Math" w:cstheme="minorHAnsi"/>
                          </w:rPr>
                        </w:ins>
                      </m:ctrlPr>
                    </m:sSubSupPr>
                    <m:e>
                      <m:r>
                        <w:ins w:id="535" w:author="Alaa Ahmed" w:date="2020-07-27T13:05:00Z">
                          <m:rPr>
                            <m:nor/>
                          </m:rPr>
                          <w:rPr>
                            <w:rFonts w:cstheme="minorHAnsi"/>
                            <w:rPrChange w:id="536" w:author="Garrick W Bruening" w:date="2020-10-02T13:35:00Z">
                              <w:rPr>
                                <w:rFonts w:ascii="Cambria Math" w:hAnsi="Cambria Math" w:cstheme="minorHAnsi"/>
                                <w:i/>
                              </w:rPr>
                            </w:rPrChange>
                          </w:rPr>
                          <m:t>t</m:t>
                        </w:ins>
                      </m:r>
                    </m:e>
                    <m:sub>
                      <m:r>
                        <w:ins w:id="537" w:author="Alaa Ahmed" w:date="2020-07-27T13:05:00Z">
                          <m:rPr>
                            <m:nor/>
                          </m:rPr>
                          <w:rPr>
                            <w:rFonts w:cstheme="minorHAnsi"/>
                            <w:rPrChange w:id="538" w:author="Garrick W Bruening" w:date="2020-10-02T13:35:00Z">
                              <w:rPr>
                                <w:rFonts w:ascii="Cambria Math" w:hAnsi="Cambria Math" w:cstheme="minorHAnsi"/>
                                <w:i/>
                              </w:rPr>
                            </w:rPrChange>
                          </w:rPr>
                          <m:t>m</m:t>
                        </w:ins>
                      </m:r>
                    </m:sub>
                    <m:sup>
                      <m:r>
                        <w:ins w:id="539" w:author="Alaa Ahmed" w:date="2020-07-27T13:05:00Z">
                          <m:rPr>
                            <m:nor/>
                          </m:rPr>
                          <w:rPr>
                            <w:rFonts w:cstheme="minorHAnsi"/>
                            <w:rPrChange w:id="540" w:author="Garrick W Bruening" w:date="2020-10-02T13:35:00Z">
                              <w:rPr>
                                <w:rFonts w:ascii="Cambria Math" w:hAnsi="Cambria Math" w:cstheme="minorHAnsi"/>
                                <w:i/>
                              </w:rPr>
                            </w:rPrChange>
                          </w:rPr>
                          <m:t>j</m:t>
                        </w:ins>
                      </m:r>
                    </m:sup>
                  </m:sSubSup>
                </m:den>
              </m:f>
            </m:oMath>
            <w:del w:id="541" w:author="Alaa Ahmed" w:date="2020-08-05T11:43:00Z">
              <w:r w:rsidR="006A263C" w:rsidRPr="009802F2" w:rsidDel="00475269">
                <w:rPr>
                  <w:rFonts w:cstheme="minorHAnsi"/>
                  <w:noProof/>
                  <w:rPrChange w:id="542" w:author="Garrick W Bruening" w:date="2020-10-02T13:35:00Z">
                    <w:rPr>
                      <w:noProof/>
                    </w:rPr>
                  </w:rPrChange>
                </w:rPr>
                <w:fldChar w:fldCharType="begin"/>
              </w:r>
              <w:r w:rsidR="006A263C" w:rsidRPr="009802F2" w:rsidDel="00475269">
                <w:rPr>
                  <w:rFonts w:cstheme="minorHAnsi"/>
                  <w:noProof/>
                  <w:rPrChange w:id="543" w:author="Garrick W Bruening" w:date="2020-10-02T13:35:00Z">
                    <w:rPr>
                      <w:noProof/>
                    </w:rPr>
                  </w:rPrChange>
                </w:rPr>
                <w:fldChar w:fldCharType="end"/>
              </w:r>
            </w:del>
          </w:p>
        </w:tc>
        <w:tc>
          <w:tcPr>
            <w:tcW w:w="500" w:type="pct"/>
            <w:vAlign w:val="center"/>
          </w:tcPr>
          <w:p w14:paraId="04985597" w14:textId="1340AD99" w:rsidR="002A6DEB" w:rsidRPr="009802F2" w:rsidRDefault="00062CB6">
            <w:pPr>
              <w:pStyle w:val="Caption"/>
              <w:keepNext/>
              <w:jc w:val="right"/>
              <w:rPr>
                <w:ins w:id="544" w:author="Alaa Ahmed" w:date="2020-07-27T13:05:00Z"/>
                <w:i w:val="0"/>
                <w:iCs w:val="0"/>
                <w:sz w:val="22"/>
                <w:szCs w:val="22"/>
                <w:rPrChange w:id="545" w:author="Garrick W Bruening" w:date="2020-10-06T11:56:00Z">
                  <w:rPr>
                    <w:ins w:id="546" w:author="Alaa Ahmed" w:date="2020-07-27T13:05:00Z"/>
                    <w:i w:val="0"/>
                    <w:sz w:val="24"/>
                    <w:szCs w:val="24"/>
                  </w:rPr>
                </w:rPrChange>
              </w:rPr>
            </w:pPr>
            <w:ins w:id="547" w:author="Garrick W Bruening" w:date="2020-10-06T11:56:00Z">
              <w:r w:rsidRPr="009802F2">
                <w:rPr>
                  <w:i w:val="0"/>
                  <w:iCs w:val="0"/>
                  <w:color w:val="000000" w:themeColor="text1"/>
                  <w:sz w:val="22"/>
                  <w:szCs w:val="22"/>
                </w:rPr>
                <w:t>(</w:t>
              </w:r>
              <w:r w:rsidRPr="009802F2">
                <w:rPr>
                  <w:i w:val="0"/>
                  <w:iCs w:val="0"/>
                  <w:color w:val="000000" w:themeColor="text1"/>
                  <w:sz w:val="22"/>
                  <w:szCs w:val="22"/>
                  <w:rPrChange w:id="548" w:author="Garrick W Bruening" w:date="2020-10-06T11:56:00Z">
                    <w:rPr/>
                  </w:rPrChange>
                </w:rPr>
                <w:fldChar w:fldCharType="begin"/>
              </w:r>
              <w:r w:rsidRPr="009802F2">
                <w:rPr>
                  <w:i w:val="0"/>
                  <w:iCs w:val="0"/>
                  <w:color w:val="000000" w:themeColor="text1"/>
                  <w:sz w:val="22"/>
                  <w:szCs w:val="22"/>
                  <w:rPrChange w:id="549" w:author="Garrick W Bruening" w:date="2020-10-06T11:56:00Z">
                    <w:rPr/>
                  </w:rPrChange>
                </w:rPr>
                <w:instrText xml:space="preserve"> SEQ Equation \* ARABIC </w:instrText>
              </w:r>
              <w:r w:rsidRPr="009802F2">
                <w:rPr>
                  <w:i w:val="0"/>
                  <w:iCs w:val="0"/>
                  <w:color w:val="000000" w:themeColor="text1"/>
                  <w:sz w:val="22"/>
                  <w:szCs w:val="22"/>
                  <w:rPrChange w:id="550" w:author="Garrick W Bruening" w:date="2020-10-06T11:56:00Z">
                    <w:rPr/>
                  </w:rPrChange>
                </w:rPr>
                <w:fldChar w:fldCharType="separate"/>
              </w:r>
            </w:ins>
            <w:r w:rsidR="005B369E" w:rsidRPr="009802F2">
              <w:rPr>
                <w:i w:val="0"/>
                <w:iCs w:val="0"/>
                <w:noProof/>
                <w:color w:val="000000" w:themeColor="text1"/>
                <w:sz w:val="22"/>
                <w:szCs w:val="22"/>
              </w:rPr>
              <w:t>2</w:t>
            </w:r>
            <w:ins w:id="551" w:author="Garrick W Bruening" w:date="2020-10-06T11:56:00Z">
              <w:r w:rsidRPr="009802F2">
                <w:rPr>
                  <w:i w:val="0"/>
                  <w:iCs w:val="0"/>
                  <w:color w:val="000000" w:themeColor="text1"/>
                  <w:sz w:val="22"/>
                  <w:szCs w:val="22"/>
                  <w:rPrChange w:id="552" w:author="Garrick W Bruening" w:date="2020-10-06T11:56:00Z">
                    <w:rPr/>
                  </w:rPrChange>
                </w:rPr>
                <w:fldChar w:fldCharType="end"/>
              </w:r>
              <w:r w:rsidRPr="009802F2">
                <w:rPr>
                  <w:i w:val="0"/>
                  <w:iCs w:val="0"/>
                  <w:color w:val="000000" w:themeColor="text1"/>
                  <w:sz w:val="22"/>
                  <w:szCs w:val="22"/>
                </w:rPr>
                <w:t>)</w:t>
              </w:r>
            </w:ins>
            <w:ins w:id="553" w:author="Alaa Ahmed" w:date="2020-07-27T13:05:00Z">
              <w:del w:id="554" w:author="Garrick W Bruening" w:date="2020-10-06T11:54:00Z">
                <w:r w:rsidR="002A6DEB" w:rsidRPr="009802F2" w:rsidDel="00F3246C">
                  <w:rPr>
                    <w:i w:val="0"/>
                    <w:iCs w:val="0"/>
                    <w:color w:val="auto"/>
                    <w:sz w:val="22"/>
                    <w:szCs w:val="22"/>
                    <w:rPrChange w:id="555" w:author="Garrick W Bruening" w:date="2020-10-06T11:56:00Z">
                      <w:rPr>
                        <w:i w:val="0"/>
                        <w:iCs w:val="0"/>
                        <w:color w:val="auto"/>
                        <w:sz w:val="24"/>
                        <w:szCs w:val="24"/>
                      </w:rPr>
                    </w:rPrChange>
                  </w:rPr>
                  <w:delText>(</w:delText>
                </w:r>
                <w:r w:rsidR="008834C0" w:rsidRPr="009802F2" w:rsidDel="00F3246C">
                  <w:rPr>
                    <w:i w:val="0"/>
                    <w:iCs w:val="0"/>
                    <w:color w:val="auto"/>
                    <w:sz w:val="22"/>
                    <w:szCs w:val="22"/>
                    <w:rPrChange w:id="556" w:author="Garrick W Bruening" w:date="2020-10-06T11:56:00Z">
                      <w:rPr>
                        <w:i w:val="0"/>
                        <w:iCs w:val="0"/>
                        <w:color w:val="auto"/>
                        <w:sz w:val="24"/>
                        <w:szCs w:val="24"/>
                      </w:rPr>
                    </w:rPrChange>
                  </w:rPr>
                  <w:delText>2</w:delText>
                </w:r>
                <w:r w:rsidR="002A6DEB" w:rsidRPr="009802F2" w:rsidDel="00F3246C">
                  <w:rPr>
                    <w:i w:val="0"/>
                    <w:iCs w:val="0"/>
                    <w:color w:val="auto"/>
                    <w:sz w:val="22"/>
                    <w:szCs w:val="22"/>
                    <w:rPrChange w:id="557" w:author="Garrick W Bruening" w:date="2020-10-06T11:56:00Z">
                      <w:rPr>
                        <w:i w:val="0"/>
                        <w:iCs w:val="0"/>
                        <w:color w:val="auto"/>
                        <w:sz w:val="24"/>
                        <w:szCs w:val="24"/>
                      </w:rPr>
                    </w:rPrChange>
                  </w:rPr>
                  <w:delText>)</w:delText>
                </w:r>
              </w:del>
            </w:ins>
          </w:p>
        </w:tc>
      </w:tr>
    </w:tbl>
    <w:p w14:paraId="44FE9B96" w14:textId="04299EFB" w:rsidR="009C03DF" w:rsidRPr="009802F2" w:rsidDel="007D35C3" w:rsidRDefault="001F1F7E">
      <w:pPr>
        <w:pStyle w:val="MTDisplayEquation"/>
        <w:jc w:val="right"/>
        <w:rPr>
          <w:del w:id="558" w:author="Garrick W Bruening" w:date="2020-10-02T13:35:00Z"/>
        </w:rPr>
        <w:pPrChange w:id="559" w:author="Alaa Ahmed" w:date="2020-07-27T13:03:00Z">
          <w:pPr/>
        </w:pPrChange>
      </w:pPr>
      <w:ins w:id="560" w:author="Alaa Ahmed" w:date="2020-07-27T13:01:00Z">
        <w:r w:rsidRPr="009802F2">
          <w:tab/>
        </w:r>
      </w:ins>
      <w:ins w:id="561" w:author="Alaa Ahmed" w:date="2020-07-27T13:02:00Z">
        <w:r w:rsidR="00B8480E" w:rsidRPr="009802F2">
          <w:tab/>
        </w:r>
      </w:ins>
    </w:p>
    <w:p w14:paraId="607016A3" w14:textId="77777777" w:rsidR="00316D25" w:rsidRPr="009802F2" w:rsidRDefault="00316D25">
      <w:pPr>
        <w:pStyle w:val="MTDisplayEquation"/>
        <w:jc w:val="right"/>
        <w:rPr>
          <w:ins w:id="562" w:author="Alaa Ahmed" w:date="2020-07-27T13:06:00Z"/>
        </w:rPr>
        <w:pPrChange w:id="563" w:author="Garrick W Bruening" w:date="2020-10-02T13:35:00Z">
          <w:pPr/>
        </w:pPrChange>
      </w:pPr>
    </w:p>
    <w:p w14:paraId="26BE8A33" w14:textId="1ADA1EC9" w:rsidR="001777ED" w:rsidRPr="009802F2" w:rsidRDefault="00900893" w:rsidP="00ED1E1A">
      <w:pPr>
        <w:rPr>
          <w:ins w:id="564" w:author="Alaa Ahmed" w:date="2020-07-27T13:09:00Z"/>
        </w:rPr>
      </w:pPr>
      <w:ins w:id="565" w:author="Alaa Ahmed" w:date="2020-07-27T13:07:00Z">
        <w:r w:rsidRPr="009802F2">
          <w:t>This fitted value for k</w:t>
        </w:r>
        <w:r w:rsidR="0033048E" w:rsidRPr="009802F2">
          <w:t xml:space="preserve"> was </w:t>
        </w:r>
        <w:r w:rsidR="008C1CAE" w:rsidRPr="009802F2">
          <w:t>not different</w:t>
        </w:r>
        <w:r w:rsidR="005976E1" w:rsidRPr="009802F2">
          <w:t xml:space="preserve"> from</w:t>
        </w:r>
        <w:r w:rsidR="00063223" w:rsidRPr="009802F2">
          <w:t xml:space="preserve"> zero</w:t>
        </w:r>
      </w:ins>
      <w:ins w:id="566" w:author="Alaa Ahmed" w:date="2020-07-27T13:11:00Z">
        <w:r w:rsidR="00810A74" w:rsidRPr="009802F2">
          <w:t xml:space="preserve"> </w:t>
        </w:r>
      </w:ins>
      <w:ins w:id="567" w:author="Alaa Ahmed" w:date="2020-07-27T13:10:00Z">
        <w:r w:rsidR="0026540A" w:rsidRPr="009802F2">
          <w:t xml:space="preserve">and the model </w:t>
        </w:r>
        <w:r w:rsidR="00416482" w:rsidRPr="009802F2">
          <w:t>performed</w:t>
        </w:r>
        <w:r w:rsidR="00F27328" w:rsidRPr="009802F2">
          <w:t xml:space="preserve"> </w:t>
        </w:r>
        <w:del w:id="568" w:author="Garrick W Bruening" w:date="2020-09-22T11:18:00Z">
          <w:r w:rsidR="00F27328" w:rsidRPr="009802F2" w:rsidDel="00EA52D5">
            <w:delText>poorly</w:delText>
          </w:r>
        </w:del>
      </w:ins>
      <w:ins w:id="569" w:author="Garrick W Bruening" w:date="2020-09-22T11:18:00Z">
        <w:r w:rsidR="00EA52D5" w:rsidRPr="009802F2">
          <w:t>similarly</w:t>
        </w:r>
      </w:ins>
      <w:ins w:id="570" w:author="Alaa Ahmed" w:date="2020-07-27T13:10:00Z">
        <w:r w:rsidR="00F27328" w:rsidRPr="009802F2">
          <w:t xml:space="preserve"> compared to Eq. </w:t>
        </w:r>
      </w:ins>
      <w:ins w:id="571" w:author="Alaa Ahmed" w:date="2020-07-27T13:11:00Z">
        <w:r w:rsidR="00F27328" w:rsidRPr="009802F2">
          <w:t>(1) (</w:t>
        </w:r>
        <w:r w:rsidR="00810A74" w:rsidRPr="009802F2">
          <w:t xml:space="preserve">k = </w:t>
        </w:r>
        <w:r w:rsidR="00E52B06" w:rsidRPr="009802F2">
          <w:t>-0.02</w:t>
        </w:r>
      </w:ins>
      <w:ins w:id="572" w:author="Alaa Ahmed" w:date="2020-07-27T13:12:00Z">
        <w:r w:rsidR="008F3C32" w:rsidRPr="009802F2">
          <w:t xml:space="preserve"> +/- 0.04,</w:t>
        </w:r>
      </w:ins>
      <w:ins w:id="573" w:author="Alaa Ahmed" w:date="2020-07-27T13:11:00Z">
        <w:r w:rsidR="00E52B06" w:rsidRPr="009802F2">
          <w:t xml:space="preserve"> </w:t>
        </w:r>
        <w:r w:rsidR="00E52B06" w:rsidRPr="009802F2">
          <w:softHyphen/>
        </w:r>
      </w:ins>
      <w:ins w:id="574" w:author="Alaa Ahmed" w:date="2020-07-30T17:05:00Z">
        <w:r w:rsidR="00CD733F" w:rsidRPr="009802F2">
          <w:t>SSE = 120743</w:t>
        </w:r>
        <w:r w:rsidR="001A6335" w:rsidRPr="009802F2">
          <w:t xml:space="preserve">.07, </w:t>
        </w:r>
      </w:ins>
      <w:ins w:id="575" w:author="Alaa Ahmed" w:date="2020-07-27T13:11:00Z">
        <w:r w:rsidR="00F27328" w:rsidRPr="009802F2">
          <w:t xml:space="preserve">AIC = </w:t>
        </w:r>
        <w:r w:rsidR="00810A74" w:rsidRPr="009802F2">
          <w:t>1752.63)</w:t>
        </w:r>
      </w:ins>
      <w:ins w:id="576" w:author="Alaa Ahmed" w:date="2020-07-27T13:08:00Z">
        <w:r w:rsidR="00045CFD" w:rsidRPr="009802F2">
          <w:t xml:space="preserve">, </w:t>
        </w:r>
        <w:r w:rsidR="00297E07" w:rsidRPr="009802F2">
          <w:t>ind</w:t>
        </w:r>
      </w:ins>
      <w:ins w:id="577" w:author="Alaa Ahmed" w:date="2020-07-27T13:09:00Z">
        <w:r w:rsidR="00045CFD" w:rsidRPr="009802F2">
          <w:t>i</w:t>
        </w:r>
      </w:ins>
      <w:ins w:id="578" w:author="Alaa Ahmed" w:date="2020-07-27T13:08:00Z">
        <w:r w:rsidR="00297E07" w:rsidRPr="009802F2">
          <w:t xml:space="preserve">cating that the time-invariant component </w:t>
        </w:r>
      </w:ins>
      <w:ins w:id="579" w:author="Alaa Ahmed" w:date="2020-07-27T13:12:00Z">
        <w:r w:rsidR="002B184D" w:rsidRPr="009802F2">
          <w:t>o</w:t>
        </w:r>
      </w:ins>
      <w:ins w:id="580" w:author="Alaa Ahmed" w:date="2020-07-27T13:09:00Z">
        <w:r w:rsidR="00045CFD" w:rsidRPr="009802F2">
          <w:t xml:space="preserve">f metabolic power </w:t>
        </w:r>
      </w:ins>
      <w:ins w:id="581" w:author="Alaa Ahmed" w:date="2020-07-27T13:08:00Z">
        <w:r w:rsidR="00297E07" w:rsidRPr="009802F2">
          <w:t xml:space="preserve">did not </w:t>
        </w:r>
      </w:ins>
      <w:ins w:id="582" w:author="Alaa Ahmed" w:date="2020-07-27T13:09:00Z">
        <w:r w:rsidR="00045CFD" w:rsidRPr="009802F2">
          <w:t>change with added mass</w:t>
        </w:r>
        <w:r w:rsidR="001777ED" w:rsidRPr="009802F2">
          <w:t>. Thus</w:t>
        </w:r>
      </w:ins>
      <w:ins w:id="583" w:author="Alaa Ahmed" w:date="2020-08-03T15:09:00Z">
        <w:r w:rsidR="00EB6C05" w:rsidRPr="009802F2">
          <w:t>,</w:t>
        </w:r>
      </w:ins>
      <w:ins w:id="584" w:author="Alaa Ahmed" w:date="2020-07-27T13:09:00Z">
        <w:r w:rsidR="001777ED" w:rsidRPr="009802F2">
          <w:t xml:space="preserve"> we moved forward with Equation 1. </w:t>
        </w:r>
      </w:ins>
    </w:p>
    <w:p w14:paraId="2776E74C" w14:textId="09386C0D" w:rsidR="00AB1361" w:rsidRPr="009802F2" w:rsidRDefault="00E70D6F" w:rsidP="00ED1E1A">
      <w:pPr>
        <w:rPr>
          <w:rFonts w:eastAsiaTheme="minorEastAsia"/>
        </w:rPr>
      </w:pPr>
      <w:r w:rsidRPr="009802F2">
        <w:t>Equation</w:t>
      </w:r>
      <w:r w:rsidR="003A6E11" w:rsidRPr="009802F2">
        <w:t xml:space="preserve"> </w:t>
      </w:r>
      <w:r w:rsidR="003A6E11" w:rsidRPr="009802F2">
        <w:fldChar w:fldCharType="begin"/>
      </w:r>
      <w:r w:rsidR="003A6E11" w:rsidRPr="009802F2">
        <w:instrText xml:space="preserve"> REF _Ref46674355 \h  \* MERGEFORMAT </w:instrText>
      </w:r>
      <w:r w:rsidR="003A6E11" w:rsidRPr="009802F2">
        <w:fldChar w:fldCharType="separate"/>
      </w:r>
      <w:ins w:id="585" w:author="Garrick W Bruening" w:date="2020-07-25T15:11:00Z">
        <w:r w:rsidR="005B369E" w:rsidRPr="009802F2">
          <w:rPr>
            <w:noProof/>
            <w:sz w:val="24"/>
            <w:szCs w:val="24"/>
            <w:rPrChange w:id="586" w:author="Garrick W Bruening" w:date="2020-07-25T15:11:00Z">
              <w:rPr/>
            </w:rPrChange>
          </w:rPr>
          <w:t>(</w:t>
        </w:r>
      </w:ins>
      <w:r w:rsidR="005B369E" w:rsidRPr="009802F2">
        <w:rPr>
          <w:noProof/>
          <w:sz w:val="24"/>
          <w:szCs w:val="24"/>
        </w:rPr>
        <w:t>1</w:t>
      </w:r>
      <w:ins w:id="587" w:author="Garrick W Bruening" w:date="2020-07-25T15:11:00Z">
        <w:r w:rsidR="005B369E" w:rsidRPr="009802F2">
          <w:rPr>
            <w:sz w:val="24"/>
            <w:szCs w:val="24"/>
            <w:rPrChange w:id="588" w:author="Garrick W Bruening" w:date="2020-07-25T15:11:00Z">
              <w:rPr/>
            </w:rPrChange>
          </w:rPr>
          <w:t>)</w:t>
        </w:r>
      </w:ins>
      <w:r w:rsidR="003A6E11" w:rsidRPr="009802F2">
        <w:fldChar w:fldCharType="end"/>
      </w:r>
      <w:r w:rsidRPr="009802F2">
        <w:t xml:space="preserve"> represents the average</w:t>
      </w:r>
      <w:ins w:id="589" w:author="Garrick W Bruening" w:date="2020-07-26T16:49:00Z">
        <w:r w:rsidR="00E07538" w:rsidRPr="009802F2">
          <w:t xml:space="preserve"> </w:t>
        </w:r>
        <w:del w:id="590" w:author="Alaa Ahmed" w:date="2020-07-28T09:01:00Z">
          <w:r w:rsidR="00E07538" w:rsidRPr="009802F2" w:rsidDel="007F2360">
            <w:delText>gross</w:delText>
          </w:r>
        </w:del>
      </w:ins>
      <w:del w:id="591" w:author="Alaa Ahmed" w:date="2020-07-28T09:01:00Z">
        <w:r w:rsidRPr="009802F2" w:rsidDel="007F2360">
          <w:delText xml:space="preserve"> </w:delText>
        </w:r>
        <w:r w:rsidR="00005268" w:rsidRPr="009802F2" w:rsidDel="007F2360">
          <w:delText xml:space="preserve">metabolic power, or </w:delText>
        </w:r>
      </w:del>
      <w:r w:rsidRPr="009802F2">
        <w:t xml:space="preserve">rate of </w:t>
      </w:r>
      <w:ins w:id="592" w:author="Garrick W Bruening" w:date="2020-07-26T16:49:00Z">
        <w:r w:rsidR="00E07538" w:rsidRPr="009802F2">
          <w:t xml:space="preserve">gross </w:t>
        </w:r>
      </w:ins>
      <w:r w:rsidRPr="009802F2">
        <w:t>metabolic energy expenditure</w:t>
      </w:r>
      <w:ins w:id="593" w:author="Alaa Ahmed" w:date="2020-07-28T09:01:00Z">
        <w:r w:rsidR="00C329A1" w:rsidRPr="009802F2">
          <w:t xml:space="preserve"> (joules/s)</w:t>
        </w:r>
      </w:ins>
      <w:r w:rsidR="00005268" w:rsidRPr="009802F2">
        <w:t>,</w:t>
      </w:r>
      <w:r w:rsidRPr="009802F2">
        <w:t xml:space="preserve"> over the course of a reach of a given duration and mass. To obtain the total</w:t>
      </w:r>
      <w:ins w:id="594" w:author="Garrick W Bruening" w:date="2020-07-26T16:49:00Z">
        <w:r w:rsidR="00355168" w:rsidRPr="009802F2">
          <w:t xml:space="preserve"> gross</w:t>
        </w:r>
      </w:ins>
      <w:r w:rsidRPr="009802F2">
        <w:t xml:space="preserve"> metabolic cost of that reach in </w:t>
      </w:r>
      <w:r w:rsidR="00E52278" w:rsidRPr="009802F2">
        <w:t>j</w:t>
      </w:r>
      <w:r w:rsidRPr="009802F2">
        <w:t xml:space="preserve">oules, </w:t>
      </w:r>
      <m:oMath>
        <m:sSub>
          <m:sSubPr>
            <m:ctrlPr>
              <w:rPr>
                <w:rFonts w:ascii="Cambria Math" w:hAnsi="Cambria Math" w:cstheme="minorHAnsi"/>
              </w:rPr>
            </m:ctrlPr>
          </m:sSubPr>
          <m:e>
            <m:r>
              <m:rPr>
                <m:nor/>
              </m:rPr>
              <w:rPr>
                <w:rFonts w:cstheme="minorHAnsi"/>
              </w:rPr>
              <m:t>e</m:t>
            </m:r>
          </m:e>
          <m:sub>
            <m:r>
              <m:rPr>
                <m:nor/>
              </m:rPr>
              <w:rPr>
                <w:rFonts w:cstheme="minorHAnsi"/>
              </w:rPr>
              <m:t>m</m:t>
            </m:r>
          </m:sub>
        </m:sSub>
      </m:oMath>
      <w:r w:rsidRPr="009802F2">
        <w:t xml:space="preserve">, </w:t>
      </w:r>
      <w:r w:rsidR="00667E5F" w:rsidRPr="009802F2">
        <w:t>Eq.</w:t>
      </w:r>
      <w:r w:rsidR="003A6E11" w:rsidRPr="009802F2">
        <w:t xml:space="preserve"> </w:t>
      </w:r>
      <w:ins w:id="595" w:author="Garrick W Bruening" w:date="2020-07-26T16:46:00Z">
        <w:r w:rsidR="003A6E11" w:rsidRPr="009802F2">
          <w:fldChar w:fldCharType="begin"/>
        </w:r>
        <w:r w:rsidR="003A6E11" w:rsidRPr="009802F2">
          <w:instrText xml:space="preserve"> REF _Ref46674355 \h </w:instrText>
        </w:r>
      </w:ins>
      <w:r w:rsidR="003A6E11" w:rsidRPr="009802F2">
        <w:rPr>
          <w:rPrChange w:id="596" w:author="Garrick W Bruening" w:date="2020-07-26T16:46:00Z">
            <w:rPr>
              <w:i/>
              <w:iCs/>
            </w:rPr>
          </w:rPrChange>
        </w:rPr>
        <w:instrText xml:space="preserve"> \* MERGEFORMAT </w:instrText>
      </w:r>
      <w:r w:rsidR="003A6E11" w:rsidRPr="009802F2">
        <w:fldChar w:fldCharType="separate"/>
      </w:r>
      <w:ins w:id="597" w:author="Garrick W Bruening" w:date="2020-07-25T15:11:00Z">
        <w:r w:rsidR="005B369E" w:rsidRPr="009802F2">
          <w:rPr>
            <w:noProof/>
            <w:sz w:val="24"/>
            <w:szCs w:val="24"/>
            <w:rPrChange w:id="598" w:author="Garrick W Bruening" w:date="2020-07-25T15:11:00Z">
              <w:rPr/>
            </w:rPrChange>
          </w:rPr>
          <w:t>(</w:t>
        </w:r>
      </w:ins>
      <w:r w:rsidR="005B369E" w:rsidRPr="009802F2">
        <w:rPr>
          <w:noProof/>
          <w:sz w:val="24"/>
          <w:szCs w:val="24"/>
        </w:rPr>
        <w:t>1</w:t>
      </w:r>
      <w:ins w:id="599" w:author="Garrick W Bruening" w:date="2020-07-25T15:11:00Z">
        <w:r w:rsidR="005B369E" w:rsidRPr="009802F2">
          <w:rPr>
            <w:sz w:val="24"/>
            <w:szCs w:val="24"/>
            <w:rPrChange w:id="600" w:author="Garrick W Bruening" w:date="2020-07-25T15:11:00Z">
              <w:rPr/>
            </w:rPrChange>
          </w:rPr>
          <w:t>)</w:t>
        </w:r>
      </w:ins>
      <w:ins w:id="601" w:author="Garrick W Bruening" w:date="2020-07-26T16:46:00Z">
        <w:r w:rsidR="003A6E11" w:rsidRPr="009802F2">
          <w:fldChar w:fldCharType="end"/>
        </w:r>
      </w:ins>
      <w:r w:rsidRPr="009802F2">
        <w:t xml:space="preserve"> is multiplied by the movement duration:</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AB1361" w:rsidRPr="009802F2" w14:paraId="7EB6DA4A" w14:textId="77777777" w:rsidTr="003857B1">
        <w:trPr>
          <w:ins w:id="602" w:author="Garrick W Bruening" w:date="2020-07-25T15:12:00Z"/>
        </w:trPr>
        <w:tc>
          <w:tcPr>
            <w:tcW w:w="500" w:type="pct"/>
          </w:tcPr>
          <w:p w14:paraId="276F7034" w14:textId="77777777" w:rsidR="00AB1361" w:rsidRPr="009802F2" w:rsidRDefault="00AB1361" w:rsidP="003857B1"/>
          <w:p w14:paraId="79304E82" w14:textId="77777777" w:rsidR="00AB1361" w:rsidRPr="009802F2" w:rsidRDefault="00AB1361" w:rsidP="003857B1">
            <w:pPr>
              <w:rPr>
                <w:ins w:id="603" w:author="Garrick W Bruening" w:date="2020-07-25T15:12:00Z"/>
              </w:rPr>
            </w:pPr>
          </w:p>
        </w:tc>
        <w:bookmarkStart w:id="604" w:name="_Hlk52883606"/>
        <w:tc>
          <w:tcPr>
            <w:tcW w:w="4000" w:type="pct"/>
            <w:vAlign w:val="center"/>
          </w:tcPr>
          <w:p w14:paraId="7607F5D8" w14:textId="337F764E" w:rsidR="00AB1361" w:rsidRPr="009802F2" w:rsidDel="00475269" w:rsidRDefault="002E6FCC" w:rsidP="003857B1">
            <w:pPr>
              <w:jc w:val="center"/>
              <w:rPr>
                <w:del w:id="605" w:author="Alaa Ahmed" w:date="2020-08-05T11:44:00Z"/>
                <w:rFonts w:eastAsiaTheme="minorEastAsia" w:cstheme="minorHAnsi"/>
              </w:rPr>
            </w:pPr>
            <m:oMathPara>
              <m:oMathParaPr>
                <m:jc m:val="center"/>
              </m:oMathParaPr>
              <m:oMath>
                <m:sSub>
                  <m:sSubPr>
                    <m:ctrlPr>
                      <w:rPr>
                        <w:rFonts w:ascii="Cambria Math" w:hAnsi="Cambria Math" w:cstheme="minorHAnsi"/>
                      </w:rPr>
                    </m:ctrlPr>
                  </m:sSubPr>
                  <m:e>
                    <m:r>
                      <m:rPr>
                        <m:nor/>
                      </m:rPr>
                      <w:rPr>
                        <w:rFonts w:cstheme="minorHAnsi"/>
                      </w:rPr>
                      <m:t>e</m:t>
                    </m:r>
                  </m:e>
                  <m:sub>
                    <m:r>
                      <m:rPr>
                        <m:nor/>
                      </m:rPr>
                      <w:rPr>
                        <w:rFonts w:cstheme="minorHAnsi"/>
                      </w:rPr>
                      <m:t>m</m:t>
                    </m:r>
                  </m:sub>
                </m:sSub>
                <w:bookmarkEnd w:id="604"/>
                <m:r>
                  <m:rPr>
                    <m:nor/>
                  </m:rPr>
                  <w:rPr>
                    <w:rFonts w:cstheme="minorHAnsi"/>
                  </w:rPr>
                  <m:t> =a</m:t>
                </m:r>
                <m:sSub>
                  <m:sSubPr>
                    <m:ctrlPr>
                      <w:rPr>
                        <w:rFonts w:ascii="Cambria Math" w:hAnsi="Cambria Math" w:cstheme="minorHAnsi"/>
                      </w:rPr>
                    </m:ctrlPr>
                  </m:sSubPr>
                  <m:e>
                    <m:r>
                      <m:rPr>
                        <m:nor/>
                      </m:rPr>
                      <w:rPr>
                        <w:rFonts w:cstheme="minorHAnsi"/>
                      </w:rPr>
                      <m:t>t</m:t>
                    </m:r>
                  </m:e>
                  <m:sub>
                    <m:r>
                      <m:rPr>
                        <m:nor/>
                      </m:rPr>
                      <w:rPr>
                        <w:rFonts w:cstheme="minorHAnsi"/>
                      </w:rPr>
                      <m:t>m</m:t>
                    </m:r>
                  </m:sub>
                </m:sSub>
                <m:r>
                  <m:rPr>
                    <m:nor/>
                  </m:rPr>
                  <w:rPr>
                    <w:rFonts w:cstheme="minorHAnsi"/>
                  </w:rPr>
                  <m:t>+</m:t>
                </m:r>
                <m:f>
                  <m:fPr>
                    <m:ctrlPr>
                      <w:rPr>
                        <w:rFonts w:ascii="Cambria Math" w:hAnsi="Cambria Math" w:cstheme="minorHAnsi"/>
                      </w:rPr>
                    </m:ctrlPr>
                  </m:fPr>
                  <m:num>
                    <m:r>
                      <m:rPr>
                        <m:nor/>
                      </m:rPr>
                      <w:rPr>
                        <w:rFonts w:cstheme="minorHAnsi"/>
                      </w:rPr>
                      <m:t>b</m:t>
                    </m:r>
                    <m:sSup>
                      <m:sSupPr>
                        <m:ctrlPr>
                          <w:rPr>
                            <w:rFonts w:ascii="Cambria Math" w:hAnsi="Cambria Math" w:cstheme="minorHAnsi"/>
                          </w:rPr>
                        </m:ctrlPr>
                      </m:sSupPr>
                      <m:e>
                        <m:r>
                          <m:rPr>
                            <m:nor/>
                          </m:rPr>
                          <w:rPr>
                            <w:rFonts w:cstheme="minorHAnsi"/>
                          </w:rPr>
                          <m:t>m</m:t>
                        </m:r>
                      </m:e>
                      <m:sup>
                        <m:r>
                          <m:rPr>
                            <m:nor/>
                          </m:rPr>
                          <w:rPr>
                            <w:rFonts w:cstheme="minorHAnsi"/>
                          </w:rPr>
                          <m:t>i</m:t>
                        </m:r>
                      </m:sup>
                    </m:sSup>
                  </m:num>
                  <m:den>
                    <m:sSubSup>
                      <m:sSubSupPr>
                        <m:ctrlPr>
                          <w:rPr>
                            <w:rFonts w:ascii="Cambria Math" w:hAnsi="Cambria Math" w:cstheme="minorHAnsi"/>
                          </w:rPr>
                        </m:ctrlPr>
                      </m:sSubSupPr>
                      <m:e>
                        <m:r>
                          <m:rPr>
                            <m:nor/>
                          </m:rPr>
                          <w:rPr>
                            <w:rFonts w:cstheme="minorHAnsi"/>
                          </w:rPr>
                          <m:t>t</m:t>
                        </m:r>
                      </m:e>
                      <m:sub>
                        <m:r>
                          <m:rPr>
                            <m:nor/>
                          </m:rPr>
                          <w:rPr>
                            <w:rFonts w:cstheme="minorHAnsi"/>
                          </w:rPr>
                          <m:t>m</m:t>
                        </m:r>
                      </m:sub>
                      <m:sup>
                        <m:r>
                          <m:rPr>
                            <m:nor/>
                          </m:rPr>
                          <w:rPr>
                            <w:rFonts w:cstheme="minorHAnsi"/>
                          </w:rPr>
                          <m:t>j-1</m:t>
                        </m:r>
                      </m:sup>
                    </m:sSubSup>
                  </m:den>
                </m:f>
              </m:oMath>
            </m:oMathPara>
          </w:p>
          <w:p w14:paraId="4D40C657" w14:textId="7ED45476" w:rsidR="00AB1361" w:rsidRPr="009802F2" w:rsidRDefault="00B24814">
            <w:pPr>
              <w:jc w:val="center"/>
              <w:rPr>
                <w:ins w:id="606" w:author="Garrick W Bruening" w:date="2020-07-25T15:12:00Z"/>
              </w:rPr>
            </w:pPr>
            <w:del w:id="607" w:author="Alaa Ahmed" w:date="2020-08-05T11:41:00Z">
              <w:r w:rsidRPr="009802F2">
                <w:rPr>
                  <w:noProof/>
                  <w:position w:val="-32"/>
                </w:rPr>
                <w:object w:dxaOrig="1580" w:dyaOrig="760" w14:anchorId="4B20DFBE">
                  <v:shape id="_x0000_i1029" type="#_x0000_t75" style="width:79.45pt;height:36pt" o:ole="">
                    <v:imagedata r:id="rId23" o:title=""/>
                  </v:shape>
                  <o:OLEObject Type="Embed" ProgID="Equation.DSMT4" ShapeID="_x0000_i1029" DrawAspect="Content" ObjectID="_1663576617" r:id="rId24"/>
                </w:object>
              </w:r>
            </w:del>
          </w:p>
        </w:tc>
        <w:tc>
          <w:tcPr>
            <w:tcW w:w="500" w:type="pct"/>
            <w:vAlign w:val="center"/>
          </w:tcPr>
          <w:p w14:paraId="4905CDD9" w14:textId="7F3B002B" w:rsidR="00AB1361" w:rsidRPr="009802F2" w:rsidRDefault="00AB1361">
            <w:pPr>
              <w:pStyle w:val="Caption"/>
              <w:keepNext/>
              <w:jc w:val="right"/>
              <w:rPr>
                <w:ins w:id="608" w:author="Garrick W Bruening" w:date="2020-07-25T15:12:00Z"/>
                <w:i w:val="0"/>
                <w:iCs w:val="0"/>
                <w:sz w:val="22"/>
                <w:szCs w:val="22"/>
                <w:rPrChange w:id="609" w:author="Garrick W Bruening" w:date="2020-07-27T23:34:00Z">
                  <w:rPr>
                    <w:ins w:id="610" w:author="Garrick W Bruening" w:date="2020-07-25T15:12:00Z"/>
                    <w:i w:val="0"/>
                    <w:sz w:val="24"/>
                    <w:szCs w:val="24"/>
                  </w:rPr>
                </w:rPrChange>
              </w:rPr>
            </w:pPr>
            <w:bookmarkStart w:id="611" w:name="_Ref52877866"/>
            <w:ins w:id="612" w:author="Garrick W Bruening" w:date="2020-07-25T15:14:00Z">
              <w:r w:rsidRPr="009802F2">
                <w:rPr>
                  <w:i w:val="0"/>
                  <w:iCs w:val="0"/>
                  <w:color w:val="auto"/>
                  <w:sz w:val="22"/>
                  <w:szCs w:val="22"/>
                  <w:rPrChange w:id="613" w:author="Garrick W Bruening" w:date="2020-07-25T15:14:00Z">
                    <w:rPr/>
                  </w:rPrChange>
                </w:rPr>
                <w:t>(</w:t>
              </w:r>
            </w:ins>
            <w:ins w:id="614" w:author="Garrick W Bruening" w:date="2020-07-25T15:13:00Z">
              <w:r w:rsidRPr="009802F2">
                <w:rPr>
                  <w:i w:val="0"/>
                  <w:iCs w:val="0"/>
                  <w:color w:val="auto"/>
                  <w:sz w:val="22"/>
                  <w:szCs w:val="22"/>
                  <w:rPrChange w:id="615" w:author="Garrick W Bruening" w:date="2020-07-25T15:14:00Z">
                    <w:rPr/>
                  </w:rPrChange>
                </w:rPr>
                <w:fldChar w:fldCharType="begin"/>
              </w:r>
              <w:r w:rsidRPr="009802F2">
                <w:rPr>
                  <w:i w:val="0"/>
                  <w:iCs w:val="0"/>
                  <w:color w:val="auto"/>
                  <w:sz w:val="22"/>
                  <w:szCs w:val="22"/>
                  <w:rPrChange w:id="616" w:author="Garrick W Bruening" w:date="2020-07-25T15:14:00Z">
                    <w:rPr/>
                  </w:rPrChange>
                </w:rPr>
                <w:instrText xml:space="preserve"> SEQ Equation \* ARABIC </w:instrText>
              </w:r>
              <w:r w:rsidRPr="009802F2">
                <w:rPr>
                  <w:i w:val="0"/>
                  <w:iCs w:val="0"/>
                  <w:color w:val="auto"/>
                  <w:sz w:val="22"/>
                  <w:szCs w:val="22"/>
                  <w:rPrChange w:id="617" w:author="Garrick W Bruening" w:date="2020-07-25T15:14:00Z">
                    <w:rPr/>
                  </w:rPrChange>
                </w:rPr>
                <w:fldChar w:fldCharType="separate"/>
              </w:r>
            </w:ins>
            <w:r w:rsidR="005B369E" w:rsidRPr="009802F2">
              <w:rPr>
                <w:i w:val="0"/>
                <w:iCs w:val="0"/>
                <w:noProof/>
                <w:color w:val="auto"/>
                <w:sz w:val="22"/>
                <w:szCs w:val="22"/>
              </w:rPr>
              <w:t>3</w:t>
            </w:r>
            <w:ins w:id="618" w:author="Garrick W Bruening" w:date="2020-07-25T15:13:00Z">
              <w:r w:rsidRPr="009802F2">
                <w:rPr>
                  <w:i w:val="0"/>
                  <w:iCs w:val="0"/>
                  <w:color w:val="auto"/>
                  <w:sz w:val="22"/>
                  <w:szCs w:val="22"/>
                  <w:rPrChange w:id="619" w:author="Garrick W Bruening" w:date="2020-07-25T15:14:00Z">
                    <w:rPr/>
                  </w:rPrChange>
                </w:rPr>
                <w:fldChar w:fldCharType="end"/>
              </w:r>
            </w:ins>
            <w:ins w:id="620" w:author="Garrick W Bruening" w:date="2020-07-25T15:14:00Z">
              <w:r w:rsidRPr="009802F2">
                <w:rPr>
                  <w:i w:val="0"/>
                  <w:iCs w:val="0"/>
                  <w:color w:val="auto"/>
                  <w:sz w:val="22"/>
                  <w:szCs w:val="22"/>
                  <w:rPrChange w:id="621" w:author="Garrick W Bruening" w:date="2020-07-25T15:14:00Z">
                    <w:rPr/>
                  </w:rPrChange>
                </w:rPr>
                <w:t>)</w:t>
              </w:r>
            </w:ins>
            <w:bookmarkEnd w:id="611"/>
          </w:p>
        </w:tc>
      </w:tr>
    </w:tbl>
    <w:p w14:paraId="463437E7" w14:textId="77777777" w:rsidR="00AB1361" w:rsidRPr="009802F2" w:rsidRDefault="00AB1361" w:rsidP="004B27FE">
      <w:pPr>
        <w:rPr>
          <w:noProof/>
          <w:sz w:val="24"/>
          <w:szCs w:val="24"/>
        </w:rPr>
      </w:pPr>
    </w:p>
    <w:p w14:paraId="421C3785" w14:textId="52EF6441" w:rsidR="004B27FE" w:rsidRPr="009802F2" w:rsidRDefault="00271E85" w:rsidP="004B27FE">
      <w:r w:rsidRPr="009802F2">
        <w:t xml:space="preserve">The metabolic cost of a </w:t>
      </w:r>
      <w:r w:rsidR="003A1D15" w:rsidRPr="009802F2">
        <w:t xml:space="preserve">very fast reach is quite high, </w:t>
      </w:r>
      <w:del w:id="622" w:author="Garrick W Bruening" w:date="2020-07-26T16:50:00Z">
        <w:r w:rsidR="003A1D15" w:rsidRPr="009802F2" w:rsidDel="00B74644">
          <w:delText>is reduced</w:delText>
        </w:r>
      </w:del>
      <w:ins w:id="623" w:author="Garrick W Bruening" w:date="2020-07-26T16:50:00Z">
        <w:r w:rsidR="00B74644" w:rsidRPr="009802F2">
          <w:t>reduces</w:t>
        </w:r>
      </w:ins>
      <w:r w:rsidR="003A1D15" w:rsidRPr="009802F2">
        <w:t xml:space="preserve"> as the </w:t>
      </w:r>
      <w:r w:rsidR="00796200" w:rsidRPr="009802F2">
        <w:t>movement slow</w:t>
      </w:r>
      <w:r w:rsidR="005217A6" w:rsidRPr="009802F2">
        <w:t xml:space="preserve">s </w:t>
      </w:r>
      <w:r w:rsidR="00796200" w:rsidRPr="009802F2">
        <w:t>do</w:t>
      </w:r>
      <w:r w:rsidR="005217A6" w:rsidRPr="009802F2">
        <w:t>w</w:t>
      </w:r>
      <w:r w:rsidR="00796200" w:rsidRPr="009802F2">
        <w:t>n, but then increases again at slower speeds</w:t>
      </w:r>
      <w:r w:rsidR="00E2773F" w:rsidRPr="009802F2">
        <w:t xml:space="preserve"> (Fig. </w:t>
      </w:r>
      <w:del w:id="624" w:author="Garrick" w:date="2020-10-02T14:42:00Z">
        <w:r w:rsidR="00E2773F" w:rsidRPr="009802F2">
          <w:delText>X</w:delText>
        </w:r>
        <w:r w:rsidR="001209B3" w:rsidRPr="009802F2">
          <w:delText>X</w:delText>
        </w:r>
      </w:del>
      <w:ins w:id="625" w:author="Garrick" w:date="2020-10-02T14:42:00Z">
        <w:r w:rsidR="00DA48C7" w:rsidRPr="009802F2">
          <w:t>2B</w:t>
        </w:r>
      </w:ins>
      <w:r w:rsidR="00E2773F" w:rsidRPr="009802F2">
        <w:t>)</w:t>
      </w:r>
      <w:r w:rsidR="00796200" w:rsidRPr="009802F2">
        <w:t>.</w:t>
      </w:r>
      <w:r w:rsidR="00650855" w:rsidRPr="009802F2">
        <w:t xml:space="preserve"> T</w:t>
      </w:r>
      <w:r w:rsidR="00D83184" w:rsidRPr="009802F2">
        <w:t xml:space="preserve">he </w:t>
      </w:r>
      <w:r w:rsidR="00796200" w:rsidRPr="009802F2">
        <w:t xml:space="preserve">minimum of this curve represents the movement duration that would minimize the </w:t>
      </w:r>
      <w:r w:rsidR="00E2773F" w:rsidRPr="009802F2">
        <w:t xml:space="preserve">metabolic </w:t>
      </w:r>
      <w:r w:rsidR="00796200" w:rsidRPr="009802F2">
        <w:t>cost</w:t>
      </w:r>
      <w:r w:rsidR="00231450" w:rsidRPr="009802F2">
        <w:t xml:space="preserve"> of the reach</w:t>
      </w:r>
      <w:ins w:id="626" w:author="Alaa Ahmed" w:date="2020-08-03T15:28:00Z">
        <w:r w:rsidR="004850B6" w:rsidRPr="009802F2">
          <w:t xml:space="preserve">, i.e. </w:t>
        </w:r>
        <w:r w:rsidR="0082261B" w:rsidRPr="009802F2">
          <w:t>the duration that minimizes</w:t>
        </w:r>
        <w:r w:rsidR="004850B6" w:rsidRPr="009802F2">
          <w:t xml:space="preserve"> cost of transport</w:t>
        </w:r>
      </w:ins>
      <w:r w:rsidR="00262760" w:rsidRPr="009802F2">
        <w:t xml:space="preserve">. From Fig. </w:t>
      </w:r>
      <w:del w:id="627" w:author="Garrick" w:date="2020-10-02T15:15:00Z">
        <w:r w:rsidR="00262760" w:rsidRPr="009802F2">
          <w:delText>XX</w:delText>
        </w:r>
      </w:del>
      <w:ins w:id="628" w:author="Garrick" w:date="2020-10-02T15:15:00Z">
        <w:r w:rsidR="00572707" w:rsidRPr="009802F2">
          <w:t>2B</w:t>
        </w:r>
      </w:ins>
      <w:r w:rsidR="00262760" w:rsidRPr="009802F2">
        <w:t xml:space="preserve">, we can see that this </w:t>
      </w:r>
      <w:r w:rsidR="00183C01" w:rsidRPr="009802F2">
        <w:t>duration increases with added mass.</w:t>
      </w:r>
      <w:r w:rsidR="00EB06DC" w:rsidRPr="009802F2">
        <w:t xml:space="preserve"> We will return to this finding later. </w:t>
      </w:r>
    </w:p>
    <w:p w14:paraId="36A39068" w14:textId="44909735" w:rsidR="00B34856" w:rsidRPr="009802F2" w:rsidRDefault="00025869" w:rsidP="00E049FB">
      <w:pPr>
        <w:rPr>
          <w:del w:id="629" w:author="Garrick" w:date="2020-10-02T15:15:00Z"/>
        </w:rPr>
      </w:pPr>
      <w:del w:id="630" w:author="Garrick" w:date="2020-10-02T15:15:00Z">
        <w:r w:rsidRPr="009802F2">
          <w:lastRenderedPageBreak/>
          <w:delText xml:space="preserve">One can </w:delText>
        </w:r>
        <w:r w:rsidR="00EB1119" w:rsidRPr="009802F2">
          <w:delText xml:space="preserve">also consider the cost of reaching </w:delText>
        </w:r>
        <w:r w:rsidR="002802E6" w:rsidRPr="009802F2">
          <w:delText>alone</w:delText>
        </w:r>
      </w:del>
      <w:ins w:id="631" w:author="Garrick W Bruening" w:date="2020-09-22T11:20:00Z">
        <w:del w:id="632" w:author="Garrick" w:date="2020-10-02T15:15:00Z">
          <w:r w:rsidR="00DB43D3" w:rsidRPr="009802F2">
            <w:delText xml:space="preserve"> (no base metabolic rate)</w:delText>
          </w:r>
        </w:del>
      </w:ins>
      <w:del w:id="633" w:author="Garrick" w:date="2020-10-02T15:15:00Z">
        <w:r w:rsidR="00EB1119" w:rsidRPr="009802F2">
          <w:delText xml:space="preserve">, </w:delText>
        </w:r>
        <w:r w:rsidR="0091471A" w:rsidRPr="009802F2">
          <w:delText>referred to as the net metabolic cost, as opposed to the gross metabolic cost reported above. Net metabolic rate is calculated as the gross metabolic rate</w:delText>
        </w:r>
      </w:del>
      <m:oMath>
        <m:r>
          <w:ins w:id="634" w:author="Garrick W Bruening" w:date="2020-10-02T13:36:00Z">
            <w:del w:id="635" w:author="Garrick" w:date="2020-10-02T15:15:00Z">
              <m:rPr>
                <m:sty m:val="p"/>
              </m:rPr>
              <w:rPr>
                <w:rFonts w:ascii="Cambria Math" w:hAnsi="Cambria Math"/>
              </w:rPr>
              <m:t>,</m:t>
            </w:del>
          </w:ins>
        </m:r>
      </m:oMath>
      <w:del w:id="636" w:author="Garrick" w:date="2020-10-02T15:15:00Z">
        <w:r w:rsidR="00FF2E5A" w:rsidRPr="009802F2" w:rsidDel="00D02A87">
          <w:delText>,</w:delText>
        </w:r>
      </w:del>
      <m:oMath>
        <m:acc>
          <m:accPr>
            <m:chr m:val="̇"/>
            <m:ctrlPr>
              <w:del w:id="637" w:author="Garrick" w:date="2020-10-02T15:15:00Z">
                <w:rPr>
                  <w:rFonts w:ascii="Cambria Math" w:hAnsi="Cambria Math"/>
                </w:rPr>
              </w:del>
            </m:ctrlPr>
          </m:accPr>
          <m:e>
            <m:r>
              <w:del w:id="638" w:author="Garrick" w:date="2020-10-02T15:15:00Z">
                <m:rPr>
                  <m:sty m:val="p"/>
                </m:rPr>
                <w:rPr>
                  <w:rFonts w:ascii="Cambria Math" w:hAnsi="Cambria Math"/>
                </w:rPr>
                <m:t>e</m:t>
              </w:del>
            </m:r>
          </m:e>
        </m:acc>
        <m:sSub>
          <m:sSubPr>
            <m:ctrlPr>
              <w:del w:id="639" w:author="Garrick" w:date="2020-10-02T15:15:00Z">
                <w:rPr>
                  <w:rFonts w:ascii="Cambria Math" w:hAnsi="Cambria Math"/>
                </w:rPr>
              </w:del>
            </m:ctrlPr>
          </m:sSubPr>
          <m:e>
            <m:r>
              <w:del w:id="640" w:author="Garrick" w:date="2020-10-02T15:15:00Z">
                <m:rPr>
                  <m:sty m:val="p"/>
                </m:rPr>
                <w:rPr>
                  <w:rFonts w:ascii="Cambria Math" w:hAnsi="Cambria Math"/>
                </w:rPr>
                <m:t> </m:t>
              </w:del>
            </m:r>
          </m:e>
          <m:sub>
            <m:r>
              <w:del w:id="641" w:author="Garrick" w:date="2020-10-02T15:15:00Z">
                <m:rPr>
                  <m:sty m:val="p"/>
                </m:rPr>
                <w:rPr>
                  <w:rFonts w:ascii="Cambria Math" w:hAnsi="Cambria Math"/>
                </w:rPr>
                <m:t>m</m:t>
              </w:del>
            </m:r>
          </m:sub>
        </m:sSub>
        <m:r>
          <w:del w:id="642" w:author="Garrick" w:date="2020-10-02T15:15:00Z">
            <m:rPr>
              <m:sty m:val="p"/>
            </m:rPr>
            <w:rPr>
              <w:rFonts w:ascii="Cambria Math" w:hAnsi="Cambria Math"/>
              <w:rPrChange w:id="643" w:author="Garrick W Bruening" w:date="2020-10-02T13:36:00Z">
                <w:rPr>
                  <w:rFonts w:ascii="Cambria Math" w:hAnsi="Cambria Math"/>
                </w:rPr>
              </w:rPrChange>
            </w:rPr>
            <m:t xml:space="preserve"> </m:t>
          </w:del>
        </m:r>
      </m:oMath>
      <w:del w:id="644" w:author="Garrick" w:date="2020-10-02T15:15:00Z">
        <w:r w:rsidR="00B24814" w:rsidRPr="009802F2" w:rsidDel="00D02A87">
          <w:rPr>
            <w:noProof/>
            <w:position w:val="-12"/>
          </w:rPr>
          <w:object w:dxaOrig="320" w:dyaOrig="380" w14:anchorId="458F5736">
            <v:shape id="_x0000_i1030" type="#_x0000_t75" style="width:14.25pt;height:21.75pt" o:ole="">
              <v:imagedata r:id="rId25" o:title=""/>
            </v:shape>
            <o:OLEObject Type="Embed" ProgID="Equation.DSMT4" ShapeID="_x0000_i1030" DrawAspect="Content" ObjectID="_1663576618" r:id="rId26"/>
          </w:object>
        </w:r>
      </w:del>
      <w:ins w:id="645" w:author="Garrick W Bruening" w:date="2020-10-02T13:36:00Z">
        <w:del w:id="646" w:author="Garrick" w:date="2020-10-02T15:15:00Z">
          <w:r w:rsidR="00D02A87" w:rsidRPr="009802F2">
            <w:rPr>
              <w:noProof/>
            </w:rPr>
            <w:delText xml:space="preserve"> </w:delText>
          </w:r>
        </w:del>
      </w:ins>
      <m:oMath>
        <m:sSub>
          <m:sSubPr>
            <m:ctrlPr>
              <w:ins w:id="647" w:author="Garrick W Bruening" w:date="2020-10-02T13:36:00Z">
                <w:del w:id="648" w:author="Garrick" w:date="2020-10-02T15:15:00Z">
                  <w:rPr>
                    <w:rFonts w:ascii="Cambria Math" w:hAnsi="Cambria Math" w:cstheme="minorHAnsi"/>
                  </w:rPr>
                </w:del>
              </w:ins>
            </m:ctrlPr>
          </m:sSubPr>
          <m:e>
            <m:acc>
              <m:accPr>
                <m:chr m:val="̇"/>
                <m:ctrlPr>
                  <w:ins w:id="649" w:author="Garrick W Bruening" w:date="2020-10-02T13:36:00Z">
                    <w:del w:id="650" w:author="Garrick" w:date="2020-10-02T15:15:00Z">
                      <w:rPr>
                        <w:rFonts w:ascii="Cambria Math" w:hAnsi="Cambria Math" w:cstheme="minorHAnsi"/>
                      </w:rPr>
                    </w:del>
                  </w:ins>
                </m:ctrlPr>
              </m:accPr>
              <m:e>
                <m:r>
                  <w:ins w:id="651" w:author="Garrick W Bruening" w:date="2020-10-02T13:36:00Z">
                    <w:del w:id="652" w:author="Garrick" w:date="2020-10-02T15:15:00Z">
                      <m:rPr>
                        <m:nor/>
                      </m:rPr>
                      <w:rPr>
                        <w:rFonts w:cstheme="minorHAnsi"/>
                        <w:rPrChange w:id="653" w:author="Garrick W Bruening" w:date="2020-10-02T13:37:00Z">
                          <w:rPr>
                            <w:rFonts w:ascii="Cambria Math" w:hAnsi="Cambria Math" w:cstheme="minorHAnsi"/>
                            <w:i/>
                            <w:iCs/>
                          </w:rPr>
                        </w:rPrChange>
                      </w:rPr>
                      <m:t>e</m:t>
                    </w:del>
                  </w:ins>
                </m:r>
              </m:e>
            </m:acc>
          </m:e>
          <m:sub>
            <m:r>
              <w:ins w:id="654" w:author="Garrick W Bruening" w:date="2020-10-02T13:36:00Z">
                <w:del w:id="655" w:author="Garrick" w:date="2020-10-02T15:15:00Z">
                  <m:rPr>
                    <m:nor/>
                  </m:rPr>
                  <w:rPr>
                    <w:rFonts w:cstheme="minorHAnsi"/>
                    <w:rPrChange w:id="656" w:author="Garrick W Bruening" w:date="2020-10-02T13:37:00Z">
                      <w:rPr>
                        <w:rFonts w:ascii="Cambria Math" w:hAnsi="Cambria Math" w:cstheme="minorHAnsi"/>
                        <w:i/>
                      </w:rPr>
                    </w:rPrChange>
                  </w:rPr>
                  <m:t>m</m:t>
                </w:del>
              </w:ins>
            </m:r>
          </m:sub>
        </m:sSub>
      </m:oMath>
      <w:del w:id="657" w:author="Garrick" w:date="2020-10-02T15:15:00Z">
        <w:r w:rsidR="00FF2E5A" w:rsidRPr="009802F2">
          <w:delText>,</w:delText>
        </w:r>
        <w:r w:rsidR="00F239EE" w:rsidRPr="009802F2">
          <w:delText xml:space="preserve"> </w:delText>
        </w:r>
        <w:r w:rsidR="00820FDE" w:rsidRPr="009802F2">
          <w:delText>minus the resting metabolic rate</w:delText>
        </w:r>
        <w:r w:rsidR="00054D9F" w:rsidRPr="009802F2">
          <w:delText>:</w:delText>
        </w:r>
      </w:del>
      <w:ins w:id="658" w:author="Garrick W Bruening" w:date="2020-10-02T13:37:00Z">
        <w:del w:id="659" w:author="Garrick" w:date="2020-10-02T15:15:00Z">
          <w:r w:rsidR="00D02A87" w:rsidRPr="009802F2">
            <w:delText xml:space="preserve"> </w:delText>
          </w:r>
        </w:del>
      </w:ins>
      <m:oMath>
        <m:sSub>
          <m:sSubPr>
            <m:ctrlPr>
              <w:ins w:id="660" w:author="Garrick W Bruening" w:date="2020-10-02T13:39:00Z">
                <w:del w:id="661" w:author="Garrick" w:date="2020-10-02T15:15:00Z">
                  <w:rPr>
                    <w:rFonts w:ascii="Cambria Math" w:hAnsi="Cambria Math" w:cstheme="minorHAnsi"/>
                  </w:rPr>
                </w:del>
              </w:ins>
            </m:ctrlPr>
          </m:sSubPr>
          <m:e>
            <m:acc>
              <m:accPr>
                <m:chr m:val="̇"/>
                <m:ctrlPr>
                  <w:ins w:id="662" w:author="Garrick W Bruening" w:date="2020-10-02T13:39:00Z">
                    <w:del w:id="663" w:author="Garrick" w:date="2020-10-02T15:15:00Z">
                      <w:rPr>
                        <w:rFonts w:ascii="Cambria Math" w:hAnsi="Cambria Math" w:cstheme="minorHAnsi"/>
                      </w:rPr>
                    </w:del>
                  </w:ins>
                </m:ctrlPr>
              </m:accPr>
              <m:e>
                <m:r>
                  <w:ins w:id="664" w:author="Garrick W Bruening" w:date="2020-10-02T13:39:00Z">
                    <w:del w:id="665" w:author="Garrick" w:date="2020-10-02T15:15:00Z">
                      <m:rPr>
                        <m:nor/>
                      </m:rPr>
                      <w:rPr>
                        <w:rFonts w:cstheme="minorHAnsi"/>
                        <w:rPrChange w:id="666" w:author="Garrick W Bruening" w:date="2020-10-02T13:40:00Z">
                          <w:rPr>
                            <w:rFonts w:ascii="Cambria Math" w:hAnsi="Cambria Math"/>
                            <w:i/>
                          </w:rPr>
                        </w:rPrChange>
                      </w:rPr>
                      <m:t>e</m:t>
                    </w:del>
                  </w:ins>
                </m:r>
              </m:e>
            </m:acc>
          </m:e>
          <m:sub>
            <m:r>
              <w:ins w:id="667" w:author="Garrick W Bruening" w:date="2020-10-02T13:39:00Z">
                <w:del w:id="668" w:author="Garrick" w:date="2020-10-02T15:15:00Z">
                  <m:rPr>
                    <m:nor/>
                  </m:rPr>
                  <w:rPr>
                    <w:rFonts w:cstheme="minorHAnsi"/>
                    <w:rPrChange w:id="669" w:author="Garrick W Bruening" w:date="2020-10-02T13:40:00Z">
                      <w:rPr>
                        <w:rFonts w:ascii="Cambria Math" w:hAnsi="Cambria Math"/>
                        <w:i/>
                      </w:rPr>
                    </w:rPrChange>
                  </w:rPr>
                  <m:t>net</m:t>
                </w:del>
              </w:ins>
            </m:r>
          </m:sub>
        </m:sSub>
        <m:r>
          <w:ins w:id="670" w:author="Garrick W Bruening" w:date="2020-10-02T13:39:00Z">
            <w:del w:id="671" w:author="Garrick" w:date="2020-10-02T15:15:00Z">
              <m:rPr>
                <m:nor/>
              </m:rPr>
              <w:rPr>
                <w:rFonts w:cstheme="minorHAnsi"/>
                <w:rPrChange w:id="672" w:author="Garrick W Bruening" w:date="2020-10-02T13:40:00Z">
                  <w:rPr>
                    <w:rFonts w:ascii="Cambria Math" w:hAnsi="Cambria Math"/>
                    <w:i/>
                  </w:rPr>
                </w:rPrChange>
              </w:rPr>
              <m:t>=</m:t>
            </w:del>
          </w:ins>
        </m:r>
        <m:sSub>
          <m:sSubPr>
            <m:ctrlPr>
              <w:ins w:id="673" w:author="Garrick W Bruening" w:date="2020-10-02T13:39:00Z">
                <w:del w:id="674" w:author="Garrick" w:date="2020-10-02T15:15:00Z">
                  <w:rPr>
                    <w:rFonts w:ascii="Cambria Math" w:hAnsi="Cambria Math" w:cstheme="minorHAnsi"/>
                  </w:rPr>
                </w:del>
              </w:ins>
            </m:ctrlPr>
          </m:sSubPr>
          <m:e>
            <m:acc>
              <m:accPr>
                <m:chr m:val="̇"/>
                <m:ctrlPr>
                  <w:ins w:id="675" w:author="Garrick W Bruening" w:date="2020-10-02T13:39:00Z">
                    <w:del w:id="676" w:author="Garrick" w:date="2020-10-02T15:15:00Z">
                      <w:rPr>
                        <w:rFonts w:ascii="Cambria Math" w:hAnsi="Cambria Math" w:cstheme="minorHAnsi"/>
                      </w:rPr>
                    </w:del>
                  </w:ins>
                </m:ctrlPr>
              </m:accPr>
              <m:e>
                <m:r>
                  <w:ins w:id="677" w:author="Garrick W Bruening" w:date="2020-10-02T13:39:00Z">
                    <w:del w:id="678" w:author="Garrick" w:date="2020-10-02T15:15:00Z">
                      <m:rPr>
                        <m:nor/>
                      </m:rPr>
                      <w:rPr>
                        <w:rFonts w:cstheme="minorHAnsi"/>
                        <w:rPrChange w:id="679" w:author="Garrick W Bruening" w:date="2020-10-02T13:40:00Z">
                          <w:rPr>
                            <w:rFonts w:ascii="Cambria Math" w:hAnsi="Cambria Math"/>
                            <w:i/>
                          </w:rPr>
                        </w:rPrChange>
                      </w:rPr>
                      <m:t>e</m:t>
                    </w:del>
                  </w:ins>
                </m:r>
              </m:e>
            </m:acc>
          </m:e>
          <m:sub>
            <m:r>
              <w:ins w:id="680" w:author="Garrick W Bruening" w:date="2020-10-02T13:40:00Z">
                <w:del w:id="681" w:author="Garrick" w:date="2020-10-02T15:15:00Z">
                  <m:rPr>
                    <m:nor/>
                  </m:rPr>
                  <w:rPr>
                    <w:rFonts w:cstheme="minorHAnsi"/>
                    <w:rPrChange w:id="682" w:author="Garrick W Bruening" w:date="2020-10-02T13:40:00Z">
                      <w:rPr>
                        <w:rFonts w:ascii="Cambria Math" w:hAnsi="Cambria Math"/>
                        <w:i/>
                      </w:rPr>
                    </w:rPrChange>
                  </w:rPr>
                  <m:t>m</m:t>
                </w:del>
              </w:ins>
            </m:r>
          </m:sub>
        </m:sSub>
        <m:r>
          <w:ins w:id="683" w:author="Garrick W Bruening" w:date="2020-10-02T13:40:00Z">
            <w:del w:id="684" w:author="Garrick" w:date="2020-10-02T15:15:00Z">
              <m:rPr>
                <m:nor/>
              </m:rPr>
              <w:rPr>
                <w:rFonts w:cstheme="minorHAnsi"/>
                <w:rPrChange w:id="685" w:author="Garrick W Bruening" w:date="2020-10-02T13:40:00Z">
                  <w:rPr>
                    <w:rFonts w:ascii="Cambria Math" w:hAnsi="Cambria Math"/>
                    <w:i/>
                  </w:rPr>
                </w:rPrChange>
              </w:rPr>
              <m:t>-</m:t>
            </w:del>
          </w:ins>
        </m:r>
        <m:sSub>
          <m:sSubPr>
            <m:ctrlPr>
              <w:ins w:id="686" w:author="Garrick W Bruening" w:date="2020-10-02T13:40:00Z">
                <w:del w:id="687" w:author="Garrick" w:date="2020-10-02T15:15:00Z">
                  <w:rPr>
                    <w:rFonts w:ascii="Cambria Math" w:hAnsi="Cambria Math" w:cstheme="minorHAnsi"/>
                  </w:rPr>
                </w:del>
              </w:ins>
            </m:ctrlPr>
          </m:sSubPr>
          <m:e>
            <m:acc>
              <m:accPr>
                <m:chr m:val="̇"/>
                <m:ctrlPr>
                  <w:ins w:id="688" w:author="Garrick W Bruening" w:date="2020-10-02T13:40:00Z">
                    <w:del w:id="689" w:author="Garrick" w:date="2020-10-02T15:15:00Z">
                      <w:rPr>
                        <w:rFonts w:ascii="Cambria Math" w:hAnsi="Cambria Math" w:cstheme="minorHAnsi"/>
                      </w:rPr>
                    </w:del>
                  </w:ins>
                </m:ctrlPr>
              </m:accPr>
              <m:e>
                <m:r>
                  <w:ins w:id="690" w:author="Garrick W Bruening" w:date="2020-10-02T13:40:00Z">
                    <w:del w:id="691" w:author="Garrick" w:date="2020-10-02T15:15:00Z">
                      <m:rPr>
                        <m:nor/>
                      </m:rPr>
                      <w:rPr>
                        <w:rFonts w:cstheme="minorHAnsi"/>
                        <w:rPrChange w:id="692" w:author="Garrick W Bruening" w:date="2020-10-02T13:40:00Z">
                          <w:rPr>
                            <w:rFonts w:ascii="Cambria Math" w:hAnsi="Cambria Math"/>
                            <w:i/>
                          </w:rPr>
                        </w:rPrChange>
                      </w:rPr>
                      <m:t>e</m:t>
                    </w:del>
                  </w:ins>
                </m:r>
              </m:e>
            </m:acc>
          </m:e>
          <m:sub>
            <m:r>
              <w:ins w:id="693" w:author="Garrick W Bruening" w:date="2020-10-02T13:40:00Z">
                <w:del w:id="694" w:author="Garrick" w:date="2020-10-02T15:15:00Z">
                  <m:rPr>
                    <m:nor/>
                  </m:rPr>
                  <w:rPr>
                    <w:rFonts w:cstheme="minorHAnsi"/>
                    <w:rPrChange w:id="695" w:author="Garrick W Bruening" w:date="2020-10-02T13:40:00Z">
                      <w:rPr>
                        <w:rFonts w:ascii="Cambria Math" w:hAnsi="Cambria Math"/>
                        <w:i/>
                      </w:rPr>
                    </w:rPrChange>
                  </w:rPr>
                  <m:t>r</m:t>
                </w:del>
              </w:ins>
            </m:r>
          </m:sub>
        </m:sSub>
        <m:acc>
          <m:accPr>
            <m:chr m:val="̇"/>
            <m:ctrlPr>
              <w:del w:id="696" w:author="Garrick" w:date="2020-10-02T15:15:00Z">
                <w:rPr>
                  <w:rFonts w:ascii="Cambria Math" w:hAnsi="Cambria Math" w:cstheme="minorHAnsi"/>
                </w:rPr>
              </w:del>
            </m:ctrlPr>
          </m:accPr>
          <m:e>
            <m:sSub>
              <m:sSubPr>
                <m:ctrlPr>
                  <w:del w:id="697" w:author="Garrick" w:date="2020-10-02T15:15:00Z">
                    <w:rPr>
                      <w:rFonts w:ascii="Cambria Math" w:hAnsi="Cambria Math" w:cstheme="minorHAnsi"/>
                    </w:rPr>
                  </w:del>
                </m:ctrlPr>
              </m:sSubPr>
              <m:e>
                <m:r>
                  <w:del w:id="698" w:author="Garrick" w:date="2020-10-02T15:15:00Z">
                    <m:rPr>
                      <m:nor/>
                    </m:rPr>
                    <w:rPr>
                      <w:rFonts w:cstheme="minorHAnsi"/>
                      <w:rPrChange w:id="699" w:author="Garrick W Bruening" w:date="2020-10-02T13:40:00Z">
                        <w:rPr>
                          <w:rFonts w:ascii="Cambria Math" w:hAnsi="Cambria Math"/>
                        </w:rPr>
                      </w:rPrChange>
                    </w:rPr>
                    <m:t>e</m:t>
                  </w:del>
                </m:r>
              </m:e>
              <m:sub>
                <m:r>
                  <w:del w:id="700" w:author="Garrick" w:date="2020-10-02T15:15:00Z">
                    <m:rPr>
                      <m:nor/>
                    </m:rPr>
                    <w:rPr>
                      <w:rFonts w:cstheme="minorHAnsi"/>
                      <w:rPrChange w:id="701" w:author="Garrick W Bruening" w:date="2020-10-02T13:40:00Z">
                        <w:rPr>
                          <w:rFonts w:ascii="Cambria Math" w:hAnsi="Cambria Math"/>
                        </w:rPr>
                      </w:rPrChange>
                    </w:rPr>
                    <m:t>net</m:t>
                  </w:del>
                </m:r>
              </m:sub>
            </m:sSub>
          </m:e>
        </m:acc>
        <m:r>
          <w:del w:id="702" w:author="Garrick" w:date="2020-10-02T15:15:00Z">
            <m:rPr>
              <m:nor/>
            </m:rPr>
            <w:rPr>
              <w:rFonts w:cstheme="minorHAnsi"/>
              <w:rPrChange w:id="703" w:author="Garrick W Bruening" w:date="2020-10-02T13:40:00Z">
                <w:rPr>
                  <w:rFonts w:ascii="Cambria Math" w:hAnsi="Cambria Math"/>
                  <w:i/>
                </w:rPr>
              </w:rPrChange>
            </w:rPr>
            <m:t> = </m:t>
          </w:del>
        </m:r>
        <m:acc>
          <m:accPr>
            <m:chr m:val="̇"/>
            <m:ctrlPr>
              <w:del w:id="704" w:author="Garrick" w:date="2020-10-02T15:15:00Z">
                <w:rPr>
                  <w:rFonts w:ascii="Cambria Math" w:hAnsi="Cambria Math" w:cstheme="minorHAnsi"/>
                </w:rPr>
              </w:del>
            </m:ctrlPr>
          </m:accPr>
          <m:e>
            <m:sSub>
              <m:sSubPr>
                <m:ctrlPr>
                  <w:del w:id="705" w:author="Garrick" w:date="2020-10-02T15:15:00Z">
                    <w:rPr>
                      <w:rFonts w:ascii="Cambria Math" w:hAnsi="Cambria Math" w:cstheme="minorHAnsi"/>
                    </w:rPr>
                  </w:del>
                </m:ctrlPr>
              </m:sSubPr>
              <m:e>
                <m:r>
                  <w:del w:id="706" w:author="Garrick" w:date="2020-10-02T15:15:00Z">
                    <m:rPr>
                      <m:nor/>
                    </m:rPr>
                    <w:rPr>
                      <w:rFonts w:cstheme="minorHAnsi"/>
                      <w:rPrChange w:id="707" w:author="Garrick W Bruening" w:date="2020-10-02T13:40:00Z">
                        <w:rPr>
                          <w:rFonts w:ascii="Cambria Math" w:hAnsi="Cambria Math"/>
                        </w:rPr>
                      </w:rPrChange>
                    </w:rPr>
                    <m:t>e</m:t>
                  </w:del>
                </m:r>
              </m:e>
              <m:sub>
                <m:r>
                  <w:del w:id="708" w:author="Garrick" w:date="2020-10-02T15:15:00Z">
                    <m:rPr>
                      <m:nor/>
                    </m:rPr>
                    <w:rPr>
                      <w:rFonts w:cstheme="minorHAnsi"/>
                      <w:rPrChange w:id="709" w:author="Garrick W Bruening" w:date="2020-10-02T13:40:00Z">
                        <w:rPr>
                          <w:rFonts w:ascii="Cambria Math" w:hAnsi="Cambria Math"/>
                        </w:rPr>
                      </w:rPrChange>
                    </w:rPr>
                    <m:t>m</m:t>
                  </w:del>
                </m:r>
              </m:sub>
            </m:sSub>
          </m:e>
        </m:acc>
        <m:r>
          <w:del w:id="710" w:author="Garrick" w:date="2020-10-02T15:15:00Z">
            <m:rPr>
              <m:nor/>
            </m:rPr>
            <w:rPr>
              <w:rFonts w:cstheme="minorHAnsi"/>
              <w:rPrChange w:id="711" w:author="Garrick W Bruening" w:date="2020-10-02T13:40:00Z">
                <w:rPr>
                  <w:rFonts w:ascii="Cambria Math" w:hAnsi="Cambria Math"/>
                  <w:i/>
                </w:rPr>
              </w:rPrChange>
            </w:rPr>
            <m:t>-</m:t>
          </w:del>
        </m:r>
        <m:acc>
          <m:accPr>
            <m:chr m:val="̇"/>
            <m:ctrlPr>
              <w:del w:id="712" w:author="Garrick" w:date="2020-10-02T15:15:00Z">
                <w:rPr>
                  <w:rFonts w:ascii="Cambria Math" w:hAnsi="Cambria Math" w:cstheme="minorHAnsi"/>
                </w:rPr>
              </w:del>
            </m:ctrlPr>
          </m:accPr>
          <m:e>
            <m:sSub>
              <m:sSubPr>
                <m:ctrlPr>
                  <w:del w:id="713" w:author="Garrick" w:date="2020-10-02T15:15:00Z">
                    <w:rPr>
                      <w:rFonts w:ascii="Cambria Math" w:hAnsi="Cambria Math" w:cstheme="minorHAnsi"/>
                    </w:rPr>
                  </w:del>
                </m:ctrlPr>
              </m:sSubPr>
              <m:e>
                <m:r>
                  <w:del w:id="714" w:author="Garrick" w:date="2020-10-02T15:15:00Z">
                    <m:rPr>
                      <m:nor/>
                    </m:rPr>
                    <w:rPr>
                      <w:rFonts w:cstheme="minorHAnsi"/>
                      <w:rPrChange w:id="715" w:author="Garrick W Bruening" w:date="2020-10-02T13:40:00Z">
                        <w:rPr>
                          <w:rFonts w:ascii="Cambria Math" w:hAnsi="Cambria Math"/>
                        </w:rPr>
                      </w:rPrChange>
                    </w:rPr>
                    <m:t>e</m:t>
                  </w:del>
                </m:r>
              </m:e>
              <m:sub>
                <m:r>
                  <w:del w:id="716" w:author="Garrick" w:date="2020-10-02T15:15:00Z">
                    <m:rPr>
                      <m:nor/>
                    </m:rPr>
                    <w:rPr>
                      <w:rFonts w:cstheme="minorHAnsi"/>
                      <w:rPrChange w:id="717" w:author="Garrick W Bruening" w:date="2020-10-02T13:40:00Z">
                        <w:rPr>
                          <w:rFonts w:ascii="Cambria Math" w:hAnsi="Cambria Math"/>
                        </w:rPr>
                      </w:rPrChange>
                    </w:rPr>
                    <m:t>r</m:t>
                  </w:del>
                </m:r>
              </m:sub>
            </m:sSub>
          </m:e>
        </m:acc>
      </m:oMath>
      <w:del w:id="718" w:author="Garrick" w:date="2020-10-02T15:15:00Z">
        <w:r w:rsidR="00054D9F" w:rsidRPr="009802F2" w:rsidDel="00B96572">
          <w:delText xml:space="preserve"> </w:delText>
        </w:r>
        <w:r w:rsidR="00B24814" w:rsidRPr="009802F2" w:rsidDel="00B4239A">
          <w:rPr>
            <w:noProof/>
            <w:position w:val="-14"/>
          </w:rPr>
          <w:object w:dxaOrig="1360" w:dyaOrig="400" w14:anchorId="53C9CA91">
            <v:shape id="_x0000_i1031" type="#_x0000_t75" style="width:1in;height:21.75pt" o:ole="">
              <v:imagedata r:id="rId27" o:title=""/>
            </v:shape>
            <o:OLEObject Type="Embed" ProgID="Equation.DSMT4" ShapeID="_x0000_i1031" DrawAspect="Content" ObjectID="_1663576619" r:id="rId28"/>
          </w:object>
        </w:r>
        <w:r w:rsidR="00820FDE" w:rsidRPr="009802F2">
          <w:delText xml:space="preserve">. </w:delText>
        </w:r>
        <w:r w:rsidR="00E53C84" w:rsidRPr="009802F2">
          <w:delText>F</w:delText>
        </w:r>
        <w:r w:rsidR="00F05EC0" w:rsidRPr="009802F2">
          <w:delText xml:space="preserve">rom Eq. 2, </w:delText>
        </w:r>
        <w:r w:rsidR="00E53C84" w:rsidRPr="009802F2">
          <w:delText>we can</w:delText>
        </w:r>
        <w:r w:rsidR="00FF2E5A" w:rsidRPr="009802F2">
          <w:delText xml:space="preserve"> then</w:delText>
        </w:r>
        <w:r w:rsidR="00E53C84" w:rsidRPr="009802F2">
          <w:delText xml:space="preserve"> </w:delText>
        </w:r>
        <w:r w:rsidR="00F05EC0" w:rsidRPr="009802F2">
          <w:delText>derive an expression for</w:delText>
        </w:r>
        <w:r w:rsidR="00820FDE" w:rsidRPr="009802F2">
          <w:delText xml:space="preserve"> the net metabolic cost of a reach of a given mass and duration</w:delText>
        </w:r>
        <w:r w:rsidR="00B34856" w:rsidRPr="009802F2">
          <w:delText>:</w:delText>
        </w:r>
      </w:del>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7E16AD" w:rsidRPr="009802F2" w14:paraId="3789E1D6" w14:textId="77777777" w:rsidTr="003857B1">
        <w:trPr>
          <w:ins w:id="719" w:author="Garrick W Bruening" w:date="2020-07-25T15:14:00Z"/>
          <w:del w:id="720" w:author="Garrick" w:date="2020-10-02T15:15:00Z"/>
        </w:trPr>
        <w:tc>
          <w:tcPr>
            <w:tcW w:w="500" w:type="pct"/>
          </w:tcPr>
          <w:p w14:paraId="4BD4E464" w14:textId="1391321D" w:rsidR="007E16AD" w:rsidRPr="009802F2" w:rsidRDefault="007E16AD" w:rsidP="003857B1">
            <w:pPr>
              <w:rPr>
                <w:ins w:id="721" w:author="Garrick W Bruening" w:date="2020-07-25T15:14:00Z"/>
                <w:del w:id="722" w:author="Garrick" w:date="2020-10-02T15:15:00Z"/>
              </w:rPr>
            </w:pPr>
          </w:p>
        </w:tc>
        <w:tc>
          <w:tcPr>
            <w:tcW w:w="4000" w:type="pct"/>
            <w:vAlign w:val="center"/>
          </w:tcPr>
          <w:p w14:paraId="2FD48669" w14:textId="2B4BCBA0" w:rsidR="007E16AD" w:rsidRPr="009802F2" w:rsidDel="00475269" w:rsidRDefault="002E6FCC" w:rsidP="003857B1">
            <w:pPr>
              <w:jc w:val="center"/>
              <w:rPr>
                <w:del w:id="723" w:author="Garrick" w:date="2020-10-02T15:15:00Z"/>
                <w:rFonts w:eastAsiaTheme="minorEastAsia" w:cstheme="minorHAnsi"/>
              </w:rPr>
            </w:pPr>
            <m:oMathPara>
              <m:oMathParaPr>
                <m:jc m:val="center"/>
              </m:oMathParaPr>
              <m:oMath>
                <m:sSub>
                  <m:sSubPr>
                    <m:ctrlPr>
                      <w:ins w:id="724" w:author="Garrick W Bruening" w:date="2020-07-25T15:14:00Z">
                        <w:del w:id="725" w:author="Garrick" w:date="2020-10-02T15:15:00Z">
                          <w:rPr>
                            <w:rFonts w:ascii="Cambria Math" w:hAnsi="Cambria Math" w:cstheme="minorHAnsi"/>
                          </w:rPr>
                        </w:del>
                      </w:ins>
                    </m:ctrlPr>
                  </m:sSubPr>
                  <m:e>
                    <m:r>
                      <w:ins w:id="726" w:author="Garrick W Bruening" w:date="2020-07-25T15:14:00Z">
                        <w:del w:id="727" w:author="Garrick" w:date="2020-10-02T15:15:00Z">
                          <m:rPr>
                            <m:nor/>
                          </m:rPr>
                          <w:rPr>
                            <w:rFonts w:cstheme="minorHAnsi"/>
                          </w:rPr>
                          <m:t>e</m:t>
                        </w:del>
                      </w:ins>
                    </m:r>
                  </m:e>
                  <m:sub>
                    <m:r>
                      <w:ins w:id="728" w:author="Garrick W Bruening" w:date="2020-07-25T15:15:00Z">
                        <w:del w:id="729" w:author="Garrick" w:date="2020-10-02T15:15:00Z">
                          <m:rPr>
                            <m:nor/>
                          </m:rPr>
                          <w:rPr>
                            <w:rFonts w:cstheme="minorHAnsi"/>
                          </w:rPr>
                          <m:t>net</m:t>
                        </w:del>
                      </w:ins>
                    </m:r>
                  </m:sub>
                </m:sSub>
                <m:r>
                  <w:del w:id="730" w:author="Garrick" w:date="2020-10-02T15:15:00Z">
                    <m:rPr>
                      <m:nor/>
                    </m:rPr>
                    <w:rPr>
                      <w:rFonts w:cstheme="minorHAnsi"/>
                    </w:rPr>
                    <m:t> </m:t>
                  </w:del>
                </m:r>
                <m:r>
                  <w:ins w:id="731" w:author="Garrick W Bruening" w:date="2020-07-25T15:15:00Z">
                    <w:del w:id="732" w:author="Garrick" w:date="2020-10-02T15:15:00Z">
                      <m:rPr>
                        <m:nor/>
                      </m:rPr>
                      <w:rPr>
                        <w:rFonts w:cstheme="minorHAnsi"/>
                      </w:rPr>
                      <m:t>=</m:t>
                    </w:del>
                  </w:ins>
                </m:r>
                <m:d>
                  <m:dPr>
                    <m:ctrlPr>
                      <w:ins w:id="733" w:author="Garrick W Bruening" w:date="2020-07-25T15:15:00Z">
                        <w:del w:id="734" w:author="Garrick" w:date="2020-10-02T15:15:00Z">
                          <w:rPr>
                            <w:rFonts w:ascii="Cambria Math" w:hAnsi="Cambria Math" w:cstheme="minorHAnsi"/>
                          </w:rPr>
                        </w:del>
                      </w:ins>
                    </m:ctrlPr>
                  </m:dPr>
                  <m:e>
                    <m:r>
                      <w:del w:id="735" w:author="Garrick" w:date="2020-10-02T15:15:00Z">
                        <m:rPr>
                          <m:nor/>
                        </m:rPr>
                        <w:rPr>
                          <w:rFonts w:cstheme="minorHAnsi"/>
                        </w:rPr>
                        <m:t>a</m:t>
                      </w:del>
                    </m:r>
                    <m:r>
                      <w:ins w:id="736" w:author="Garrick W Bruening" w:date="2020-07-25T15:15:00Z">
                        <w:del w:id="737" w:author="Garrick" w:date="2020-10-02T15:15:00Z">
                          <m:rPr>
                            <m:nor/>
                          </m:rPr>
                          <w:rPr>
                            <w:rFonts w:cstheme="minorHAnsi"/>
                          </w:rPr>
                          <m:t>-</m:t>
                        </w:del>
                      </w:ins>
                    </m:r>
                    <m:sSub>
                      <m:sSubPr>
                        <m:ctrlPr>
                          <w:ins w:id="738" w:author="Garrick W Bruening" w:date="2020-07-25T15:15:00Z">
                            <w:del w:id="739" w:author="Garrick" w:date="2020-10-02T15:15:00Z">
                              <w:rPr>
                                <w:rFonts w:ascii="Cambria Math" w:hAnsi="Cambria Math" w:cstheme="minorHAnsi"/>
                              </w:rPr>
                            </w:del>
                          </w:ins>
                        </m:ctrlPr>
                      </m:sSubPr>
                      <m:e>
                        <m:acc>
                          <m:accPr>
                            <m:chr m:val="̇"/>
                            <m:ctrlPr>
                              <w:del w:id="740" w:author="Garrick" w:date="2020-10-02T15:15:00Z">
                                <w:rPr>
                                  <w:rFonts w:ascii="Cambria Math" w:hAnsi="Cambria Math" w:cstheme="minorHAnsi"/>
                                </w:rPr>
                              </w:del>
                            </m:ctrlPr>
                          </m:accPr>
                          <m:e>
                            <m:r>
                              <w:ins w:id="741" w:author="Garrick W Bruening" w:date="2020-07-25T15:15:00Z">
                                <w:del w:id="742" w:author="Garrick" w:date="2020-10-02T15:15:00Z">
                                  <m:rPr>
                                    <m:nor/>
                                  </m:rPr>
                                  <w:rPr>
                                    <w:rFonts w:cstheme="minorHAnsi"/>
                                  </w:rPr>
                                  <m:t>e</m:t>
                                </w:del>
                              </w:ins>
                            </m:r>
                          </m:e>
                        </m:acc>
                      </m:e>
                      <m:sub>
                        <m:r>
                          <w:ins w:id="743" w:author="Garrick W Bruening" w:date="2020-07-25T15:15:00Z">
                            <w:del w:id="744" w:author="Garrick" w:date="2020-10-02T15:15:00Z">
                              <m:rPr>
                                <m:nor/>
                              </m:rPr>
                              <w:rPr>
                                <w:rFonts w:cstheme="minorHAnsi"/>
                              </w:rPr>
                              <m:t>r</m:t>
                            </w:del>
                          </w:ins>
                        </m:r>
                      </m:sub>
                    </m:sSub>
                  </m:e>
                </m:d>
                <m:sSub>
                  <m:sSubPr>
                    <m:ctrlPr>
                      <w:ins w:id="745" w:author="Garrick W Bruening" w:date="2020-07-25T15:14:00Z">
                        <w:del w:id="746" w:author="Garrick" w:date="2020-10-02T15:15:00Z">
                          <w:rPr>
                            <w:rFonts w:ascii="Cambria Math" w:hAnsi="Cambria Math" w:cstheme="minorHAnsi"/>
                          </w:rPr>
                        </w:del>
                      </w:ins>
                    </m:ctrlPr>
                  </m:sSubPr>
                  <m:e>
                    <m:r>
                      <w:ins w:id="747" w:author="Garrick W Bruening" w:date="2020-07-25T15:14:00Z">
                        <w:del w:id="748" w:author="Garrick" w:date="2020-10-02T15:15:00Z">
                          <m:rPr>
                            <m:nor/>
                          </m:rPr>
                          <w:rPr>
                            <w:rFonts w:cstheme="minorHAnsi"/>
                          </w:rPr>
                          <m:t>t</m:t>
                        </w:del>
                      </w:ins>
                    </m:r>
                  </m:e>
                  <m:sub>
                    <m:r>
                      <w:ins w:id="749" w:author="Garrick W Bruening" w:date="2020-07-25T15:14:00Z">
                        <w:del w:id="750" w:author="Garrick" w:date="2020-10-02T15:15:00Z">
                          <m:rPr>
                            <m:nor/>
                          </m:rPr>
                          <w:rPr>
                            <w:rFonts w:cstheme="minorHAnsi"/>
                          </w:rPr>
                          <m:t>m</m:t>
                        </w:del>
                      </w:ins>
                    </m:r>
                  </m:sub>
                </m:sSub>
                <m:r>
                  <w:del w:id="751" w:author="Garrick" w:date="2020-10-02T15:15:00Z">
                    <m:rPr>
                      <m:nor/>
                    </m:rPr>
                    <w:rPr>
                      <w:rFonts w:cstheme="minorHAnsi"/>
                    </w:rPr>
                    <m:t>+</m:t>
                  </w:del>
                </m:r>
                <m:f>
                  <m:fPr>
                    <m:ctrlPr>
                      <w:del w:id="752" w:author="Garrick" w:date="2020-10-02T15:15:00Z">
                        <w:rPr>
                          <w:rFonts w:ascii="Cambria Math" w:hAnsi="Cambria Math" w:cstheme="minorHAnsi"/>
                        </w:rPr>
                      </w:del>
                    </m:ctrlPr>
                  </m:fPr>
                  <m:num>
                    <m:r>
                      <w:ins w:id="753" w:author="Garrick W Bruening" w:date="2020-07-25T15:14:00Z">
                        <w:del w:id="754" w:author="Garrick" w:date="2020-10-02T15:15:00Z">
                          <m:rPr>
                            <m:nor/>
                          </m:rPr>
                          <w:rPr>
                            <w:rFonts w:cstheme="minorHAnsi"/>
                          </w:rPr>
                          <m:t>b</m:t>
                        </w:del>
                      </w:ins>
                    </m:r>
                    <m:sSup>
                      <m:sSupPr>
                        <m:ctrlPr>
                          <w:ins w:id="755" w:author="Garrick W Bruening" w:date="2020-07-25T15:14:00Z">
                            <w:del w:id="756" w:author="Garrick" w:date="2020-10-02T15:15:00Z">
                              <w:rPr>
                                <w:rFonts w:ascii="Cambria Math" w:hAnsi="Cambria Math" w:cstheme="minorHAnsi"/>
                              </w:rPr>
                            </w:del>
                          </w:ins>
                        </m:ctrlPr>
                      </m:sSupPr>
                      <m:e>
                        <m:r>
                          <w:ins w:id="757" w:author="Garrick W Bruening" w:date="2020-07-25T15:14:00Z">
                            <w:del w:id="758" w:author="Garrick" w:date="2020-10-02T15:15:00Z">
                              <m:rPr>
                                <m:nor/>
                              </m:rPr>
                              <w:rPr>
                                <w:rFonts w:cstheme="minorHAnsi"/>
                              </w:rPr>
                              <m:t>m</m:t>
                            </w:del>
                          </w:ins>
                        </m:r>
                      </m:e>
                      <m:sup>
                        <m:r>
                          <w:ins w:id="759" w:author="Garrick W Bruening" w:date="2020-07-25T15:14:00Z">
                            <w:del w:id="760" w:author="Garrick" w:date="2020-10-02T15:15:00Z">
                              <m:rPr>
                                <m:nor/>
                              </m:rPr>
                              <w:rPr>
                                <w:rFonts w:cstheme="minorHAnsi"/>
                              </w:rPr>
                              <m:t>i</m:t>
                            </w:del>
                          </w:ins>
                        </m:r>
                      </m:sup>
                    </m:sSup>
                  </m:num>
                  <m:den>
                    <m:sSubSup>
                      <m:sSubSupPr>
                        <m:ctrlPr>
                          <w:ins w:id="761" w:author="Garrick W Bruening" w:date="2020-07-25T15:14:00Z">
                            <w:del w:id="762" w:author="Garrick" w:date="2020-10-02T15:15:00Z">
                              <w:rPr>
                                <w:rFonts w:ascii="Cambria Math" w:hAnsi="Cambria Math" w:cstheme="minorHAnsi"/>
                              </w:rPr>
                            </w:del>
                          </w:ins>
                        </m:ctrlPr>
                      </m:sSubSupPr>
                      <m:e>
                        <m:r>
                          <w:ins w:id="763" w:author="Garrick W Bruening" w:date="2020-07-25T15:14:00Z">
                            <w:del w:id="764" w:author="Garrick" w:date="2020-10-02T15:15:00Z">
                              <m:rPr>
                                <m:nor/>
                              </m:rPr>
                              <w:rPr>
                                <w:rFonts w:cstheme="minorHAnsi"/>
                              </w:rPr>
                              <m:t>t</m:t>
                            </w:del>
                          </w:ins>
                        </m:r>
                      </m:e>
                      <m:sub>
                        <m:r>
                          <w:ins w:id="765" w:author="Garrick W Bruening" w:date="2020-07-25T15:14:00Z">
                            <w:del w:id="766" w:author="Garrick" w:date="2020-10-02T15:15:00Z">
                              <m:rPr>
                                <m:nor/>
                              </m:rPr>
                              <w:rPr>
                                <w:rFonts w:cstheme="minorHAnsi"/>
                              </w:rPr>
                              <m:t>m</m:t>
                            </w:del>
                          </w:ins>
                        </m:r>
                      </m:sub>
                      <m:sup>
                        <m:r>
                          <w:ins w:id="767" w:author="Garrick W Bruening" w:date="2020-07-25T15:14:00Z">
                            <w:del w:id="768" w:author="Garrick" w:date="2020-10-02T15:15:00Z">
                              <m:rPr>
                                <m:nor/>
                              </m:rPr>
                              <w:rPr>
                                <w:rFonts w:cstheme="minorHAnsi"/>
                              </w:rPr>
                              <m:t>j-1</m:t>
                            </w:del>
                          </w:ins>
                        </m:r>
                      </m:sup>
                    </m:sSubSup>
                  </m:den>
                </m:f>
              </m:oMath>
            </m:oMathPara>
          </w:p>
          <w:p w14:paraId="414AA48C" w14:textId="5977CE80" w:rsidR="007E16AD" w:rsidRPr="009802F2" w:rsidRDefault="00B24814">
            <w:pPr>
              <w:jc w:val="center"/>
              <w:rPr>
                <w:ins w:id="769" w:author="Garrick W Bruening" w:date="2020-07-25T15:14:00Z"/>
                <w:del w:id="770" w:author="Garrick" w:date="2020-10-02T15:15:00Z"/>
              </w:rPr>
            </w:pPr>
            <w:del w:id="771" w:author="Garrick" w:date="2020-10-02T15:15:00Z">
              <w:r w:rsidRPr="009802F2">
                <w:rPr>
                  <w:noProof/>
                  <w:position w:val="-32"/>
                </w:rPr>
                <w:object w:dxaOrig="2240" w:dyaOrig="760" w14:anchorId="26F0E171">
                  <v:shape id="_x0000_i1032" type="#_x0000_t75" style="width:108pt;height:36pt" o:ole="">
                    <v:imagedata r:id="rId29" o:title=""/>
                  </v:shape>
                  <o:OLEObject Type="Embed" ProgID="Equation.DSMT4" ShapeID="_x0000_i1032" DrawAspect="Content" ObjectID="_1663576620" r:id="rId30"/>
                </w:object>
              </w:r>
            </w:del>
          </w:p>
        </w:tc>
        <w:tc>
          <w:tcPr>
            <w:tcW w:w="500" w:type="pct"/>
            <w:vAlign w:val="center"/>
          </w:tcPr>
          <w:p w14:paraId="67976EFE" w14:textId="02615456" w:rsidR="007E16AD" w:rsidRPr="009802F2" w:rsidRDefault="007E16AD">
            <w:pPr>
              <w:pStyle w:val="Caption"/>
              <w:keepNext/>
              <w:jc w:val="right"/>
              <w:rPr>
                <w:ins w:id="772" w:author="Garrick W Bruening" w:date="2020-07-25T15:14:00Z"/>
                <w:del w:id="773" w:author="Garrick" w:date="2020-10-02T15:15:00Z"/>
                <w:i w:val="0"/>
                <w:iCs w:val="0"/>
                <w:sz w:val="22"/>
                <w:szCs w:val="22"/>
                <w:rPrChange w:id="774" w:author="Garrick W Bruening" w:date="2020-07-27T23:34:00Z">
                  <w:rPr>
                    <w:ins w:id="775" w:author="Garrick W Bruening" w:date="2020-07-25T15:14:00Z"/>
                    <w:del w:id="776" w:author="Garrick" w:date="2020-10-02T15:15:00Z"/>
                    <w:i w:val="0"/>
                    <w:sz w:val="24"/>
                    <w:szCs w:val="24"/>
                  </w:rPr>
                </w:rPrChange>
              </w:rPr>
            </w:pPr>
            <w:bookmarkStart w:id="777" w:name="_Ref46584740"/>
            <w:ins w:id="778" w:author="Garrick W Bruening" w:date="2020-07-25T15:16:00Z">
              <w:del w:id="779" w:author="Garrick" w:date="2020-10-02T15:15:00Z">
                <w:r w:rsidRPr="009802F2">
                  <w:rPr>
                    <w:i w:val="0"/>
                    <w:iCs w:val="0"/>
                    <w:sz w:val="22"/>
                    <w:szCs w:val="22"/>
                    <w:rPrChange w:id="780" w:author="Garrick W Bruening" w:date="2020-07-27T23:34:00Z">
                      <w:rPr>
                        <w:i w:val="0"/>
                        <w:iCs w:val="0"/>
                        <w:sz w:val="24"/>
                        <w:szCs w:val="24"/>
                      </w:rPr>
                    </w:rPrChange>
                  </w:rPr>
                  <w:delText>(</w:delText>
                </w:r>
              </w:del>
            </w:ins>
            <w:ins w:id="781" w:author="Garrick W Bruening" w:date="2020-07-25T15:15:00Z">
              <w:del w:id="782" w:author="Garrick" w:date="2020-10-02T15:15:00Z">
                <w:r w:rsidRPr="009802F2">
                  <w:rPr>
                    <w:color w:val="auto"/>
                    <w:sz w:val="22"/>
                    <w:szCs w:val="22"/>
                    <w:rPrChange w:id="783" w:author="Garrick W Bruening" w:date="2020-07-25T15:16:00Z">
                      <w:rPr/>
                    </w:rPrChange>
                  </w:rPr>
                  <w:fldChar w:fldCharType="begin"/>
                </w:r>
                <w:r w:rsidRPr="009802F2">
                  <w:rPr>
                    <w:color w:val="auto"/>
                    <w:sz w:val="22"/>
                    <w:szCs w:val="22"/>
                    <w:rPrChange w:id="784" w:author="Garrick W Bruening" w:date="2020-07-25T15:16:00Z">
                      <w:rPr/>
                    </w:rPrChange>
                  </w:rPr>
                  <w:delInstrText xml:space="preserve"> SEQ Equation \* ARABIC </w:delInstrText>
                </w:r>
                <w:r w:rsidRPr="009802F2">
                  <w:rPr>
                    <w:color w:val="auto"/>
                    <w:sz w:val="22"/>
                    <w:szCs w:val="22"/>
                    <w:rPrChange w:id="785" w:author="Garrick W Bruening" w:date="2020-07-25T15:16:00Z">
                      <w:rPr/>
                    </w:rPrChange>
                  </w:rPr>
                  <w:fldChar w:fldCharType="separate"/>
                </w:r>
              </w:del>
            </w:ins>
            <w:del w:id="786" w:author="Garrick" w:date="2020-10-02T15:15:00Z">
              <w:r w:rsidR="00AB743E" w:rsidRPr="009802F2">
                <w:rPr>
                  <w:i w:val="0"/>
                  <w:iCs w:val="0"/>
                  <w:color w:val="auto"/>
                  <w:sz w:val="22"/>
                  <w:szCs w:val="22"/>
                </w:rPr>
                <w:delText>3</w:delText>
              </w:r>
            </w:del>
            <w:ins w:id="787" w:author="Garrick W Bruening" w:date="2020-07-25T15:15:00Z">
              <w:del w:id="788" w:author="Garrick" w:date="2020-10-02T15:15:00Z">
                <w:r w:rsidRPr="009802F2">
                  <w:rPr>
                    <w:color w:val="auto"/>
                    <w:sz w:val="22"/>
                    <w:szCs w:val="22"/>
                    <w:rPrChange w:id="789" w:author="Garrick W Bruening" w:date="2020-07-25T15:16:00Z">
                      <w:rPr/>
                    </w:rPrChange>
                  </w:rPr>
                  <w:fldChar w:fldCharType="end"/>
                </w:r>
              </w:del>
            </w:ins>
            <w:ins w:id="790" w:author="Garrick W Bruening" w:date="2020-07-25T15:16:00Z">
              <w:del w:id="791" w:author="Garrick" w:date="2020-10-02T15:15:00Z">
                <w:r w:rsidRPr="009802F2">
                  <w:rPr>
                    <w:i w:val="0"/>
                    <w:iCs w:val="0"/>
                    <w:sz w:val="22"/>
                    <w:szCs w:val="22"/>
                    <w:rPrChange w:id="792" w:author="Garrick W Bruening" w:date="2020-07-27T23:34:00Z">
                      <w:rPr>
                        <w:i w:val="0"/>
                        <w:iCs w:val="0"/>
                        <w:sz w:val="24"/>
                        <w:szCs w:val="24"/>
                      </w:rPr>
                    </w:rPrChange>
                  </w:rPr>
                  <w:delText>)</w:delText>
                </w:r>
              </w:del>
            </w:ins>
            <w:bookmarkEnd w:id="777"/>
          </w:p>
        </w:tc>
      </w:tr>
    </w:tbl>
    <w:p w14:paraId="0B2CFE31" w14:textId="2554D473" w:rsidR="007E16AD" w:rsidRPr="009802F2" w:rsidRDefault="007E16AD" w:rsidP="00E049FB">
      <w:pPr>
        <w:rPr>
          <w:del w:id="793" w:author="Garrick" w:date="2020-10-02T15:15:00Z"/>
          <w:noProof/>
          <w:sz w:val="24"/>
          <w:szCs w:val="24"/>
        </w:rPr>
      </w:pPr>
    </w:p>
    <w:p w14:paraId="5265D016" w14:textId="71F54AC8" w:rsidR="009F44FC" w:rsidRPr="009802F2" w:rsidRDefault="004123C1" w:rsidP="00E049FB">
      <w:pPr>
        <w:rPr>
          <w:del w:id="794" w:author="Garrick" w:date="2020-10-02T15:15:00Z"/>
        </w:rPr>
      </w:pPr>
      <w:ins w:id="795" w:author="Alaa Ahmed" w:date="2020-07-28T09:03:00Z">
        <w:del w:id="796" w:author="Garrick" w:date="2020-10-02T15:15:00Z">
          <w:r w:rsidRPr="009802F2">
            <w:delText xml:space="preserve">The relation between </w:delText>
          </w:r>
        </w:del>
      </w:ins>
      <w:del w:id="797" w:author="Garrick" w:date="2020-10-02T15:15:00Z">
        <w:r w:rsidR="00C55337" w:rsidRPr="009802F2" w:rsidDel="002D65CD">
          <w:delText>T</w:delText>
        </w:r>
        <w:r w:rsidR="003549B4" w:rsidRPr="009802F2" w:rsidDel="002D65CD">
          <w:delText>his relationship</w:delText>
        </w:r>
      </w:del>
      <w:ins w:id="798" w:author="Alaa Ahmed" w:date="2020-07-28T09:03:00Z">
        <w:del w:id="799" w:author="Garrick" w:date="2020-10-02T15:15:00Z">
          <w:r w:rsidRPr="009802F2">
            <w:delText>n</w:delText>
          </w:r>
          <w:r w:rsidR="002D65CD" w:rsidRPr="009802F2">
            <w:delText>et metabolic cost</w:delText>
          </w:r>
        </w:del>
      </w:ins>
      <w:del w:id="800" w:author="Garrick" w:date="2020-10-02T15:15:00Z">
        <w:r w:rsidR="003549B4" w:rsidRPr="009802F2">
          <w:delText xml:space="preserve"> </w:delText>
        </w:r>
      </w:del>
      <w:ins w:id="801" w:author="Alaa Ahmed" w:date="2020-07-28T09:03:00Z">
        <w:del w:id="802" w:author="Garrick" w:date="2020-10-02T15:15:00Z">
          <w:r w:rsidRPr="009802F2">
            <w:delText xml:space="preserve">and movement duration </w:delText>
          </w:r>
        </w:del>
      </w:ins>
      <w:del w:id="803" w:author="Garrick" w:date="2020-10-02T15:15:00Z">
        <w:r w:rsidR="003549B4" w:rsidRPr="009802F2">
          <w:delText xml:space="preserve">also exhibits a minimum, </w:delText>
        </w:r>
        <w:r w:rsidR="00F94E1A" w:rsidRPr="009802F2">
          <w:delText>representing the reach duration that would minimize net metabolic cost</w:delText>
        </w:r>
        <w:r w:rsidR="00C55337" w:rsidRPr="009802F2">
          <w:delText xml:space="preserve">, and this </w:delText>
        </w:r>
        <w:r w:rsidR="00E909F5" w:rsidRPr="009802F2">
          <w:delText xml:space="preserve">duration </w:delText>
        </w:r>
        <w:r w:rsidR="00262760" w:rsidRPr="009802F2">
          <w:delText xml:space="preserve">also </w:delText>
        </w:r>
        <w:r w:rsidR="00E909F5" w:rsidRPr="009802F2">
          <w:delText>increases with added mass</w:delText>
        </w:r>
        <w:r w:rsidR="00F94E1A" w:rsidRPr="009802F2">
          <w:delText>.</w:delText>
        </w:r>
        <w:r w:rsidR="00C55337" w:rsidRPr="009802F2">
          <w:delText xml:space="preserve"> However</w:delText>
        </w:r>
        <w:r w:rsidR="0044218D" w:rsidRPr="009802F2">
          <w:delText xml:space="preserve">, </w:delText>
        </w:r>
        <w:r w:rsidR="00C55337" w:rsidRPr="009802F2">
          <w:delText xml:space="preserve">the predicted durations are </w:delText>
        </w:r>
        <w:r w:rsidR="00E909F5" w:rsidRPr="009802F2">
          <w:delText xml:space="preserve">much </w:delText>
        </w:r>
        <w:r w:rsidR="00E909F5" w:rsidRPr="009802F2" w:rsidDel="00811480">
          <w:delText xml:space="preserve">slower </w:delText>
        </w:r>
      </w:del>
      <w:ins w:id="804" w:author="Garrick W Bruening" w:date="2020-07-26T16:52:00Z">
        <w:del w:id="805" w:author="Garrick" w:date="2020-10-02T15:15:00Z">
          <w:r w:rsidR="00811480" w:rsidRPr="009802F2">
            <w:delText xml:space="preserve">higher </w:delText>
          </w:r>
        </w:del>
      </w:ins>
      <w:del w:id="806" w:author="Garrick" w:date="2020-10-02T15:15:00Z">
        <w:r w:rsidR="00E909F5" w:rsidRPr="009802F2" w:rsidDel="00B07CAC">
          <w:delText xml:space="preserve">that </w:delText>
        </w:r>
      </w:del>
      <w:ins w:id="807" w:author="Garrick W Bruening" w:date="2020-09-22T11:21:00Z">
        <w:del w:id="808" w:author="Garrick" w:date="2020-10-02T15:15:00Z">
          <w:r w:rsidR="00B07CAC" w:rsidRPr="009802F2">
            <w:delText xml:space="preserve">than </w:delText>
          </w:r>
        </w:del>
      </w:ins>
      <w:del w:id="809" w:author="Garrick" w:date="2020-10-02T15:15:00Z">
        <w:r w:rsidR="00E909F5" w:rsidRPr="009802F2">
          <w:delText>th</w:delText>
        </w:r>
        <w:r w:rsidR="00A8453D" w:rsidRPr="009802F2">
          <w:delText xml:space="preserve">e durations that minimize gross metabolic cost. </w:delText>
        </w:r>
      </w:del>
      <w:ins w:id="810" w:author="Alaa Ahmed" w:date="2020-08-03T15:10:00Z">
        <w:del w:id="811" w:author="Garrick" w:date="2020-10-02T15:15:00Z">
          <w:r w:rsidR="009D58E3" w:rsidRPr="009802F2">
            <w:delText>The</w:delText>
          </w:r>
        </w:del>
      </w:ins>
      <w:ins w:id="812" w:author="Garrick W Bruening" w:date="2020-09-22T11:25:00Z">
        <w:del w:id="813" w:author="Garrick" w:date="2020-10-02T15:15:00Z">
          <w:r w:rsidR="0017748D" w:rsidRPr="009802F2">
            <w:delText xml:space="preserve"> coefficient </w:delText>
          </w:r>
        </w:del>
      </w:ins>
      <w:ins w:id="814" w:author="Garrick W Bruening" w:date="2020-09-22T11:26:00Z">
        <w:del w:id="815" w:author="Garrick" w:date="2020-10-02T15:15:00Z">
          <w:r w:rsidR="0017748D" w:rsidRPr="009802F2">
            <w:delText>(</w:delText>
          </w:r>
        </w:del>
      </w:ins>
      <w:ins w:id="816" w:author="Alaa Ahmed" w:date="2020-08-03T15:10:00Z">
        <w:del w:id="817" w:author="Garrick" w:date="2020-10-02T15:15:00Z">
          <w:r w:rsidR="009D58E3" w:rsidRPr="009802F2" w:rsidDel="000930C6">
            <w:delText xml:space="preserve"> </w:delText>
          </w:r>
        </w:del>
      </w:ins>
      <m:oMath>
        <m:r>
          <w:ins w:id="818" w:author="Garrick W Bruening" w:date="2020-09-22T11:26:00Z">
            <w:del w:id="819" w:author="Garrick" w:date="2020-10-02T15:15:00Z">
              <m:rPr>
                <m:nor/>
              </m:rPr>
              <w:rPr>
                <w:rFonts w:cstheme="minorHAnsi"/>
              </w:rPr>
              <m:t>a-</m:t>
            </w:del>
          </w:ins>
        </m:r>
        <m:sSub>
          <m:sSubPr>
            <m:ctrlPr>
              <w:ins w:id="820" w:author="Garrick W Bruening" w:date="2020-09-22T11:26:00Z">
                <w:del w:id="821" w:author="Garrick" w:date="2020-10-02T15:15:00Z">
                  <w:rPr>
                    <w:rFonts w:ascii="Cambria Math" w:hAnsi="Cambria Math" w:cstheme="minorHAnsi"/>
                  </w:rPr>
                </w:del>
              </w:ins>
            </m:ctrlPr>
          </m:sSubPr>
          <m:e>
            <m:acc>
              <m:accPr>
                <m:chr m:val="̇"/>
                <m:ctrlPr>
                  <w:ins w:id="822" w:author="Garrick W Bruening" w:date="2020-09-22T11:26:00Z">
                    <w:del w:id="823" w:author="Garrick" w:date="2020-10-02T15:15:00Z">
                      <w:rPr>
                        <w:rFonts w:ascii="Cambria Math" w:hAnsi="Cambria Math" w:cstheme="minorHAnsi"/>
                      </w:rPr>
                    </w:del>
                  </w:ins>
                </m:ctrlPr>
              </m:accPr>
              <m:e>
                <m:r>
                  <w:ins w:id="824" w:author="Garrick W Bruening" w:date="2020-09-22T11:26:00Z">
                    <w:del w:id="825" w:author="Garrick" w:date="2020-10-02T15:15:00Z">
                      <m:rPr>
                        <m:nor/>
                      </m:rPr>
                      <w:rPr>
                        <w:rFonts w:cstheme="minorHAnsi"/>
                      </w:rPr>
                      <m:t>e</m:t>
                    </w:del>
                  </w:ins>
                </m:r>
              </m:e>
            </m:acc>
          </m:e>
          <m:sub>
            <m:r>
              <w:ins w:id="826" w:author="Garrick W Bruening" w:date="2020-09-22T11:26:00Z">
                <w:del w:id="827" w:author="Garrick" w:date="2020-10-02T15:15:00Z">
                  <m:rPr>
                    <m:nor/>
                  </m:rPr>
                  <w:rPr>
                    <w:rFonts w:cstheme="minorHAnsi"/>
                  </w:rPr>
                  <m:t>r</m:t>
                </w:del>
              </w:ins>
            </m:r>
          </m:sub>
        </m:sSub>
      </m:oMath>
      <w:ins w:id="828" w:author="Garrick W Bruening" w:date="2020-09-22T11:26:00Z">
        <w:del w:id="829" w:author="Garrick" w:date="2020-10-02T15:15:00Z">
          <w:r w:rsidR="000930C6" w:rsidRPr="009802F2">
            <w:rPr>
              <w:rFonts w:eastAsiaTheme="minorEastAsia"/>
            </w:rPr>
            <w:delText xml:space="preserve">) </w:delText>
          </w:r>
          <w:r w:rsidR="0017748D" w:rsidRPr="009802F2">
            <w:delText xml:space="preserve">in </w:delText>
          </w:r>
        </w:del>
      </w:ins>
      <w:ins w:id="830" w:author="Alaa Ahmed" w:date="2020-08-03T15:10:00Z">
        <w:del w:id="831" w:author="Garrick" w:date="2020-10-02T15:15:00Z">
          <w:r w:rsidR="009D58E3" w:rsidRPr="009802F2">
            <w:delText>equation</w:delText>
          </w:r>
        </w:del>
      </w:ins>
      <w:ins w:id="832" w:author="Garrick W Bruening" w:date="2020-09-22T11:26:00Z">
        <w:del w:id="833" w:author="Garrick" w:date="2020-10-02T15:15:00Z">
          <w:r w:rsidR="0017748D" w:rsidRPr="009802F2">
            <w:delText xml:space="preserve"> 3</w:delText>
          </w:r>
        </w:del>
      </w:ins>
      <w:ins w:id="834" w:author="Alaa Ahmed" w:date="2020-08-03T15:10:00Z">
        <w:del w:id="835" w:author="Garrick" w:date="2020-10-02T15:15:00Z">
          <w:r w:rsidR="009D58E3" w:rsidRPr="009802F2">
            <w:delText xml:space="preserve"> tells </w:delText>
          </w:r>
          <w:r w:rsidR="009D58E3" w:rsidRPr="009802F2" w:rsidDel="007801A3">
            <w:delText xml:space="preserve">us this </w:delText>
          </w:r>
        </w:del>
      </w:ins>
      <w:del w:id="836" w:author="Garrick" w:date="2020-10-02T15:15:00Z">
        <w:r w:rsidR="00A8453D" w:rsidRPr="009802F2" w:rsidDel="007801A3">
          <w:delText xml:space="preserve">This is </w:delText>
        </w:r>
        <w:r w:rsidR="0044218D" w:rsidRPr="009802F2" w:rsidDel="007801A3">
          <w:delText>because</w:delText>
        </w:r>
      </w:del>
      <w:ins w:id="837" w:author="Alaa Ahmed" w:date="2020-08-03T15:10:00Z">
        <w:del w:id="838" w:author="Garrick" w:date="2020-10-02T15:15:00Z">
          <w:r w:rsidR="009D58E3" w:rsidRPr="009802F2" w:rsidDel="007801A3">
            <w:delText>results from</w:delText>
          </w:r>
        </w:del>
      </w:ins>
      <w:del w:id="839" w:author="Garrick" w:date="2020-10-02T15:15:00Z">
        <w:r w:rsidR="0044218D" w:rsidRPr="009802F2" w:rsidDel="007801A3">
          <w:delText xml:space="preserve"> the</w:delText>
        </w:r>
      </w:del>
      <w:ins w:id="840" w:author="Garrick W Bruening" w:date="2020-09-22T11:27:00Z">
        <w:del w:id="841" w:author="Garrick" w:date="2020-10-02T15:15:00Z">
          <w:r w:rsidR="007801A3" w:rsidRPr="009802F2">
            <w:delText xml:space="preserve">us that </w:delText>
          </w:r>
        </w:del>
      </w:ins>
      <w:del w:id="842" w:author="Garrick" w:date="2020-10-02T15:15:00Z">
        <w:r w:rsidR="0044218D" w:rsidRPr="009802F2" w:rsidDel="007801A3">
          <w:delText xml:space="preserve"> </w:delText>
        </w:r>
        <w:r w:rsidR="0044218D" w:rsidRPr="009802F2">
          <w:delText xml:space="preserve">net </w:delText>
        </w:r>
      </w:del>
      <w:ins w:id="843" w:author="Alaa Ahmed" w:date="2020-08-03T15:10:00Z">
        <w:del w:id="844" w:author="Garrick" w:date="2020-10-02T15:15:00Z">
          <w:r w:rsidR="00017387" w:rsidRPr="009802F2">
            <w:delText xml:space="preserve">metabolic </w:delText>
          </w:r>
        </w:del>
      </w:ins>
      <w:del w:id="845" w:author="Garrick" w:date="2020-10-02T15:15:00Z">
        <w:r w:rsidR="0044218D" w:rsidRPr="009802F2">
          <w:delText xml:space="preserve">cost </w:delText>
        </w:r>
        <w:r w:rsidR="0044218D" w:rsidRPr="009802F2" w:rsidDel="007801A3">
          <w:delText>of a reach ha</w:delText>
        </w:r>
      </w:del>
      <w:ins w:id="846" w:author="Alaa Ahmed" w:date="2020-08-03T15:10:00Z">
        <w:del w:id="847" w:author="Garrick" w:date="2020-10-02T15:15:00Z">
          <w:r w:rsidR="009D58E3" w:rsidRPr="009802F2" w:rsidDel="007801A3">
            <w:delText>ving</w:delText>
          </w:r>
        </w:del>
      </w:ins>
      <w:del w:id="848" w:author="Garrick" w:date="2020-10-02T15:15:00Z">
        <w:r w:rsidR="0044218D" w:rsidRPr="009802F2" w:rsidDel="007801A3">
          <w:delText>s</w:delText>
        </w:r>
      </w:del>
      <w:ins w:id="849" w:author="Garrick W Bruening" w:date="2020-09-22T11:27:00Z">
        <w:del w:id="850" w:author="Garrick" w:date="2020-10-02T15:15:00Z">
          <w:r w:rsidR="007801A3" w:rsidRPr="009802F2">
            <w:delText>has</w:delText>
          </w:r>
        </w:del>
      </w:ins>
      <w:del w:id="851" w:author="Garrick" w:date="2020-10-02T15:15:00Z">
        <w:r w:rsidR="0044218D" w:rsidRPr="009802F2">
          <w:delText xml:space="preserve"> a much lower cost of time</w:delText>
        </w:r>
        <w:r w:rsidR="003B2F58" w:rsidRPr="009802F2">
          <w:delText xml:space="preserve">, and </w:delText>
        </w:r>
      </w:del>
      <w:ins w:id="852" w:author="Alaa Ahmed" w:date="2020-08-03T15:10:00Z">
        <w:del w:id="853" w:author="Garrick" w:date="2020-10-02T15:15:00Z">
          <w:r w:rsidR="009D58E3" w:rsidRPr="009802F2">
            <w:delText>thus</w:delText>
          </w:r>
        </w:del>
      </w:ins>
      <w:ins w:id="854" w:author="Alaa Ahmed" w:date="2020-08-03T15:11:00Z">
        <w:del w:id="855" w:author="Garrick" w:date="2020-10-02T15:15:00Z">
          <w:r w:rsidR="00017387" w:rsidRPr="009802F2">
            <w:delText xml:space="preserve"> </w:delText>
          </w:r>
        </w:del>
      </w:ins>
      <w:del w:id="856" w:author="Garrick" w:date="2020-10-02T15:15:00Z">
        <w:r w:rsidR="003B2F58" w:rsidRPr="009802F2">
          <w:delText>longer duration movements are penalized less.</w:delText>
        </w:r>
      </w:del>
    </w:p>
    <w:p w14:paraId="705BA44F" w14:textId="476F512E" w:rsidR="003E46C4" w:rsidRPr="009802F2" w:rsidRDefault="003E46C4" w:rsidP="002E5B8A">
      <w:pPr>
        <w:pStyle w:val="Heading3"/>
      </w:pPr>
      <w:r w:rsidRPr="009802F2">
        <w:t>The effect of mass on movement</w:t>
      </w:r>
      <w:r w:rsidR="002E5B8A" w:rsidRPr="009802F2">
        <w:t xml:space="preserve"> accuracy</w:t>
      </w:r>
    </w:p>
    <w:p w14:paraId="4422F535" w14:textId="61E70C47" w:rsidR="00E70D6F" w:rsidRPr="009802F2" w:rsidRDefault="00E70D6F" w:rsidP="00ED1E1A">
      <w:r w:rsidRPr="009802F2">
        <w:t xml:space="preserve">Another aspect of movement that is affected by the speed of the movement is accuracy, i.e. the speed-accuracy tradeoff. We measured accuracy as the </w:t>
      </w:r>
      <w:r w:rsidR="00323A13" w:rsidRPr="009802F2">
        <w:t>Euclidean</w:t>
      </w:r>
      <w:r w:rsidRPr="009802F2">
        <w:t xml:space="preserve"> endpoint error at </w:t>
      </w:r>
      <w:r w:rsidR="0FAA4FC9" w:rsidRPr="009802F2">
        <w:t xml:space="preserve">movement offset </w:t>
      </w:r>
      <w:r w:rsidR="00F5128A" w:rsidRPr="009802F2">
        <w:t>(see M</w:t>
      </w:r>
      <w:r w:rsidR="0FAA4FC9" w:rsidRPr="009802F2">
        <w:t>ethods</w:t>
      </w:r>
      <w:r w:rsidR="00F5128A" w:rsidRPr="009802F2">
        <w:t>)</w:t>
      </w:r>
      <w:r w:rsidRPr="009802F2">
        <w:t>. As expected, endpoint error was reduced with longer movement durations (Est = -</w:t>
      </w:r>
      <w:ins w:id="857" w:author="Alaa Ahmed" w:date="2020-07-27T13:17:00Z">
        <w:r w:rsidR="0013111C" w:rsidRPr="009802F2">
          <w:t>9.</w:t>
        </w:r>
      </w:ins>
      <w:del w:id="858" w:author="Alaa Ahmed" w:date="2020-07-27T13:17:00Z">
        <w:r w:rsidRPr="009802F2" w:rsidDel="0013111C">
          <w:delText>0</w:delText>
        </w:r>
      </w:del>
      <w:del w:id="859" w:author="Garrick W Bruening" w:date="2020-09-22T11:33:00Z">
        <w:r w:rsidRPr="009802F2" w:rsidDel="000D032E">
          <w:delText>.</w:delText>
        </w:r>
      </w:del>
      <w:ins w:id="860" w:author="Alaa Ahmed" w:date="2020-07-27T13:17:00Z">
        <w:r w:rsidR="0013111C" w:rsidRPr="009802F2">
          <w:t>3</w:t>
        </w:r>
      </w:ins>
      <w:ins w:id="861" w:author="Alaa Ahmed" w:date="2020-07-27T13:18:00Z">
        <w:r w:rsidR="0013111C" w:rsidRPr="009802F2">
          <w:t>7e</w:t>
        </w:r>
        <w:r w:rsidR="00285E65" w:rsidRPr="009802F2">
          <w:rPr>
            <w:vertAlign w:val="superscript"/>
          </w:rPr>
          <w:t>-1</w:t>
        </w:r>
      </w:ins>
      <w:del w:id="862" w:author="Alaa Ahmed" w:date="2020-07-27T13:17:00Z">
        <w:r w:rsidR="00D738FC" w:rsidRPr="009802F2" w:rsidDel="0013111C">
          <w:delText>9</w:delText>
        </w:r>
        <w:r w:rsidR="00DF0BE7" w:rsidRPr="009802F2" w:rsidDel="0013111C">
          <w:delText>4</w:delText>
        </w:r>
      </w:del>
      <w:r w:rsidRPr="009802F2">
        <w:t>, p &lt; 2e</w:t>
      </w:r>
      <w:r w:rsidRPr="009802F2">
        <w:rPr>
          <w:vertAlign w:val="superscript"/>
        </w:rPr>
        <w:t>-16</w:t>
      </w:r>
      <w:r w:rsidRPr="009802F2">
        <w:t>). We also asked the analogous question of whether mass affects movement accuracy. Indeed</w:t>
      </w:r>
      <w:r w:rsidR="00323A13" w:rsidRPr="009802F2">
        <w:t>,</w:t>
      </w:r>
      <w:r w:rsidRPr="009802F2">
        <w:t xml:space="preserve"> we found that mass slightly increased endpoint error (Est = </w:t>
      </w:r>
      <w:r w:rsidR="00D27082" w:rsidRPr="009802F2">
        <w:t>2.16</w:t>
      </w:r>
      <w:r w:rsidRPr="009802F2">
        <w:t>e</w:t>
      </w:r>
      <w:r w:rsidRPr="009802F2">
        <w:rPr>
          <w:vertAlign w:val="superscript"/>
          <w:rPrChange w:id="863" w:author="Alaa Ahmed" w:date="2020-07-27T13:18:00Z">
            <w:rPr/>
          </w:rPrChange>
        </w:rPr>
        <w:t>-2</w:t>
      </w:r>
      <w:r w:rsidRPr="009802F2">
        <w:t xml:space="preserve">, </w:t>
      </w:r>
      <w:r w:rsidR="00D27082" w:rsidRPr="009802F2">
        <w:t>p &lt; 2e</w:t>
      </w:r>
      <w:r w:rsidR="00D27082" w:rsidRPr="009802F2">
        <w:rPr>
          <w:vertAlign w:val="superscript"/>
        </w:rPr>
        <w:t>-</w:t>
      </w:r>
      <w:r w:rsidR="003740AA" w:rsidRPr="009802F2">
        <w:rPr>
          <w:vertAlign w:val="superscript"/>
        </w:rPr>
        <w:t>16</w:t>
      </w:r>
      <w:r w:rsidRPr="009802F2">
        <w:t>)</w:t>
      </w:r>
      <w:r w:rsidRPr="009802F2">
        <w:rPr>
          <w:vertAlign w:val="superscript"/>
        </w:rPr>
        <w:t>,</w:t>
      </w:r>
      <w:r w:rsidRPr="009802F2">
        <w:t xml:space="preserve"> with the strongest effects seen at the fastest speeds</w:t>
      </w:r>
      <w:r w:rsidR="00596CE7" w:rsidRPr="009802F2">
        <w:t xml:space="preserve"> (Fig. </w:t>
      </w:r>
      <w:del w:id="864" w:author="Garrick W Bruening" w:date="2020-10-02T13:41:00Z">
        <w:r w:rsidR="00596CE7" w:rsidRPr="009802F2" w:rsidDel="009E6CDA">
          <w:delText>XX</w:delText>
        </w:r>
      </w:del>
      <w:ins w:id="865" w:author="Garrick W Bruening" w:date="2020-10-02T13:41:00Z">
        <w:r w:rsidR="009E6CDA" w:rsidRPr="009802F2">
          <w:t>2C</w:t>
        </w:r>
      </w:ins>
      <w:r w:rsidR="00596CE7" w:rsidRPr="009802F2">
        <w:t>)</w:t>
      </w:r>
      <w:r w:rsidRPr="009802F2">
        <w:t xml:space="preserve">. </w:t>
      </w:r>
    </w:p>
    <w:p w14:paraId="1E6D24EA" w14:textId="221B9FC2" w:rsidR="00E70D6F" w:rsidRPr="009802F2" w:rsidRDefault="00E70D6F" w:rsidP="00ED1E1A">
      <w:r w:rsidRPr="009802F2">
        <w:t>Accuracy can also be reflected in the consistency of the movement, defined as the variability in endpoint position, independent of the actual target error. We split consistency into two metrics,</w:t>
      </w:r>
      <w:ins w:id="866" w:author="Garrick W Bruening" w:date="2020-09-30T14:13:00Z">
        <w:r w:rsidRPr="009802F2">
          <w:t xml:space="preserve"> </w:t>
        </w:r>
        <w:r w:rsidR="00BF1144" w:rsidRPr="009802F2">
          <w:t>angular endpoint variability and</w:t>
        </w:r>
      </w:ins>
      <w:r w:rsidRPr="009802F2">
        <w:t xml:space="preserve"> radial endpoint variability</w:t>
      </w:r>
      <w:del w:id="867" w:author="Garrick W Bruening" w:date="2020-09-30T14:13:00Z">
        <w:r w:rsidRPr="009802F2">
          <w:delText xml:space="preserve"> and angular endpoint variability</w:delText>
        </w:r>
      </w:del>
      <w:r w:rsidRPr="009802F2">
        <w:t xml:space="preserve">. Radial endpoint is how far from the home circle </w:t>
      </w:r>
      <w:r w:rsidR="00FD01AD" w:rsidRPr="009802F2">
        <w:t>participants</w:t>
      </w:r>
      <w:r w:rsidRPr="009802F2">
        <w:t xml:space="preserve"> ended their movement, and angular endpoint is the angle between the target vector and endpoint vector measured from the home circle. </w:t>
      </w:r>
      <w:commentRangeStart w:id="868"/>
      <w:r w:rsidRPr="009802F2">
        <w:t xml:space="preserve">Both radial and angular variability </w:t>
      </w:r>
      <w:r w:rsidR="00C65341" w:rsidRPr="009802F2">
        <w:t>decreased</w:t>
      </w:r>
      <w:r w:rsidRPr="009802F2">
        <w:t xml:space="preserve"> with movement duration (</w:t>
      </w:r>
      <w:ins w:id="869" w:author="Alaa Ahmed" w:date="2020-07-27T13:25:00Z">
        <w:r w:rsidR="00476CF7" w:rsidRPr="009802F2">
          <w:rPr>
            <w:rPrChange w:id="870" w:author="Garrick W Bruening" w:date="2020-09-22T11:35:00Z">
              <w:rPr>
                <w:highlight w:val="yellow"/>
              </w:rPr>
            </w:rPrChange>
          </w:rPr>
          <w:t>Est = -1.</w:t>
        </w:r>
        <w:del w:id="871" w:author="Garrick W Bruening" w:date="2020-09-22T11:35:00Z">
          <w:r w:rsidR="00476CF7" w:rsidRPr="009802F2" w:rsidDel="004B30EF">
            <w:rPr>
              <w:rPrChange w:id="872" w:author="Garrick W Bruening" w:date="2020-09-22T11:35:00Z">
                <w:rPr>
                  <w:highlight w:val="yellow"/>
                </w:rPr>
              </w:rPrChange>
            </w:rPr>
            <w:delText>1</w:delText>
          </w:r>
          <w:r w:rsidR="003456FB" w:rsidRPr="009802F2" w:rsidDel="004B30EF">
            <w:rPr>
              <w:rPrChange w:id="873" w:author="Garrick W Bruening" w:date="2020-09-22T11:35:00Z">
                <w:rPr>
                  <w:highlight w:val="yellow"/>
                </w:rPr>
              </w:rPrChange>
            </w:rPr>
            <w:delText>4</w:delText>
          </w:r>
        </w:del>
      </w:ins>
      <w:ins w:id="874" w:author="Garrick W Bruening" w:date="2020-09-22T11:35:00Z">
        <w:r w:rsidR="004B30EF" w:rsidRPr="009802F2">
          <w:t>00</w:t>
        </w:r>
      </w:ins>
      <w:ins w:id="875" w:author="Alaa Ahmed" w:date="2020-07-27T13:25:00Z">
        <w:r w:rsidR="00476CF7" w:rsidRPr="009802F2">
          <w:rPr>
            <w:rPrChange w:id="876" w:author="Garrick W Bruening" w:date="2020-09-22T11:35:00Z">
              <w:rPr>
                <w:highlight w:val="yellow"/>
              </w:rPr>
            </w:rPrChange>
          </w:rPr>
          <w:t xml:space="preserve">, p </w:t>
        </w:r>
        <w:r w:rsidR="003B4C8A" w:rsidRPr="009802F2">
          <w:t>&lt; 2e</w:t>
        </w:r>
        <w:r w:rsidR="003B4C8A" w:rsidRPr="009802F2">
          <w:rPr>
            <w:vertAlign w:val="superscript"/>
          </w:rPr>
          <w:t>-16</w:t>
        </w:r>
        <w:r w:rsidR="0081768A" w:rsidRPr="009802F2">
          <w:t xml:space="preserve">, </w:t>
        </w:r>
      </w:ins>
      <w:r w:rsidRPr="009802F2">
        <w:t xml:space="preserve">Est = </w:t>
      </w:r>
      <w:del w:id="877" w:author="Garrick W Bruening" w:date="2020-09-22T11:36:00Z">
        <w:r w:rsidRPr="009802F2" w:rsidDel="00C4402E">
          <w:delText>-</w:delText>
        </w:r>
      </w:del>
      <w:ins w:id="878" w:author="Alaa Ahmed" w:date="2020-07-27T13:22:00Z">
        <w:del w:id="879" w:author="Garrick W Bruening" w:date="2020-09-22T11:36:00Z">
          <w:r w:rsidR="0042190C" w:rsidRPr="009802F2" w:rsidDel="00C4402E">
            <w:delText>8.8</w:delText>
          </w:r>
          <w:r w:rsidR="007D70AF" w:rsidRPr="009802F2" w:rsidDel="00C4402E">
            <w:delText>8</w:delText>
          </w:r>
        </w:del>
      </w:ins>
      <w:ins w:id="880" w:author="Garrick W Bruening" w:date="2020-09-22T11:36:00Z">
        <w:r w:rsidR="00C4402E" w:rsidRPr="009802F2">
          <w:t>-1.14</w:t>
        </w:r>
      </w:ins>
      <w:ins w:id="881" w:author="Alaa Ahmed" w:date="2020-07-27T13:22:00Z">
        <w:del w:id="882" w:author="Garrick W Bruening" w:date="2020-09-22T11:36:00Z">
          <w:r w:rsidR="007D70AF" w:rsidRPr="009802F2" w:rsidDel="00953358">
            <w:delText>e</w:delText>
          </w:r>
          <w:r w:rsidR="00995951" w:rsidRPr="009802F2" w:rsidDel="00953358">
            <w:rPr>
              <w:vertAlign w:val="superscript"/>
            </w:rPr>
            <w:delText>-1</w:delText>
          </w:r>
        </w:del>
      </w:ins>
      <w:del w:id="883" w:author="Alaa Ahmed" w:date="2020-07-27T13:20:00Z">
        <w:r w:rsidRPr="009802F2" w:rsidDel="00242C34">
          <w:delText>0.87</w:delText>
        </w:r>
      </w:del>
      <w:r w:rsidRPr="009802F2">
        <w:t xml:space="preserve">, p </w:t>
      </w:r>
      <w:ins w:id="884" w:author="Alaa Ahmed" w:date="2020-07-27T13:23:00Z">
        <w:del w:id="885" w:author="Garrick W Bruening" w:date="2020-09-22T11:36:00Z">
          <w:r w:rsidR="00F743C2" w:rsidRPr="009802F2" w:rsidDel="00953358">
            <w:delText>=</w:delText>
          </w:r>
        </w:del>
      </w:ins>
      <w:ins w:id="886" w:author="Garrick W Bruening" w:date="2020-09-22T11:36:00Z">
        <w:r w:rsidR="00953358" w:rsidRPr="009802F2">
          <w:t>&lt;</w:t>
        </w:r>
      </w:ins>
      <w:del w:id="887" w:author="Alaa Ahmed" w:date="2020-07-27T13:20:00Z">
        <w:r w:rsidRPr="009802F2" w:rsidDel="0027649D">
          <w:delText>=</w:delText>
        </w:r>
      </w:del>
      <w:r w:rsidRPr="009802F2">
        <w:t xml:space="preserve"> </w:t>
      </w:r>
      <w:ins w:id="888" w:author="Alaa Ahmed" w:date="2020-07-27T13:23:00Z">
        <w:del w:id="889" w:author="Garrick W Bruening" w:date="2020-09-22T11:36:00Z">
          <w:r w:rsidR="00F743C2" w:rsidRPr="009802F2" w:rsidDel="00953358">
            <w:delText>5.19</w:delText>
          </w:r>
        </w:del>
      </w:ins>
      <w:ins w:id="890" w:author="Garrick W Bruening" w:date="2020-09-22T11:36:00Z">
        <w:r w:rsidR="00953358" w:rsidRPr="009802F2">
          <w:t>2</w:t>
        </w:r>
      </w:ins>
      <w:del w:id="891" w:author="Alaa Ahmed" w:date="2020-07-27T13:20:00Z">
        <w:r w:rsidRPr="009802F2" w:rsidDel="0027649D">
          <w:delText>9.81</w:delText>
        </w:r>
      </w:del>
      <w:r w:rsidRPr="009802F2">
        <w:t>e</w:t>
      </w:r>
      <w:r w:rsidRPr="009802F2">
        <w:rPr>
          <w:vertAlign w:val="superscript"/>
        </w:rPr>
        <w:t>-</w:t>
      </w:r>
      <w:ins w:id="892" w:author="Alaa Ahmed" w:date="2020-07-27T13:23:00Z">
        <w:del w:id="893" w:author="Garrick W Bruening" w:date="2020-09-22T11:36:00Z">
          <w:r w:rsidR="00F743C2" w:rsidRPr="009802F2" w:rsidDel="00953358">
            <w:rPr>
              <w:vertAlign w:val="superscript"/>
            </w:rPr>
            <w:delText>9</w:delText>
          </w:r>
        </w:del>
      </w:ins>
      <w:ins w:id="894" w:author="Garrick W Bruening" w:date="2020-09-22T11:36:00Z">
        <w:r w:rsidR="00953358" w:rsidRPr="009802F2">
          <w:rPr>
            <w:vertAlign w:val="superscript"/>
          </w:rPr>
          <w:t>16</w:t>
        </w:r>
      </w:ins>
      <w:del w:id="895" w:author="Alaa Ahmed" w:date="2020-07-27T13:20:00Z">
        <w:r w:rsidRPr="009802F2" w:rsidDel="0027649D">
          <w:rPr>
            <w:vertAlign w:val="superscript"/>
          </w:rPr>
          <w:delText>9</w:delText>
        </w:r>
      </w:del>
      <w:del w:id="896" w:author="Alaa Ahmed" w:date="2020-07-27T13:25:00Z">
        <w:r w:rsidRPr="009802F2" w:rsidDel="00476CF7">
          <w:delText>, Est = -1.16, p = 6.84</w:delText>
        </w:r>
        <w:r w:rsidRPr="009802F2" w:rsidDel="00476CF7">
          <w:rPr>
            <w:vertAlign w:val="superscript"/>
          </w:rPr>
          <w:delText>e</w:delText>
        </w:r>
        <w:r w:rsidR="007A49AD" w:rsidRPr="009802F2" w:rsidDel="00476CF7">
          <w:rPr>
            <w:vertAlign w:val="superscript"/>
          </w:rPr>
          <w:delText>-</w:delText>
        </w:r>
        <w:r w:rsidRPr="009802F2" w:rsidDel="00476CF7">
          <w:rPr>
            <w:vertAlign w:val="superscript"/>
          </w:rPr>
          <w:delText>13</w:delText>
        </w:r>
      </w:del>
      <w:r w:rsidRPr="009802F2">
        <w:t>), while mass did not affect either (</w:t>
      </w:r>
      <w:ins w:id="897" w:author="Alaa Ahmed" w:date="2020-07-27T13:25:00Z">
        <w:r w:rsidR="0081768A" w:rsidRPr="009802F2">
          <w:rPr>
            <w:rPrChange w:id="898" w:author="Garrick W Bruening" w:date="2020-09-22T11:35:00Z">
              <w:rPr>
                <w:highlight w:val="yellow"/>
              </w:rPr>
            </w:rPrChange>
          </w:rPr>
          <w:t xml:space="preserve">Est = </w:t>
        </w:r>
        <w:del w:id="899" w:author="Garrick W Bruening" w:date="2020-09-22T11:35:00Z">
          <w:r w:rsidR="0081768A" w:rsidRPr="009802F2" w:rsidDel="00C4402E">
            <w:rPr>
              <w:rPrChange w:id="900" w:author="Garrick W Bruening" w:date="2020-09-22T11:35:00Z">
                <w:rPr>
                  <w:highlight w:val="yellow"/>
                </w:rPr>
              </w:rPrChange>
            </w:rPr>
            <w:delText>1.</w:delText>
          </w:r>
        </w:del>
      </w:ins>
      <w:ins w:id="901" w:author="Alaa Ahmed" w:date="2020-07-27T13:26:00Z">
        <w:del w:id="902" w:author="Garrick W Bruening" w:date="2020-09-22T11:35:00Z">
          <w:r w:rsidR="00520FE1" w:rsidRPr="009802F2" w:rsidDel="00C4402E">
            <w:rPr>
              <w:rPrChange w:id="903" w:author="Garrick W Bruening" w:date="2020-09-22T11:35:00Z">
                <w:rPr>
                  <w:highlight w:val="yellow"/>
                </w:rPr>
              </w:rPrChange>
            </w:rPr>
            <w:delText>74</w:delText>
          </w:r>
        </w:del>
      </w:ins>
      <w:ins w:id="904" w:author="Garrick W Bruening" w:date="2020-09-22T11:35:00Z">
        <w:r w:rsidR="00C4402E" w:rsidRPr="009802F2">
          <w:t>-6.92</w:t>
        </w:r>
      </w:ins>
      <w:ins w:id="905" w:author="Alaa Ahmed" w:date="2020-07-27T13:25:00Z">
        <w:r w:rsidR="0081768A" w:rsidRPr="009802F2">
          <w:rPr>
            <w:rPrChange w:id="906" w:author="Garrick W Bruening" w:date="2020-09-22T11:35:00Z">
              <w:rPr>
                <w:highlight w:val="yellow"/>
              </w:rPr>
            </w:rPrChange>
          </w:rPr>
          <w:t>e</w:t>
        </w:r>
        <w:r w:rsidR="0081768A" w:rsidRPr="009802F2">
          <w:rPr>
            <w:vertAlign w:val="superscript"/>
            <w:rPrChange w:id="907" w:author="Garrick W Bruening" w:date="2020-09-22T11:35:00Z">
              <w:rPr>
                <w:highlight w:val="yellow"/>
                <w:vertAlign w:val="superscript"/>
              </w:rPr>
            </w:rPrChange>
          </w:rPr>
          <w:t>-</w:t>
        </w:r>
        <w:del w:id="908" w:author="Garrick W Bruening" w:date="2020-09-22T11:35:00Z">
          <w:r w:rsidR="0081768A" w:rsidRPr="009802F2" w:rsidDel="00C4402E">
            <w:rPr>
              <w:vertAlign w:val="superscript"/>
              <w:rPrChange w:id="909" w:author="Garrick W Bruening" w:date="2020-09-22T11:35:00Z">
                <w:rPr>
                  <w:highlight w:val="yellow"/>
                  <w:vertAlign w:val="superscript"/>
                </w:rPr>
              </w:rPrChange>
            </w:rPr>
            <w:delText>2</w:delText>
          </w:r>
        </w:del>
      </w:ins>
      <w:ins w:id="910" w:author="Garrick W Bruening" w:date="2020-09-22T11:35:00Z">
        <w:r w:rsidR="00C4402E" w:rsidRPr="009802F2">
          <w:rPr>
            <w:vertAlign w:val="superscript"/>
          </w:rPr>
          <w:t>3</w:t>
        </w:r>
      </w:ins>
      <w:ins w:id="911" w:author="Alaa Ahmed" w:date="2020-07-27T13:25:00Z">
        <w:r w:rsidR="0081768A" w:rsidRPr="009802F2">
          <w:rPr>
            <w:rPrChange w:id="912" w:author="Garrick W Bruening" w:date="2020-09-22T11:35:00Z">
              <w:rPr>
                <w:highlight w:val="yellow"/>
              </w:rPr>
            </w:rPrChange>
          </w:rPr>
          <w:t xml:space="preserve">, </w:t>
        </w:r>
        <w:commentRangeStart w:id="913"/>
        <w:commentRangeStart w:id="914"/>
        <w:commentRangeStart w:id="915"/>
        <w:r w:rsidR="0081768A" w:rsidRPr="009802F2">
          <w:rPr>
            <w:rPrChange w:id="916" w:author="Garrick W Bruening" w:date="2020-09-22T11:35:00Z">
              <w:rPr>
                <w:highlight w:val="yellow"/>
              </w:rPr>
            </w:rPrChange>
          </w:rPr>
          <w:t xml:space="preserve">p = </w:t>
        </w:r>
        <w:del w:id="917" w:author="Garrick W Bruening" w:date="2020-09-22T11:35:00Z">
          <w:r w:rsidR="0081768A" w:rsidRPr="009802F2" w:rsidDel="00C4402E">
            <w:rPr>
              <w:rPrChange w:id="918" w:author="Garrick W Bruening" w:date="2020-09-22T11:35:00Z">
                <w:rPr>
                  <w:highlight w:val="yellow"/>
                </w:rPr>
              </w:rPrChange>
            </w:rPr>
            <w:delText>0.</w:delText>
          </w:r>
        </w:del>
      </w:ins>
      <w:ins w:id="919" w:author="Alaa Ahmed" w:date="2020-07-27T13:26:00Z">
        <w:del w:id="920" w:author="Garrick W Bruening" w:date="2020-09-22T11:35:00Z">
          <w:r w:rsidR="008B785F" w:rsidRPr="009802F2" w:rsidDel="00C4402E">
            <w:delText>01</w:delText>
          </w:r>
        </w:del>
      </w:ins>
      <w:ins w:id="921" w:author="Garrick W Bruening" w:date="2020-09-22T11:35:00Z">
        <w:r w:rsidR="00C4402E" w:rsidRPr="009802F2">
          <w:rPr>
            <w:rPrChange w:id="922" w:author="Garrick W Bruening" w:date="2020-09-22T11:35:00Z">
              <w:rPr>
                <w:highlight w:val="yellow"/>
              </w:rPr>
            </w:rPrChange>
          </w:rPr>
          <w:t>0.287</w:t>
        </w:r>
      </w:ins>
      <w:ins w:id="923" w:author="Alaa Ahmed" w:date="2020-07-27T13:25:00Z">
        <w:r w:rsidR="0081768A" w:rsidRPr="009802F2">
          <w:t xml:space="preserve">, </w:t>
        </w:r>
      </w:ins>
      <w:commentRangeEnd w:id="913"/>
      <w:ins w:id="924" w:author="Alaa Ahmed" w:date="2020-07-27T13:27:00Z">
        <w:r w:rsidR="008B785F" w:rsidRPr="009802F2">
          <w:rPr>
            <w:rStyle w:val="CommentReference"/>
          </w:rPr>
          <w:commentReference w:id="913"/>
        </w:r>
      </w:ins>
      <w:commentRangeEnd w:id="914"/>
      <w:r w:rsidR="00BD0D16" w:rsidRPr="009802F2">
        <w:rPr>
          <w:rStyle w:val="CommentReference"/>
        </w:rPr>
        <w:commentReference w:id="914"/>
      </w:r>
      <w:commentRangeEnd w:id="915"/>
      <w:r w:rsidR="00953358" w:rsidRPr="009802F2">
        <w:rPr>
          <w:rStyle w:val="CommentReference"/>
        </w:rPr>
        <w:commentReference w:id="915"/>
      </w:r>
      <w:r w:rsidRPr="009802F2">
        <w:t xml:space="preserve">Est = </w:t>
      </w:r>
      <w:ins w:id="925" w:author="Alaa Ahmed" w:date="2020-07-27T13:20:00Z">
        <w:r w:rsidR="00BF1F15" w:rsidRPr="009802F2">
          <w:t>1.7</w:t>
        </w:r>
      </w:ins>
      <w:ins w:id="926" w:author="Garrick W Bruening" w:date="2020-09-22T11:37:00Z">
        <w:r w:rsidR="00953358" w:rsidRPr="009802F2">
          <w:t>4</w:t>
        </w:r>
      </w:ins>
      <w:ins w:id="927" w:author="Alaa Ahmed" w:date="2020-07-27T13:23:00Z">
        <w:del w:id="928" w:author="Garrick W Bruening" w:date="2020-09-22T11:37:00Z">
          <w:r w:rsidR="0069152D" w:rsidRPr="009802F2" w:rsidDel="00953358">
            <w:delText>6</w:delText>
          </w:r>
        </w:del>
      </w:ins>
      <w:del w:id="929" w:author="Alaa Ahmed" w:date="2020-07-27T13:20:00Z">
        <w:r w:rsidRPr="009802F2" w:rsidDel="00BF1F15">
          <w:delText>-9.52</w:delText>
        </w:r>
      </w:del>
      <w:r w:rsidRPr="009802F2">
        <w:t>e</w:t>
      </w:r>
      <w:r w:rsidRPr="009802F2">
        <w:rPr>
          <w:vertAlign w:val="superscript"/>
        </w:rPr>
        <w:t>-</w:t>
      </w:r>
      <w:ins w:id="930" w:author="Alaa Ahmed" w:date="2020-07-27T13:20:00Z">
        <w:r w:rsidR="004809D1" w:rsidRPr="009802F2">
          <w:rPr>
            <w:vertAlign w:val="superscript"/>
          </w:rPr>
          <w:t>2</w:t>
        </w:r>
      </w:ins>
      <w:del w:id="931" w:author="Alaa Ahmed" w:date="2020-07-27T13:20:00Z">
        <w:r w:rsidRPr="009802F2" w:rsidDel="004809D1">
          <w:rPr>
            <w:vertAlign w:val="superscript"/>
          </w:rPr>
          <w:delText>3</w:delText>
        </w:r>
      </w:del>
      <w:r w:rsidRPr="009802F2">
        <w:t>, p = 0.</w:t>
      </w:r>
      <w:ins w:id="932" w:author="Alaa Ahmed" w:date="2020-07-27T13:23:00Z">
        <w:del w:id="933" w:author="Garrick W Bruening" w:date="2020-09-22T11:37:00Z">
          <w:r w:rsidR="00463D6E" w:rsidRPr="009802F2" w:rsidDel="00953358">
            <w:delText>41</w:delText>
          </w:r>
        </w:del>
      </w:ins>
      <w:ins w:id="934" w:author="Garrick W Bruening" w:date="2020-09-22T11:37:00Z">
        <w:r w:rsidR="00953358" w:rsidRPr="009802F2">
          <w:t>0114</w:t>
        </w:r>
      </w:ins>
      <w:del w:id="935" w:author="Alaa Ahmed" w:date="2020-07-27T13:21:00Z">
        <w:r w:rsidRPr="009802F2" w:rsidDel="00E0123E">
          <w:delText>1</w:delText>
        </w:r>
        <w:r w:rsidR="00DF0BE7" w:rsidRPr="009802F2" w:rsidDel="00E0123E">
          <w:delText>9</w:delText>
        </w:r>
      </w:del>
      <w:r w:rsidRPr="009802F2">
        <w:t xml:space="preserve">, </w:t>
      </w:r>
      <w:del w:id="936" w:author="Alaa Ahmed" w:date="2020-07-27T13:25:00Z">
        <w:r w:rsidRPr="009802F2" w:rsidDel="0081768A">
          <w:delText>Est = -1.184e</w:delText>
        </w:r>
        <w:r w:rsidRPr="009802F2" w:rsidDel="0081768A">
          <w:rPr>
            <w:vertAlign w:val="superscript"/>
          </w:rPr>
          <w:delText>-2</w:delText>
        </w:r>
        <w:r w:rsidRPr="009802F2" w:rsidDel="0081768A">
          <w:delText>, p = 0.38</w:delText>
        </w:r>
        <w:r w:rsidR="00EE4468" w:rsidRPr="009802F2" w:rsidDel="0081768A">
          <w:delText>,</w:delText>
        </w:r>
      </w:del>
      <w:r w:rsidR="00EE4468" w:rsidRPr="009802F2">
        <w:t xml:space="preserve"> respectively</w:t>
      </w:r>
      <w:r w:rsidR="00CF1413" w:rsidRPr="009802F2">
        <w:t xml:space="preserve">; </w:t>
      </w:r>
      <w:r w:rsidRPr="009802F2">
        <w:t xml:space="preserve">Fig. </w:t>
      </w:r>
      <w:r w:rsidR="00552630" w:rsidRPr="009802F2">
        <w:t>2</w:t>
      </w:r>
      <w:r w:rsidRPr="009802F2">
        <w:t>E).</w:t>
      </w:r>
      <w:commentRangeEnd w:id="868"/>
      <w:r w:rsidR="00953358" w:rsidRPr="009802F2">
        <w:rPr>
          <w:rStyle w:val="CommentReference"/>
        </w:rPr>
        <w:commentReference w:id="868"/>
      </w:r>
    </w:p>
    <w:p w14:paraId="157A5049" w14:textId="77777777" w:rsidR="001E52EF" w:rsidRPr="009802F2" w:rsidRDefault="001E52EF" w:rsidP="001E52EF">
      <w:pPr>
        <w:pStyle w:val="Heading3"/>
      </w:pPr>
      <w:r w:rsidRPr="009802F2">
        <w:t>Slower reaction times with added mass</w:t>
      </w:r>
    </w:p>
    <w:p w14:paraId="67CB0837" w14:textId="585FE390" w:rsidR="00E70D6F" w:rsidRPr="009802F2" w:rsidRDefault="00E70D6F" w:rsidP="00ED1E1A">
      <w:r w:rsidRPr="009802F2">
        <w:t xml:space="preserve">An interesting question is how </w:t>
      </w:r>
      <w:del w:id="937" w:author="Garrick W Bruening" w:date="2020-09-22T11:38:00Z">
        <w:r w:rsidRPr="009802F2" w:rsidDel="00953358">
          <w:delText xml:space="preserve">increasing </w:delText>
        </w:r>
      </w:del>
      <w:r w:rsidRPr="009802F2">
        <w:t xml:space="preserve">effort affects reaction time. While we enforced the </w:t>
      </w:r>
      <w:del w:id="938" w:author="Garrick W Bruening" w:date="2020-09-30T14:19:00Z">
        <w:r w:rsidRPr="009802F2">
          <w:delText xml:space="preserve">speed </w:delText>
        </w:r>
      </w:del>
      <w:ins w:id="939" w:author="Garrick W Bruening" w:date="2020-09-30T14:19:00Z">
        <w:r w:rsidR="00A713E8" w:rsidRPr="009802F2">
          <w:t>d</w:t>
        </w:r>
      </w:ins>
      <w:ins w:id="940" w:author="Garrick W Bruening" w:date="2020-09-30T14:20:00Z">
        <w:r w:rsidR="00A713E8" w:rsidRPr="009802F2">
          <w:t>uration</w:t>
        </w:r>
      </w:ins>
      <w:ins w:id="941" w:author="Garrick W Bruening" w:date="2020-09-30T14:19:00Z">
        <w:r w:rsidR="00A713E8" w:rsidRPr="009802F2">
          <w:t xml:space="preserve"> </w:t>
        </w:r>
      </w:ins>
      <w:r w:rsidRPr="009802F2">
        <w:t xml:space="preserve">with which </w:t>
      </w:r>
      <w:del w:id="942" w:author="Garrick W Bruening" w:date="2020-09-30T14:19:00Z">
        <w:r w:rsidRPr="009802F2">
          <w:delText xml:space="preserve">they </w:delText>
        </w:r>
      </w:del>
      <w:ins w:id="943" w:author="Garrick W Bruening" w:date="2020-09-30T14:19:00Z">
        <w:r w:rsidR="000D2379" w:rsidRPr="009802F2">
          <w:t xml:space="preserve">subjects </w:t>
        </w:r>
      </w:ins>
      <w:r w:rsidRPr="009802F2">
        <w:t xml:space="preserve">had to </w:t>
      </w:r>
      <w:del w:id="944" w:author="Garrick W Bruening" w:date="2020-09-30T14:20:00Z">
        <w:r w:rsidRPr="009802F2">
          <w:delText>reach</w:delText>
        </w:r>
      </w:del>
      <w:ins w:id="945" w:author="Garrick W Bruening" w:date="2020-09-30T14:20:00Z">
        <w:r w:rsidR="00A713E8" w:rsidRPr="009802F2">
          <w:t>complete a reach</w:t>
        </w:r>
      </w:ins>
      <w:r w:rsidRPr="009802F2">
        <w:t xml:space="preserve">, participants were </w:t>
      </w:r>
      <w:commentRangeStart w:id="946"/>
      <w:r w:rsidRPr="009802F2">
        <w:t>free to select the</w:t>
      </w:r>
      <w:del w:id="947" w:author="Garrick W Bruening" w:date="2020-09-30T14:20:00Z">
        <w:r w:rsidRPr="009802F2">
          <w:delText>ir</w:delText>
        </w:r>
      </w:del>
      <w:r w:rsidRPr="009802F2">
        <w:t xml:space="preserve"> </w:t>
      </w:r>
      <w:ins w:id="948" w:author="Garrick W Bruening" w:date="2020-09-30T14:20:00Z">
        <w:r w:rsidR="00A713E8" w:rsidRPr="009802F2">
          <w:t xml:space="preserve">combination of </w:t>
        </w:r>
      </w:ins>
      <w:r w:rsidRPr="009802F2">
        <w:t>reaction time</w:t>
      </w:r>
      <w:ins w:id="949" w:author="Garrick W Bruening" w:date="2020-09-30T14:20:00Z">
        <w:r w:rsidR="00A713E8" w:rsidRPr="009802F2">
          <w:t xml:space="preserve"> and movement duration</w:t>
        </w:r>
      </w:ins>
      <w:r w:rsidRPr="009802F2">
        <w:t xml:space="preserve">. </w:t>
      </w:r>
      <w:commentRangeEnd w:id="946"/>
      <w:r w:rsidR="00716AE9" w:rsidRPr="009802F2">
        <w:rPr>
          <w:rStyle w:val="CommentReference"/>
        </w:rPr>
        <w:commentReference w:id="946"/>
      </w:r>
      <w:r w:rsidRPr="009802F2">
        <w:t xml:space="preserve">The choice of reaction time has been related to the process of planning the upcoming movement, suggesting that the predictable mass in this experiment should have little effect. Moreover, one might predict that reaction time </w:t>
      </w:r>
      <w:del w:id="950" w:author="Garrick W Bruening" w:date="2020-10-02T12:05:00Z">
        <w:r w:rsidRPr="009802F2" w:rsidDel="00851F6E">
          <w:delText>shouldn't</w:delText>
        </w:r>
      </w:del>
      <w:ins w:id="951" w:author="Garrick W Bruening" w:date="2020-10-02T12:05:00Z">
        <w:r w:rsidR="00851F6E" w:rsidRPr="009802F2">
          <w:t>should not</w:t>
        </w:r>
      </w:ins>
      <w:r w:rsidRPr="009802F2">
        <w:t xml:space="preserve"> be affected by mass because participants </w:t>
      </w:r>
      <w:del w:id="952" w:author="Garrick W Bruening" w:date="2020-10-02T13:42:00Z">
        <w:r w:rsidRPr="009802F2" w:rsidDel="00755623">
          <w:delText>aren't</w:delText>
        </w:r>
      </w:del>
      <w:ins w:id="953" w:author="Garrick W Bruening" w:date="2020-10-02T13:42:00Z">
        <w:r w:rsidR="00755623" w:rsidRPr="009802F2">
          <w:t>are not</w:t>
        </w:r>
      </w:ins>
      <w:r w:rsidRPr="009802F2">
        <w:t xml:space="preserve"> moving while preparing the </w:t>
      </w:r>
      <w:r w:rsidR="00FE1EA4" w:rsidRPr="009802F2">
        <w:t>action</w:t>
      </w:r>
      <w:r w:rsidRPr="009802F2">
        <w:t xml:space="preserve">. </w:t>
      </w:r>
      <w:del w:id="954" w:author="Garrick W Bruening" w:date="2020-09-22T11:38:00Z">
        <w:r w:rsidRPr="009802F2" w:rsidDel="00564A87">
          <w:delText>In contrast, h</w:delText>
        </w:r>
      </w:del>
      <w:ins w:id="955" w:author="Garrick W Bruening" w:date="2020-09-22T11:38:00Z">
        <w:r w:rsidR="00564A87" w:rsidRPr="009802F2">
          <w:t xml:space="preserve">Here </w:t>
        </w:r>
      </w:ins>
      <w:del w:id="956" w:author="Garrick W Bruening" w:date="2020-09-22T11:39:00Z">
        <w:r w:rsidRPr="009802F2" w:rsidDel="00C66351">
          <w:delText xml:space="preserve">ere </w:delText>
        </w:r>
      </w:del>
      <w:r w:rsidRPr="009802F2">
        <w:t>we found that reaction time increased with mass (Est = 2.</w:t>
      </w:r>
      <w:ins w:id="957" w:author="Alaa Ahmed" w:date="2020-07-27T13:28:00Z">
        <w:r w:rsidR="00943FC2" w:rsidRPr="009802F2">
          <w:t>40</w:t>
        </w:r>
      </w:ins>
      <w:del w:id="958" w:author="Alaa Ahmed" w:date="2020-07-27T13:28:00Z">
        <w:r w:rsidRPr="009802F2" w:rsidDel="00943FC2">
          <w:delText>95</w:delText>
        </w:r>
      </w:del>
      <w:r w:rsidRPr="009802F2">
        <w:t>e</w:t>
      </w:r>
      <w:r w:rsidRPr="009802F2">
        <w:rPr>
          <w:vertAlign w:val="superscript"/>
        </w:rPr>
        <w:t>-3</w:t>
      </w:r>
      <w:r w:rsidRPr="009802F2">
        <w:t>, p = &lt;2e</w:t>
      </w:r>
      <w:r w:rsidRPr="009802F2">
        <w:rPr>
          <w:vertAlign w:val="superscript"/>
        </w:rPr>
        <w:t>-16</w:t>
      </w:r>
      <w:r w:rsidRPr="009802F2">
        <w:t xml:space="preserve">) and movement </w:t>
      </w:r>
      <w:commentRangeStart w:id="959"/>
      <w:commentRangeStart w:id="960"/>
      <w:r w:rsidRPr="009802F2">
        <w:t>duration</w:t>
      </w:r>
      <w:commentRangeEnd w:id="959"/>
      <w:r w:rsidR="00A522BB" w:rsidRPr="009802F2">
        <w:rPr>
          <w:rStyle w:val="CommentReference"/>
        </w:rPr>
        <w:commentReference w:id="959"/>
      </w:r>
      <w:commentRangeEnd w:id="960"/>
      <w:r w:rsidR="00FF6AFE" w:rsidRPr="009802F2">
        <w:rPr>
          <w:rStyle w:val="CommentReference"/>
        </w:rPr>
        <w:commentReference w:id="960"/>
      </w:r>
      <w:r w:rsidRPr="009802F2">
        <w:t xml:space="preserve"> (Est = </w:t>
      </w:r>
      <w:ins w:id="961" w:author="Alaa Ahmed" w:date="2020-07-27T13:29:00Z">
        <w:r w:rsidR="00E5486D" w:rsidRPr="009802F2">
          <w:rPr>
            <w:rPrChange w:id="962" w:author="Garrick W Bruening" w:date="2020-10-02T13:30:00Z">
              <w:rPr>
                <w:highlight w:val="yellow"/>
              </w:rPr>
            </w:rPrChange>
          </w:rPr>
          <w:t>6.43</w:t>
        </w:r>
      </w:ins>
      <w:del w:id="963" w:author="Alaa Ahmed" w:date="2020-07-27T13:29:00Z">
        <w:r w:rsidRPr="009802F2" w:rsidDel="005C657E">
          <w:delText>3.48</w:delText>
        </w:r>
      </w:del>
      <w:r w:rsidRPr="009802F2">
        <w:t>e</w:t>
      </w:r>
      <w:r w:rsidRPr="009802F2">
        <w:rPr>
          <w:vertAlign w:val="superscript"/>
        </w:rPr>
        <w:t>-2</w:t>
      </w:r>
      <w:r w:rsidRPr="009802F2">
        <w:t>, p &lt; 2e</w:t>
      </w:r>
      <w:r w:rsidRPr="009802F2">
        <w:rPr>
          <w:vertAlign w:val="superscript"/>
        </w:rPr>
        <w:t>-16</w:t>
      </w:r>
      <w:r w:rsidR="00297AC6" w:rsidRPr="009802F2">
        <w:t>;</w:t>
      </w:r>
      <w:r w:rsidRPr="009802F2">
        <w:t xml:space="preserve"> </w:t>
      </w:r>
      <w:r w:rsidR="00297AC6" w:rsidRPr="009802F2">
        <w:t>Fig. 2</w:t>
      </w:r>
      <w:r w:rsidRPr="009802F2">
        <w:t xml:space="preserve">F). Thus, slower movements had longer reaction times, and for two movements of the same duration, the movement with the greater mass elicited a longer reaction time. </w:t>
      </w:r>
    </w:p>
    <w:p w14:paraId="3E50E8F8" w14:textId="2C769FA0" w:rsidR="0095424F" w:rsidRPr="009802F2" w:rsidRDefault="00E70D6F" w:rsidP="00ED1E1A">
      <w:r w:rsidRPr="009802F2">
        <w:t>To summarize the results of Experiment 1, we found that it is more energetically costly to make reaching movements with greater mass. This increase in metabolic cost is not proportional to the increase in mass, but rather diminishes with additional mass. Mass also led to an unexpected increase in reaction times, with participants reacting slower with added mass, even though the subsequent movements were of the same duration.</w:t>
      </w:r>
    </w:p>
    <w:p w14:paraId="4EC0A580" w14:textId="415A9011" w:rsidR="0095424F" w:rsidRPr="009802F2" w:rsidRDefault="0095424F" w:rsidP="0095424F">
      <w:pPr>
        <w:pStyle w:val="Heading2"/>
      </w:pPr>
      <w:r w:rsidRPr="009802F2">
        <w:t>Study 2 - The effect of mass on preferred reach duration</w:t>
      </w:r>
    </w:p>
    <w:p w14:paraId="4E48D1D0" w14:textId="119421D7" w:rsidR="00F36892" w:rsidRPr="009802F2" w:rsidRDefault="0095424F" w:rsidP="0095424F">
      <w:pPr>
        <w:rPr>
          <w:ins w:id="964" w:author="Garrick W Bruening" w:date="2020-10-02T11:04:00Z"/>
        </w:rPr>
      </w:pPr>
      <w:r w:rsidRPr="009802F2">
        <w:t xml:space="preserve">Given that mass leads to an increase in the metabolic </w:t>
      </w:r>
      <w:r w:rsidR="00070554" w:rsidRPr="009802F2">
        <w:t>power</w:t>
      </w:r>
      <w:r w:rsidRPr="009802F2">
        <w:t xml:space="preserve"> of reaching, how will this increased effort cost influence an individual's preferred movement speed? The second study was designed to answer this question. </w:t>
      </w:r>
      <w:proofErr w:type="gramStart"/>
      <w:r w:rsidRPr="009802F2">
        <w:t>Similar to</w:t>
      </w:r>
      <w:proofErr w:type="gramEnd"/>
      <w:r w:rsidRPr="009802F2">
        <w:t xml:space="preserve"> the previous experiment, participants made goal-directed reaching movements with added mass at the hand</w:t>
      </w:r>
      <w:ins w:id="965" w:author="Garrick W Bruening" w:date="2020-10-02T12:09:00Z">
        <w:r w:rsidR="00D200AC" w:rsidRPr="009802F2">
          <w:t xml:space="preserve"> (Fig. 3)</w:t>
        </w:r>
      </w:ins>
      <w:r w:rsidRPr="009802F2">
        <w:t>. However, rather than reaching at a prescribed speed, participants were free to reach at a self-selected speed. At the beginning of each trial, one of four targets would appear</w:t>
      </w:r>
      <w:r w:rsidR="00196C36" w:rsidRPr="009802F2">
        <w:t xml:space="preserve"> centered</w:t>
      </w:r>
      <w:r w:rsidRPr="009802F2">
        <w:t xml:space="preserve"> on the circumference of a 10cm circle and participants were asked to reach to the target to complete the trial. To control for any confounding effects of accuracy on mass-related changes in preferred movement speed, three separate experiments were run each with a different target size or stopping requirement. In </w:t>
      </w:r>
      <w:r w:rsidR="00417793" w:rsidRPr="009802F2">
        <w:t>E</w:t>
      </w:r>
      <w:r w:rsidRPr="009802F2">
        <w:t xml:space="preserve">xperiment 2a, the target configuration was identical to </w:t>
      </w:r>
      <w:r w:rsidR="00417793" w:rsidRPr="009802F2">
        <w:t>E</w:t>
      </w:r>
      <w:r w:rsidRPr="009802F2">
        <w:t xml:space="preserve">xperiment 1 and participants were required to stop in the target. In </w:t>
      </w:r>
      <w:r w:rsidR="00417793" w:rsidRPr="009802F2">
        <w:t>E</w:t>
      </w:r>
      <w:r w:rsidRPr="009802F2">
        <w:t>xperiment 2b, accuracy requirements were increased. The target size was reduced to a thin</w:t>
      </w:r>
      <w:ins w:id="966" w:author="Alaa Ahmed" w:date="2020-08-03T15:29:00Z">
        <w:r w:rsidR="00A15DDE" w:rsidRPr="009802F2">
          <w:t>, narrow</w:t>
        </w:r>
      </w:ins>
      <w:r w:rsidRPr="009802F2">
        <w:t xml:space="preserve"> arc, where again participants were required to come to a stop. In the third experiment, </w:t>
      </w:r>
      <w:r w:rsidR="00417793" w:rsidRPr="009802F2">
        <w:t>E</w:t>
      </w:r>
      <w:r w:rsidRPr="009802F2">
        <w:t xml:space="preserve">xperiment 2c, accuracy requirements were reduced </w:t>
      </w:r>
      <w:r w:rsidR="006D6551" w:rsidRPr="009802F2">
        <w:t xml:space="preserve">to nearly </w:t>
      </w:r>
      <w:r w:rsidR="006D6551" w:rsidRPr="009802F2">
        <w:lastRenderedPageBreak/>
        <w:t xml:space="preserve">nothing </w:t>
      </w:r>
      <w:r w:rsidRPr="009802F2">
        <w:t>and target stopping requirements were removed altogether. Participants had to make an out and back movement in the direction of the target</w:t>
      </w:r>
      <w:r w:rsidR="00914CCE" w:rsidRPr="009802F2">
        <w:t xml:space="preserve"> where the</w:t>
      </w:r>
      <w:r w:rsidRPr="009802F2">
        <w:t xml:space="preserve"> only requirement was to cross the outer 10cm circle, in the quadrant of the indicated target. All experiments consisted of 1600 total trial</w:t>
      </w:r>
      <w:ins w:id="967" w:author="Garrick W Bruening" w:date="2020-10-02T12:10:00Z">
        <w:r w:rsidR="00AB08D4" w:rsidRPr="009802F2">
          <w:t xml:space="preserve"> in the added mass conditions</w:t>
        </w:r>
      </w:ins>
      <w:del w:id="968" w:author="Garrick W Bruening" w:date="2020-10-02T12:10:00Z">
        <w:r w:rsidRPr="009802F2" w:rsidDel="00AB08D4">
          <w:delText>s</w:delText>
        </w:r>
      </w:del>
      <w:r w:rsidRPr="009802F2">
        <w:t>, divided into four sets of 400 trials each. In each set of 400 trials, a different mass would be added to the robot handle. The amount of added mass was hidden from the participant using an opaque container and could be 0</w:t>
      </w:r>
      <w:r w:rsidR="008930B3" w:rsidRPr="009802F2">
        <w:t>kg</w:t>
      </w:r>
      <w:r w:rsidRPr="009802F2">
        <w:t>,</w:t>
      </w:r>
      <w:r w:rsidR="00B312DF" w:rsidRPr="009802F2">
        <w:t xml:space="preserve"> </w:t>
      </w:r>
      <w:r w:rsidR="008930B3" w:rsidRPr="009802F2">
        <w:t>1.36kg</w:t>
      </w:r>
      <w:r w:rsidR="0073301B" w:rsidRPr="009802F2">
        <w:t xml:space="preserve"> (3lbs)</w:t>
      </w:r>
      <w:r w:rsidRPr="009802F2">
        <w:t>,</w:t>
      </w:r>
      <w:r w:rsidR="00B312DF" w:rsidRPr="009802F2">
        <w:t xml:space="preserve"> </w:t>
      </w:r>
      <w:r w:rsidR="008930B3" w:rsidRPr="009802F2">
        <w:t>2.27kg</w:t>
      </w:r>
      <w:r w:rsidR="0073301B" w:rsidRPr="009802F2">
        <w:t xml:space="preserve"> (5lbs)</w:t>
      </w:r>
      <w:r w:rsidRPr="009802F2">
        <w:t xml:space="preserve"> or </w:t>
      </w:r>
      <w:r w:rsidR="008930B3" w:rsidRPr="009802F2">
        <w:t>3.63kg</w:t>
      </w:r>
      <w:r w:rsidR="0073301B" w:rsidRPr="009802F2">
        <w:t xml:space="preserve"> (8lbs)</w:t>
      </w:r>
      <w:r w:rsidR="00502065" w:rsidRPr="009802F2">
        <w:t xml:space="preserve"> (Fig. </w:t>
      </w:r>
      <w:del w:id="969" w:author="Garrick W Bruening" w:date="2020-10-02T12:11:00Z">
        <w:r w:rsidR="00502065" w:rsidRPr="009802F2" w:rsidDel="00AB08D4">
          <w:delText>XX</w:delText>
        </w:r>
      </w:del>
      <w:ins w:id="970" w:author="Garrick W Bruening" w:date="2020-10-02T12:11:00Z">
        <w:r w:rsidR="00AB08D4" w:rsidRPr="009802F2">
          <w:t>3</w:t>
        </w:r>
      </w:ins>
      <w:r w:rsidR="00502065" w:rsidRPr="009802F2">
        <w:t>)</w:t>
      </w:r>
      <w:r w:rsidR="00C86848" w:rsidRPr="009802F2">
        <w:t xml:space="preserve">. </w:t>
      </w:r>
      <w:r w:rsidRPr="009802F2">
        <w:t>All participants experienced each mass condition</w:t>
      </w:r>
      <w:r w:rsidR="00382399" w:rsidRPr="009802F2">
        <w:t xml:space="preserve"> once</w:t>
      </w:r>
      <w:r w:rsidRPr="009802F2">
        <w:t>, and the order was randomized across participants.</w:t>
      </w:r>
    </w:p>
    <w:tbl>
      <w:tblPr>
        <w:tblStyle w:val="TableGrid"/>
        <w:tblW w:w="0" w:type="auto"/>
        <w:tblLook w:val="04A0" w:firstRow="1" w:lastRow="0" w:firstColumn="1" w:lastColumn="0" w:noHBand="0" w:noVBand="1"/>
      </w:tblPr>
      <w:tblGrid>
        <w:gridCol w:w="9350"/>
      </w:tblGrid>
      <w:tr w:rsidR="00C5044A" w:rsidRPr="009802F2" w14:paraId="7C423D45" w14:textId="77777777" w:rsidTr="00F52AC4">
        <w:trPr>
          <w:ins w:id="971" w:author="Garrick W Bruening" w:date="2020-10-02T11:04:00Z"/>
        </w:trPr>
        <w:tc>
          <w:tcPr>
            <w:tcW w:w="9350" w:type="dxa"/>
          </w:tcPr>
          <w:p w14:paraId="334BC145" w14:textId="3729837C" w:rsidR="00C5044A" w:rsidRPr="009802F2" w:rsidRDefault="00246BDE" w:rsidP="00F52AC4">
            <w:pPr>
              <w:rPr>
                <w:ins w:id="972" w:author="Garrick W Bruening" w:date="2020-10-02T11:04:00Z"/>
              </w:rPr>
            </w:pPr>
            <w:ins w:id="973" w:author="Garrick W Bruening" w:date="2020-10-02T11:44:00Z">
              <w:r w:rsidRPr="009802F2">
                <w:rPr>
                  <w:noProof/>
                </w:rPr>
                <w:drawing>
                  <wp:inline distT="0" distB="0" distL="0" distR="0" wp14:anchorId="4EA5EA89" wp14:editId="5D0D0F92">
                    <wp:extent cx="4397353" cy="60588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9738" cy="6062181"/>
                            </a:xfrm>
                            <a:prstGeom prst="rect">
                              <a:avLst/>
                            </a:prstGeom>
                          </pic:spPr>
                        </pic:pic>
                      </a:graphicData>
                    </a:graphic>
                  </wp:inline>
                </w:drawing>
              </w:r>
            </w:ins>
          </w:p>
        </w:tc>
      </w:tr>
      <w:tr w:rsidR="00C5044A" w:rsidRPr="009802F2" w14:paraId="60702C4D" w14:textId="77777777" w:rsidTr="00F52AC4">
        <w:trPr>
          <w:ins w:id="974" w:author="Garrick W Bruening" w:date="2020-10-02T11:04:00Z"/>
        </w:trPr>
        <w:tc>
          <w:tcPr>
            <w:tcW w:w="9350" w:type="dxa"/>
          </w:tcPr>
          <w:p w14:paraId="4CC22933" w14:textId="32926363" w:rsidR="00D200AC" w:rsidRPr="009802F2" w:rsidRDefault="00D200AC" w:rsidP="00F52AC4">
            <w:pPr>
              <w:rPr>
                <w:ins w:id="975" w:author="Garrick W Bruening" w:date="2020-10-02T12:08:00Z"/>
              </w:rPr>
            </w:pPr>
            <w:ins w:id="976" w:author="Garrick W Bruening" w:date="2020-10-02T12:08:00Z">
              <w:r w:rsidRPr="009802F2">
                <w:t>Figure 3</w:t>
              </w:r>
            </w:ins>
          </w:p>
          <w:p w14:paraId="14356BAB" w14:textId="2E6AA82A" w:rsidR="00C5044A" w:rsidRPr="009802F2" w:rsidRDefault="00CB047B" w:rsidP="00F52AC4">
            <w:pPr>
              <w:rPr>
                <w:ins w:id="977" w:author="Garrick W Bruening" w:date="2020-10-02T11:04:00Z"/>
              </w:rPr>
            </w:pPr>
            <w:ins w:id="978" w:author="Garrick W Bruening" w:date="2020-10-02T11:21:00Z">
              <w:r w:rsidRPr="009802F2">
                <w:t xml:space="preserve">Experiment 2 </w:t>
              </w:r>
            </w:ins>
            <w:ins w:id="979" w:author="Garrick W Bruening" w:date="2020-10-02T11:44:00Z">
              <w:r w:rsidR="0081727F" w:rsidRPr="009802F2">
                <w:t xml:space="preserve">protocol. </w:t>
              </w:r>
            </w:ins>
            <w:ins w:id="980" w:author="Garrick W Bruening" w:date="2020-10-02T11:52:00Z">
              <w:r w:rsidR="00D2458E" w:rsidRPr="009802F2">
                <w:t xml:space="preserve">Subjects underwent five blocks of reaching movements including a familiarization block and four added mass blocks. </w:t>
              </w:r>
            </w:ins>
            <w:ins w:id="981" w:author="Garrick W Bruening" w:date="2020-10-02T11:53:00Z">
              <w:r w:rsidR="00427EF5" w:rsidRPr="009802F2">
                <w:t xml:space="preserve">The order of mass conditions </w:t>
              </w:r>
              <w:proofErr w:type="gramStart"/>
              <w:r w:rsidR="00427EF5" w:rsidRPr="009802F2">
                <w:t>were</w:t>
              </w:r>
              <w:proofErr w:type="gramEnd"/>
              <w:r w:rsidR="00427EF5" w:rsidRPr="009802F2">
                <w:t xml:space="preserve"> </w:t>
              </w:r>
              <w:r w:rsidR="008A089A" w:rsidRPr="009802F2">
                <w:t>randomized for each subject. The setup and subject position are the same as experiment 1.</w:t>
              </w:r>
            </w:ins>
            <w:ins w:id="982" w:author="Garrick W Bruening" w:date="2020-10-02T11:52:00Z">
              <w:r w:rsidR="00D2458E" w:rsidRPr="009802F2">
                <w:t xml:space="preserve"> </w:t>
              </w:r>
            </w:ins>
            <w:ins w:id="983" w:author="Garrick W Bruening" w:date="2020-10-02T11:44:00Z">
              <w:r w:rsidR="0081727F" w:rsidRPr="009802F2">
                <w:t xml:space="preserve">(A) Experiment 2a block </w:t>
              </w:r>
              <w:r w:rsidR="0081727F" w:rsidRPr="009802F2">
                <w:lastRenderedPageBreak/>
                <w:t xml:space="preserve">setup. Subjects completed 400 trials in familiarization and each </w:t>
              </w:r>
            </w:ins>
            <w:ins w:id="984" w:author="Garrick W Bruening" w:date="2020-10-02T11:45:00Z">
              <w:r w:rsidR="0081727F" w:rsidRPr="009802F2">
                <w:t xml:space="preserve">mass condition. Subjects made reaching movements from a home circle and stopped at one of four targets, 10 cm away from the home circle. </w:t>
              </w:r>
            </w:ins>
            <w:ins w:id="985" w:author="Garrick W Bruening" w:date="2020-10-02T11:50:00Z">
              <w:r w:rsidR="0056010E" w:rsidRPr="009802F2">
                <w:t>The tar</w:t>
              </w:r>
            </w:ins>
            <w:ins w:id="986" w:author="Garrick W Bruening" w:date="2020-10-02T11:51:00Z">
              <w:r w:rsidR="0056010E" w:rsidRPr="009802F2">
                <w:t xml:space="preserve">get and home circle would switch positions, and subjects would complete another movement back towards the center of the screen. </w:t>
              </w:r>
            </w:ins>
            <w:ins w:id="987" w:author="Garrick W Bruening" w:date="2020-10-02T11:45:00Z">
              <w:r w:rsidR="0081727F" w:rsidRPr="009802F2">
                <w:t xml:space="preserve">(B) Experiment 2b </w:t>
              </w:r>
              <w:r w:rsidR="004B010D" w:rsidRPr="009802F2">
                <w:t xml:space="preserve">block setup. Subjects complete 400 trials of familiarization </w:t>
              </w:r>
            </w:ins>
            <w:ins w:id="988" w:author="Garrick W Bruening" w:date="2020-10-02T11:46:00Z">
              <w:r w:rsidR="00307444" w:rsidRPr="009802F2">
                <w:t>and 200 trials for each added mass condition. Subjects would make 10 cm reaching movements from a home circle to a small arc shaped target</w:t>
              </w:r>
              <w:r w:rsidR="00080C89" w:rsidRPr="009802F2">
                <w:t>.</w:t>
              </w:r>
            </w:ins>
            <w:ins w:id="989" w:author="Garrick W Bruening" w:date="2020-10-02T11:51:00Z">
              <w:r w:rsidR="00E00D0D" w:rsidRPr="009802F2">
                <w:t xml:space="preserve"> After stopping at the target, subjects would move back towards the home circle</w:t>
              </w:r>
              <w:r w:rsidR="00D2458E" w:rsidRPr="009802F2">
                <w:t>.</w:t>
              </w:r>
            </w:ins>
            <w:ins w:id="990" w:author="Garrick W Bruening" w:date="2020-10-02T11:47:00Z">
              <w:r w:rsidR="00080C89" w:rsidRPr="009802F2">
                <w:t xml:space="preserve"> (C) </w:t>
              </w:r>
            </w:ins>
            <w:ins w:id="991" w:author="Garrick W Bruening" w:date="2020-10-02T11:48:00Z">
              <w:r w:rsidR="00F3187E" w:rsidRPr="009802F2">
                <w:t>Experiment 2c block setup. Subjects complete 100 familiarization trials, and 200 out and back reaching movements for each mass. Subjects started in a home circle, and reached in o</w:t>
              </w:r>
            </w:ins>
            <w:ins w:id="992" w:author="Garrick W Bruening" w:date="2020-10-02T11:49:00Z">
              <w:r w:rsidR="00F3187E" w:rsidRPr="009802F2">
                <w:t>ne of four directions with the only criteria that they move at least 10 cm. After moving at least 10 cm, subjects would reach back towards the home circle.</w:t>
              </w:r>
            </w:ins>
          </w:p>
        </w:tc>
      </w:tr>
    </w:tbl>
    <w:p w14:paraId="35767AB1" w14:textId="77777777" w:rsidR="00C5044A" w:rsidRPr="009802F2" w:rsidRDefault="00C5044A" w:rsidP="0095424F">
      <w:pPr>
        <w:rPr>
          <w:ins w:id="993" w:author="Garrick W Bruening" w:date="2020-09-30T13:41:00Z"/>
        </w:rPr>
      </w:pPr>
    </w:p>
    <w:p w14:paraId="18E641E4" w14:textId="5FA9967B" w:rsidR="005D213C" w:rsidRPr="009802F2" w:rsidDel="005D213C" w:rsidRDefault="005D213C" w:rsidP="0095424F">
      <w:pPr>
        <w:rPr>
          <w:ins w:id="994" w:author="Alaa Ahmed" w:date="2020-08-07T10:45:00Z"/>
          <w:del w:id="995" w:author="Garrick W Bruening" w:date="2020-09-30T13:41:00Z"/>
        </w:rPr>
      </w:pPr>
    </w:p>
    <w:tbl>
      <w:tblPr>
        <w:tblStyle w:val="TableGrid"/>
        <w:tblW w:w="0" w:type="auto"/>
        <w:tblLook w:val="04A0" w:firstRow="1" w:lastRow="0" w:firstColumn="1" w:lastColumn="0" w:noHBand="0" w:noVBand="1"/>
      </w:tblPr>
      <w:tblGrid>
        <w:gridCol w:w="9350"/>
      </w:tblGrid>
      <w:tr w:rsidR="00877577" w:rsidRPr="009802F2" w:rsidDel="00ED4EC6" w14:paraId="26E9206E" w14:textId="1F39ECC2" w:rsidTr="00C934EC">
        <w:trPr>
          <w:ins w:id="996" w:author="Alaa Ahmed" w:date="2020-08-07T10:45:00Z"/>
          <w:del w:id="997" w:author="Garrick W Bruening" w:date="2020-10-02T11:55:00Z"/>
        </w:trPr>
        <w:tc>
          <w:tcPr>
            <w:tcW w:w="9350" w:type="dxa"/>
          </w:tcPr>
          <w:p w14:paraId="704BCC4A" w14:textId="627003AB" w:rsidR="00877577" w:rsidRPr="009802F2" w:rsidDel="00ED4EC6" w:rsidRDefault="009954B6" w:rsidP="00C934EC">
            <w:pPr>
              <w:rPr>
                <w:ins w:id="998" w:author="Alaa Ahmed" w:date="2020-08-07T10:45:00Z"/>
                <w:del w:id="999" w:author="Garrick W Bruening" w:date="2020-10-02T11:55:00Z"/>
              </w:rPr>
            </w:pPr>
            <w:ins w:id="1000" w:author="Alaa Ahmed" w:date="2020-08-07T11:42:00Z">
              <w:del w:id="1001" w:author="Garrick W Bruening" w:date="2020-09-22T11:46:00Z">
                <w:r w:rsidRPr="009802F2" w:rsidDel="00D25331">
                  <w:rPr>
                    <w:noProof/>
                  </w:rPr>
                  <w:drawing>
                    <wp:inline distT="0" distB="0" distL="0" distR="0" wp14:anchorId="40D64B46" wp14:editId="56459A4F">
                      <wp:extent cx="5943600" cy="3630099"/>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644"/>
                              <a:stretch/>
                            </pic:blipFill>
                            <pic:spPr bwMode="auto">
                              <a:xfrm>
                                <a:off x="0" y="0"/>
                                <a:ext cx="5943600" cy="3630099"/>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877577" w:rsidRPr="009802F2" w:rsidDel="00ED4EC6" w14:paraId="5697A81D" w14:textId="0BB3CF14" w:rsidTr="00C934EC">
        <w:trPr>
          <w:ins w:id="1002" w:author="Alaa Ahmed" w:date="2020-08-07T10:45:00Z"/>
          <w:del w:id="1003" w:author="Garrick W Bruening" w:date="2020-10-02T11:55:00Z"/>
        </w:trPr>
        <w:tc>
          <w:tcPr>
            <w:tcW w:w="9350" w:type="dxa"/>
          </w:tcPr>
          <w:p w14:paraId="588DE504" w14:textId="27B0C662" w:rsidR="007D5BB3" w:rsidRPr="009802F2" w:rsidDel="00ED4EC6" w:rsidRDefault="00877577">
            <w:pPr>
              <w:rPr>
                <w:ins w:id="1004" w:author="Alaa Ahmed" w:date="2020-08-07T10:45:00Z"/>
                <w:del w:id="1005" w:author="Garrick W Bruening" w:date="2020-10-02T11:55:00Z"/>
              </w:rPr>
            </w:pPr>
            <w:ins w:id="1006" w:author="Alaa Ahmed" w:date="2020-08-07T10:45:00Z">
              <w:del w:id="1007" w:author="Garrick W Bruening" w:date="2020-10-02T11:55:00Z">
                <w:r w:rsidRPr="009802F2" w:rsidDel="00ED4EC6">
                  <w:delText>Figure 3 Caption</w:delText>
                </w:r>
              </w:del>
            </w:ins>
          </w:p>
        </w:tc>
      </w:tr>
      <w:tr w:rsidR="00116EE0" w:rsidRPr="009802F2" w:rsidDel="00264D0C" w14:paraId="35B71E59" w14:textId="695309A6" w:rsidTr="00C934EC">
        <w:trPr>
          <w:ins w:id="1008" w:author="Alaa Ahmed" w:date="2020-08-07T11:44:00Z"/>
          <w:del w:id="1009" w:author="Garrick W Bruening" w:date="2020-09-24T21:11:00Z"/>
        </w:trPr>
        <w:tc>
          <w:tcPr>
            <w:tcW w:w="9350" w:type="dxa"/>
          </w:tcPr>
          <w:p w14:paraId="77EF6308" w14:textId="4AF6637A" w:rsidR="00116EE0" w:rsidRPr="009802F2" w:rsidDel="00264D0C" w:rsidRDefault="00560C67" w:rsidP="00C934EC">
            <w:pPr>
              <w:rPr>
                <w:ins w:id="1010" w:author="Alaa Ahmed" w:date="2020-08-07T11:44:00Z"/>
                <w:del w:id="1011" w:author="Garrick W Bruening" w:date="2020-09-24T21:11:00Z"/>
              </w:rPr>
            </w:pPr>
            <w:ins w:id="1012" w:author="Alaa Ahmed" w:date="2020-08-07T11:45:00Z">
              <w:del w:id="1013" w:author="Garrick W Bruening" w:date="2020-09-22T11:47:00Z">
                <w:r w:rsidRPr="009802F2" w:rsidDel="00BC45F2">
                  <w:rPr>
                    <w:noProof/>
                  </w:rPr>
                  <w:drawing>
                    <wp:inline distT="0" distB="0" distL="0" distR="0" wp14:anchorId="0482321A" wp14:editId="789FE1F8">
                      <wp:extent cx="5943600" cy="4571546"/>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8599"/>
                              <a:stretch/>
                            </pic:blipFill>
                            <pic:spPr bwMode="auto">
                              <a:xfrm>
                                <a:off x="0" y="0"/>
                                <a:ext cx="5943600" cy="4571546"/>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116EE0" w:rsidRPr="009802F2" w:rsidDel="00264D0C" w14:paraId="127617C5" w14:textId="4E8AE76D" w:rsidTr="00C934EC">
        <w:trPr>
          <w:ins w:id="1014" w:author="Alaa Ahmed" w:date="2020-08-07T11:44:00Z"/>
          <w:del w:id="1015" w:author="Garrick W Bruening" w:date="2020-09-24T21:11:00Z"/>
        </w:trPr>
        <w:tc>
          <w:tcPr>
            <w:tcW w:w="9350" w:type="dxa"/>
          </w:tcPr>
          <w:p w14:paraId="4D13FA4C" w14:textId="494DF3B3" w:rsidR="00116EE0" w:rsidRPr="009802F2" w:rsidDel="00264D0C" w:rsidRDefault="00116EE0" w:rsidP="00C934EC">
            <w:pPr>
              <w:rPr>
                <w:ins w:id="1016" w:author="Alaa Ahmed" w:date="2020-08-07T11:44:00Z"/>
                <w:del w:id="1017" w:author="Garrick W Bruening" w:date="2020-09-24T21:11:00Z"/>
              </w:rPr>
            </w:pPr>
            <w:ins w:id="1018" w:author="Alaa Ahmed" w:date="2020-08-07T11:44:00Z">
              <w:del w:id="1019" w:author="Garrick W Bruening" w:date="2020-09-24T21:11:00Z">
                <w:r w:rsidRPr="009802F2" w:rsidDel="00264D0C">
                  <w:delText>Figure 4 Caption Reaction Time</w:delText>
                </w:r>
              </w:del>
            </w:ins>
          </w:p>
        </w:tc>
      </w:tr>
    </w:tbl>
    <w:p w14:paraId="7F8B8C40" w14:textId="41DD32CA" w:rsidR="00116EE0" w:rsidRPr="009802F2" w:rsidDel="00264D0C" w:rsidRDefault="00116EE0" w:rsidP="0095424F">
      <w:pPr>
        <w:rPr>
          <w:del w:id="1020" w:author="Garrick W Bruening" w:date="2020-09-24T21:11:00Z"/>
        </w:rPr>
      </w:pPr>
    </w:p>
    <w:p w14:paraId="692C13F5" w14:textId="67EB3EC5" w:rsidR="0095424F" w:rsidRPr="009802F2" w:rsidRDefault="0095424F" w:rsidP="00F36892">
      <w:pPr>
        <w:pStyle w:val="Heading3"/>
      </w:pPr>
      <w:r w:rsidRPr="009802F2">
        <w:t>Mass led to slower movements</w:t>
      </w:r>
    </w:p>
    <w:p w14:paraId="24751105" w14:textId="67333145" w:rsidR="00896666" w:rsidRPr="009802F2" w:rsidRDefault="0095424F" w:rsidP="0095424F">
      <w:commentRangeStart w:id="1021"/>
      <w:r w:rsidRPr="009802F2">
        <w:t>In each of the three experiments, added mass led participants to make significantly slower movements. This is reflected in significantly longer movement durations and lower peak velocities across the three experiments (</w:t>
      </w:r>
      <w:commentRangeEnd w:id="1021"/>
      <w:r w:rsidR="005D5B17" w:rsidRPr="009802F2">
        <w:t>Moveme</w:t>
      </w:r>
      <w:r w:rsidR="00FC26CA" w:rsidRPr="009802F2">
        <w:t>n</w:t>
      </w:r>
      <w:r w:rsidR="005D5B17" w:rsidRPr="009802F2">
        <w:t xml:space="preserve">t Duration: </w:t>
      </w:r>
      <w:r w:rsidRPr="009802F2">
        <w:t xml:space="preserve">Est = </w:t>
      </w:r>
      <w:r w:rsidR="003569BC" w:rsidRPr="009802F2">
        <w:t>3.</w:t>
      </w:r>
      <w:del w:id="1022" w:author="Garrick W Bruening" w:date="2020-09-22T11:49:00Z">
        <w:r w:rsidR="003569BC" w:rsidRPr="009802F2" w:rsidDel="009823BE">
          <w:delText>16</w:delText>
        </w:r>
        <w:r w:rsidR="00B5171A" w:rsidRPr="009802F2" w:rsidDel="009823BE">
          <w:delText>e</w:delText>
        </w:r>
      </w:del>
      <w:ins w:id="1023" w:author="Garrick W Bruening" w:date="2020-09-22T11:49:00Z">
        <w:r w:rsidR="009823BE" w:rsidRPr="009802F2">
          <w:t>76e</w:t>
        </w:r>
      </w:ins>
      <w:r w:rsidRPr="009802F2">
        <w:rPr>
          <w:vertAlign w:val="superscript"/>
        </w:rPr>
        <w:t>-2</w:t>
      </w:r>
      <w:r w:rsidRPr="009802F2">
        <w:t>, p &lt; 2e</w:t>
      </w:r>
      <w:r w:rsidRPr="009802F2">
        <w:rPr>
          <w:vertAlign w:val="superscript"/>
        </w:rPr>
        <w:t>-16</w:t>
      </w:r>
      <w:r w:rsidR="00FC26CA" w:rsidRPr="009802F2">
        <w:t>, Peak Velocity:</w:t>
      </w:r>
      <w:r w:rsidR="003569BC" w:rsidRPr="009802F2">
        <w:t xml:space="preserve"> Est = -1.</w:t>
      </w:r>
      <w:del w:id="1024" w:author="Garrick W Bruening" w:date="2020-09-22T11:50:00Z">
        <w:r w:rsidR="003569BC" w:rsidRPr="009802F2" w:rsidDel="009823BE">
          <w:delText>54e</w:delText>
        </w:r>
      </w:del>
      <w:ins w:id="1025" w:author="Garrick W Bruening" w:date="2020-09-22T11:50:00Z">
        <w:r w:rsidR="009823BE" w:rsidRPr="009802F2">
          <w:t>61e</w:t>
        </w:r>
      </w:ins>
      <w:r w:rsidR="00E207B8" w:rsidRPr="009802F2">
        <w:rPr>
          <w:vertAlign w:val="superscript"/>
        </w:rPr>
        <w:t>-2</w:t>
      </w:r>
      <w:r w:rsidR="00E207B8" w:rsidRPr="009802F2">
        <w:t>, p &lt; 2e</w:t>
      </w:r>
      <w:r w:rsidR="00E207B8" w:rsidRPr="009802F2">
        <w:rPr>
          <w:vertAlign w:val="superscript"/>
        </w:rPr>
        <w:t>-16</w:t>
      </w:r>
      <w:r w:rsidR="00E207B8" w:rsidRPr="009802F2">
        <w:t xml:space="preserve">; </w:t>
      </w:r>
      <w:r w:rsidR="00FC26CA" w:rsidRPr="009802F2">
        <w:t xml:space="preserve">Fig. </w:t>
      </w:r>
      <w:del w:id="1026" w:author="Garrick W Bruening" w:date="2020-10-01T15:39:00Z">
        <w:r w:rsidR="00FC26CA" w:rsidRPr="009802F2" w:rsidDel="008010B2">
          <w:delText>XX</w:delText>
        </w:r>
      </w:del>
      <w:ins w:id="1027" w:author="Garrick W Bruening" w:date="2020-10-02T12:14:00Z">
        <w:r w:rsidR="00F313D7" w:rsidRPr="009802F2">
          <w:t>4</w:t>
        </w:r>
      </w:ins>
      <w:ins w:id="1028" w:author="Garrick W Bruening" w:date="2020-10-01T15:39:00Z">
        <w:r w:rsidR="008010B2" w:rsidRPr="009802F2">
          <w:t xml:space="preserve"> </w:t>
        </w:r>
      </w:ins>
      <w:ins w:id="1029" w:author="Garrick W Bruening" w:date="2020-10-02T12:13:00Z">
        <w:r w:rsidR="00F54D11" w:rsidRPr="009802F2">
          <w:t>D</w:t>
        </w:r>
      </w:ins>
      <w:ins w:id="1030" w:author="Garrick W Bruening" w:date="2020-10-01T15:39:00Z">
        <w:r w:rsidR="008010B2" w:rsidRPr="009802F2">
          <w:t xml:space="preserve">, </w:t>
        </w:r>
      </w:ins>
      <w:ins w:id="1031" w:author="Garrick W Bruening" w:date="2020-10-02T12:13:00Z">
        <w:r w:rsidR="00F54D11" w:rsidRPr="009802F2">
          <w:t>E</w:t>
        </w:r>
      </w:ins>
      <w:ins w:id="1032" w:author="Garrick W Bruening" w:date="2020-10-01T15:39:00Z">
        <w:r w:rsidR="008010B2" w:rsidRPr="009802F2">
          <w:t xml:space="preserve">, </w:t>
        </w:r>
      </w:ins>
      <w:ins w:id="1033" w:author="Garrick W Bruening" w:date="2020-10-02T12:13:00Z">
        <w:r w:rsidR="00F54D11" w:rsidRPr="009802F2">
          <w:t>F</w:t>
        </w:r>
      </w:ins>
      <w:r w:rsidRPr="009802F2">
        <w:t xml:space="preserve">). </w:t>
      </w:r>
      <w:r w:rsidR="00056F59" w:rsidRPr="009802F2">
        <w:rPr>
          <w:rStyle w:val="CommentReference"/>
        </w:rPr>
        <w:commentReference w:id="1021"/>
      </w:r>
    </w:p>
    <w:p w14:paraId="51A4ED3B" w14:textId="4EBBA8CC" w:rsidR="00F36892" w:rsidRPr="009802F2" w:rsidRDefault="00D92983" w:rsidP="00ED1E1A">
      <w:r w:rsidRPr="009802F2">
        <w:t>W</w:t>
      </w:r>
      <w:r w:rsidR="0095424F" w:rsidRPr="009802F2">
        <w:t xml:space="preserve">e also found that in each of these experiments, the change in movement duration due to mass was relatively the same (Fig. </w:t>
      </w:r>
      <w:del w:id="1034" w:author="Garrick W Bruening" w:date="2020-10-02T12:14:00Z">
        <w:r w:rsidR="002B7F80" w:rsidRPr="009802F2" w:rsidDel="00F313D7">
          <w:delText>4</w:delText>
        </w:r>
        <w:r w:rsidR="0095424F" w:rsidRPr="009802F2" w:rsidDel="00F313D7">
          <w:delText>B</w:delText>
        </w:r>
      </w:del>
      <w:ins w:id="1035" w:author="Garrick W Bruening" w:date="2020-10-02T12:14:00Z">
        <w:r w:rsidR="00F313D7" w:rsidRPr="009802F2">
          <w:t>4G</w:t>
        </w:r>
      </w:ins>
      <w:r w:rsidR="0095424F" w:rsidRPr="009802F2">
        <w:t xml:space="preserve">). </w:t>
      </w:r>
      <w:commentRangeStart w:id="1036"/>
      <w:commentRangeStart w:id="1037"/>
      <w:commentRangeStart w:id="1038"/>
      <w:r w:rsidR="0095424F" w:rsidRPr="009802F2">
        <w:t>We fit an individual linear mixed effects model predicting the effect of mass on movement duration for each experiment and compared the magnitude of the effect</w:t>
      </w:r>
      <w:r w:rsidR="00436D5F" w:rsidRPr="009802F2">
        <w:t xml:space="preserve"> across experiments</w:t>
      </w:r>
      <w:r w:rsidR="0095424F" w:rsidRPr="009802F2">
        <w:t xml:space="preserve">. All experiments showed a significant effect of mass, with similar slope estimates, suggesting that the effect of mass was conserved across experiments. This is </w:t>
      </w:r>
      <w:r w:rsidR="00412707" w:rsidRPr="009802F2">
        <w:t>further demonstrated</w:t>
      </w:r>
      <w:r w:rsidR="0095424F" w:rsidRPr="009802F2">
        <w:t xml:space="preserve"> in Figure </w:t>
      </w:r>
      <w:del w:id="1039" w:author="Garrick W Bruening" w:date="2020-10-02T12:14:00Z">
        <w:r w:rsidR="00412707" w:rsidRPr="009802F2" w:rsidDel="00F313D7">
          <w:delText>XX</w:delText>
        </w:r>
        <w:r w:rsidR="00FC0448" w:rsidRPr="009802F2" w:rsidDel="00F313D7">
          <w:delText xml:space="preserve"> </w:delText>
        </w:r>
      </w:del>
      <w:ins w:id="1040" w:author="Garrick W Bruening" w:date="2020-10-02T12:14:00Z">
        <w:r w:rsidR="00F313D7" w:rsidRPr="009802F2">
          <w:t xml:space="preserve">4G </w:t>
        </w:r>
      </w:ins>
      <w:r w:rsidR="0095424F" w:rsidRPr="009802F2">
        <w:t>where the normalized movement durations (</w:t>
      </w:r>
      <w:r w:rsidR="00412707" w:rsidRPr="009802F2">
        <w:t xml:space="preserve">normalized </w:t>
      </w:r>
      <w:r w:rsidR="0095424F" w:rsidRPr="009802F2">
        <w:t>to 0 added</w:t>
      </w:r>
      <w:r w:rsidR="00412707" w:rsidRPr="009802F2">
        <w:t xml:space="preserve"> mass</w:t>
      </w:r>
      <w:r w:rsidR="0095424F" w:rsidRPr="009802F2">
        <w:t>) are plotted</w:t>
      </w:r>
      <w:r w:rsidR="00412707" w:rsidRPr="009802F2">
        <w:t>.</w:t>
      </w:r>
      <w:r w:rsidR="0095424F" w:rsidRPr="009802F2">
        <w:t xml:space="preserve"> We see that across experiments, the changes in movement duration </w:t>
      </w:r>
      <w:r w:rsidR="002F1868" w:rsidRPr="009802F2">
        <w:t xml:space="preserve">with added mass </w:t>
      </w:r>
      <w:r w:rsidR="0095424F" w:rsidRPr="009802F2">
        <w:t>were relatively similar</w:t>
      </w:r>
      <w:commentRangeEnd w:id="1036"/>
      <w:r w:rsidR="002E348C" w:rsidRPr="009802F2">
        <w:rPr>
          <w:rStyle w:val="CommentReference"/>
        </w:rPr>
        <w:commentReference w:id="1036"/>
      </w:r>
      <w:commentRangeEnd w:id="1037"/>
      <w:r w:rsidR="000966DE" w:rsidRPr="009802F2">
        <w:rPr>
          <w:rStyle w:val="CommentReference"/>
        </w:rPr>
        <w:commentReference w:id="1037"/>
      </w:r>
      <w:commentRangeEnd w:id="1038"/>
      <w:r w:rsidR="00667FCE" w:rsidRPr="009802F2">
        <w:rPr>
          <w:rStyle w:val="CommentReference"/>
        </w:rPr>
        <w:commentReference w:id="1038"/>
      </w:r>
      <w:r w:rsidR="0095424F" w:rsidRPr="009802F2">
        <w:t>.</w:t>
      </w:r>
    </w:p>
    <w:p w14:paraId="4812EE09" w14:textId="5BC12E74" w:rsidR="005D630C" w:rsidRPr="009802F2" w:rsidDel="00264D0C" w:rsidRDefault="005D630C">
      <w:pPr>
        <w:rPr>
          <w:ins w:id="1041" w:author="Alaa Ahmed" w:date="2020-08-07T10:45:00Z"/>
          <w:del w:id="1042" w:author="Garrick W Bruening" w:date="2020-09-24T21:11:00Z"/>
        </w:rPr>
      </w:pPr>
      <w:r w:rsidRPr="009802F2">
        <w:t>As expected, we observed a</w:t>
      </w:r>
      <w:ins w:id="1043" w:author="Garrick W Bruening" w:date="2020-10-02T11:55:00Z">
        <w:r w:rsidR="00A432E5" w:rsidRPr="009802F2">
          <w:t>n</w:t>
        </w:r>
      </w:ins>
      <w:r w:rsidRPr="009802F2">
        <w:t xml:space="preserve"> </w:t>
      </w:r>
      <w:del w:id="1044" w:author="Garrick W Bruening" w:date="2020-10-02T11:55:00Z">
        <w:r w:rsidRPr="009802F2" w:rsidDel="00FB0D48">
          <w:delText xml:space="preserve">significant </w:delText>
        </w:r>
      </w:del>
      <w:r w:rsidRPr="009802F2">
        <w:t>effect of an experiment's accuracy requirements on the preferred movement duration</w:t>
      </w:r>
      <w:del w:id="1045" w:author="Garrick W Bruening" w:date="2020-10-02T11:55:00Z">
        <w:r w:rsidRPr="009802F2" w:rsidDel="00A432E5">
          <w:delText xml:space="preserve"> (</w:delText>
        </w:r>
        <w:commentRangeStart w:id="1046"/>
        <w:r w:rsidR="001E08B2" w:rsidRPr="009802F2" w:rsidDel="00A432E5">
          <w:rPr>
            <w:highlight w:val="yellow"/>
          </w:rPr>
          <w:delText>add stats</w:delText>
        </w:r>
        <w:commentRangeEnd w:id="1046"/>
        <w:r w:rsidR="00A70117" w:rsidRPr="009802F2" w:rsidDel="00A432E5">
          <w:rPr>
            <w:rStyle w:val="CommentReference"/>
          </w:rPr>
          <w:commentReference w:id="1046"/>
        </w:r>
        <w:r w:rsidRPr="009802F2" w:rsidDel="00A432E5">
          <w:delText>)</w:delText>
        </w:r>
      </w:del>
      <w:r w:rsidRPr="009802F2">
        <w:t xml:space="preserve">. Experiment 2b, with the smallest target exhibited the longest movement durations and lowest peak velocities. Experiment 2c, which had no stopping requirements, led to the shortest movement durations and highest peak velocities (Fig. </w:t>
      </w:r>
      <w:del w:id="1047" w:author="Garrick W Bruening" w:date="2020-10-02T12:16:00Z">
        <w:r w:rsidRPr="009802F2" w:rsidDel="00A60F10">
          <w:delText>XX</w:delText>
        </w:r>
      </w:del>
      <w:ins w:id="1048" w:author="Garrick W Bruening" w:date="2020-10-02T12:16:00Z">
        <w:r w:rsidR="00A60F10" w:rsidRPr="009802F2">
          <w:t>4 D, E</w:t>
        </w:r>
      </w:ins>
      <w:r w:rsidRPr="009802F2">
        <w:t xml:space="preserve">). Thus, even when accuracy costs are negligible, mass leads to a significant increase in movement duration and reduction in speed. This suggests that mass-related reductions in accuracy are not driving these changes in selected movement speed. </w:t>
      </w:r>
    </w:p>
    <w:tbl>
      <w:tblPr>
        <w:tblStyle w:val="TableGrid"/>
        <w:tblW w:w="0" w:type="auto"/>
        <w:tblLook w:val="04A0" w:firstRow="1" w:lastRow="0" w:firstColumn="1" w:lastColumn="0" w:noHBand="0" w:noVBand="1"/>
      </w:tblPr>
      <w:tblGrid>
        <w:gridCol w:w="9350"/>
      </w:tblGrid>
      <w:tr w:rsidR="00877577" w:rsidRPr="009802F2" w:rsidDel="00264D0C" w14:paraId="59E0B42C" w14:textId="04639510" w:rsidTr="00C934EC">
        <w:trPr>
          <w:ins w:id="1049" w:author="Alaa Ahmed" w:date="2020-08-07T10:45:00Z"/>
          <w:del w:id="1050" w:author="Garrick W Bruening" w:date="2020-09-24T21:11:00Z"/>
        </w:trPr>
        <w:tc>
          <w:tcPr>
            <w:tcW w:w="9350" w:type="dxa"/>
          </w:tcPr>
          <w:p w14:paraId="46AC4505" w14:textId="0C6E73F7" w:rsidR="00877577" w:rsidRPr="009802F2" w:rsidDel="00264D0C" w:rsidRDefault="00ED62C1">
            <w:pPr>
              <w:rPr>
                <w:ins w:id="1051" w:author="Alaa Ahmed" w:date="2020-08-07T10:45:00Z"/>
                <w:del w:id="1052" w:author="Garrick W Bruening" w:date="2020-09-24T21:11:00Z"/>
              </w:rPr>
            </w:pPr>
            <w:ins w:id="1053" w:author="Alaa Ahmed" w:date="2020-08-07T11:43:00Z">
              <w:del w:id="1054" w:author="Garrick W Bruening" w:date="2020-09-24T21:11:00Z">
                <w:r w:rsidRPr="009802F2" w:rsidDel="00264D0C">
                  <w:rPr>
                    <w:noProof/>
                  </w:rPr>
                  <w:drawing>
                    <wp:inline distT="0" distB="0" distL="0" distR="0" wp14:anchorId="339BC784" wp14:editId="69DED723">
                      <wp:extent cx="5943600" cy="3733227"/>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1791"/>
                              <a:stretch/>
                            </pic:blipFill>
                            <pic:spPr bwMode="auto">
                              <a:xfrm>
                                <a:off x="0" y="0"/>
                                <a:ext cx="5943600" cy="3733227"/>
                              </a:xfrm>
                              <a:prstGeom prst="rect">
                                <a:avLst/>
                              </a:prstGeom>
                              <a:ln>
                                <a:noFill/>
                              </a:ln>
                              <a:extLst>
                                <a:ext uri="{53640926-AAD7-44D8-BBD7-CCE9431645EC}">
                                  <a14:shadowObscured xmlns:a14="http://schemas.microsoft.com/office/drawing/2010/main"/>
                                </a:ext>
                              </a:extLst>
                            </pic:spPr>
                          </pic:pic>
                        </a:graphicData>
                      </a:graphic>
                    </wp:inline>
                  </w:drawing>
                </w:r>
              </w:del>
            </w:ins>
          </w:p>
        </w:tc>
      </w:tr>
      <w:tr w:rsidR="00877577" w:rsidRPr="009802F2" w:rsidDel="00264D0C" w14:paraId="157F1AE6" w14:textId="508EEE24" w:rsidTr="00C934EC">
        <w:trPr>
          <w:ins w:id="1055" w:author="Alaa Ahmed" w:date="2020-08-07T10:45:00Z"/>
          <w:del w:id="1056" w:author="Garrick W Bruening" w:date="2020-09-24T21:11:00Z"/>
        </w:trPr>
        <w:tc>
          <w:tcPr>
            <w:tcW w:w="9350" w:type="dxa"/>
          </w:tcPr>
          <w:p w14:paraId="1C6CD048" w14:textId="7B5A417A" w:rsidR="00877577" w:rsidRPr="009802F2" w:rsidDel="00264D0C" w:rsidRDefault="00877577">
            <w:pPr>
              <w:rPr>
                <w:ins w:id="1057" w:author="Alaa Ahmed" w:date="2020-08-07T10:45:00Z"/>
                <w:del w:id="1058" w:author="Garrick W Bruening" w:date="2020-09-24T21:11:00Z"/>
              </w:rPr>
            </w:pPr>
            <w:ins w:id="1059" w:author="Alaa Ahmed" w:date="2020-08-07T10:45:00Z">
              <w:del w:id="1060" w:author="Garrick W Bruening" w:date="2020-09-24T21:11:00Z">
                <w:r w:rsidRPr="009802F2" w:rsidDel="00264D0C">
                  <w:delText xml:space="preserve">Figure </w:delText>
                </w:r>
              </w:del>
            </w:ins>
            <w:ins w:id="1061" w:author="Alaa Ahmed" w:date="2020-08-07T10:46:00Z">
              <w:del w:id="1062" w:author="Garrick W Bruening" w:date="2020-09-24T21:11:00Z">
                <w:r w:rsidRPr="009802F2" w:rsidDel="00264D0C">
                  <w:delText>4</w:delText>
                </w:r>
              </w:del>
            </w:ins>
            <w:ins w:id="1063" w:author="Alaa Ahmed" w:date="2020-08-07T10:45:00Z">
              <w:del w:id="1064" w:author="Garrick W Bruening" w:date="2020-09-24T21:11:00Z">
                <w:r w:rsidRPr="009802F2" w:rsidDel="00264D0C">
                  <w:delText xml:space="preserve"> Caption</w:delText>
                </w:r>
              </w:del>
            </w:ins>
            <w:ins w:id="1065" w:author="Alaa Ahmed" w:date="2020-08-07T11:43:00Z">
              <w:del w:id="1066" w:author="Garrick W Bruening" w:date="2020-09-24T21:11:00Z">
                <w:r w:rsidR="00ED62C1" w:rsidRPr="009802F2" w:rsidDel="00264D0C">
                  <w:delText xml:space="preserve"> </w:delText>
                </w:r>
              </w:del>
              <w:del w:id="1067" w:author="Garrick W Bruening" w:date="2020-09-23T10:49:00Z">
                <w:r w:rsidR="00ED62C1" w:rsidRPr="009802F2" w:rsidDel="00BB2EBB">
                  <w:delText>Reaction Time</w:delText>
                </w:r>
              </w:del>
            </w:ins>
          </w:p>
        </w:tc>
      </w:tr>
    </w:tbl>
    <w:p w14:paraId="3C74F152" w14:textId="5C40F86F" w:rsidR="00877577" w:rsidRPr="009802F2" w:rsidRDefault="00877577">
      <w:pPr>
        <w:rPr>
          <w:ins w:id="1068" w:author="Garrick W Bruening" w:date="2020-10-02T12:20:00Z"/>
        </w:rPr>
      </w:pPr>
    </w:p>
    <w:p w14:paraId="7CC8095C" w14:textId="762B450B" w:rsidR="006964CD" w:rsidRPr="009802F2" w:rsidRDefault="006964CD" w:rsidP="006964CD">
      <w:pPr>
        <w:pStyle w:val="Heading3"/>
        <w:rPr>
          <w:ins w:id="1069" w:author="Garrick W Bruening" w:date="2020-10-02T12:24:00Z"/>
        </w:rPr>
      </w:pPr>
      <w:ins w:id="1070" w:author="Garrick W Bruening" w:date="2020-10-02T12:20:00Z">
        <w:r w:rsidRPr="009802F2">
          <w:t>Mass Increased Reaction Time</w:t>
        </w:r>
      </w:ins>
    </w:p>
    <w:p w14:paraId="7504A07E" w14:textId="418DE4C0" w:rsidR="008A3975" w:rsidRPr="009802F2" w:rsidRDefault="00ED45D8">
      <w:pPr>
        <w:rPr>
          <w:ins w:id="1071" w:author="Garrick W Bruening" w:date="2020-10-02T12:20:00Z"/>
          <w:rPrChange w:id="1072" w:author="Garrick W Bruening" w:date="2020-10-02T12:24:00Z">
            <w:rPr>
              <w:ins w:id="1073" w:author="Garrick W Bruening" w:date="2020-10-02T12:20:00Z"/>
            </w:rPr>
          </w:rPrChange>
        </w:rPr>
        <w:pPrChange w:id="1074" w:author="Garrick W Bruening" w:date="2020-10-02T12:39:00Z">
          <w:pPr>
            <w:pStyle w:val="Heading3"/>
          </w:pPr>
        </w:pPrChange>
      </w:pPr>
      <w:ins w:id="1075" w:author="Garrick W Bruening" w:date="2020-10-02T12:40:00Z">
        <w:r w:rsidRPr="009802F2">
          <w:t>Like</w:t>
        </w:r>
      </w:ins>
      <w:ins w:id="1076" w:author="Garrick W Bruening" w:date="2020-10-02T12:25:00Z">
        <w:r w:rsidR="004706C0" w:rsidRPr="009802F2">
          <w:t xml:space="preserve"> to experiment 1, we investigated how mass affected reaction time</w:t>
        </w:r>
      </w:ins>
      <w:ins w:id="1077" w:author="Garrick W Bruening" w:date="2020-10-02T12:24:00Z">
        <w:r w:rsidR="008A3975" w:rsidRPr="009802F2">
          <w:t xml:space="preserve">. One might predict that reaction time </w:t>
        </w:r>
      </w:ins>
      <w:ins w:id="1078" w:author="Garrick W Bruening" w:date="2020-10-02T12:25:00Z">
        <w:r w:rsidR="008A3975" w:rsidRPr="009802F2">
          <w:t>should not</w:t>
        </w:r>
      </w:ins>
      <w:ins w:id="1079" w:author="Garrick W Bruening" w:date="2020-10-02T12:24:00Z">
        <w:r w:rsidR="008A3975" w:rsidRPr="009802F2">
          <w:t xml:space="preserve"> be affected by mass because subjects </w:t>
        </w:r>
      </w:ins>
      <w:ins w:id="1080" w:author="Garrick W Bruening" w:date="2020-10-02T12:25:00Z">
        <w:r w:rsidR="004706C0" w:rsidRPr="009802F2">
          <w:t>are not</w:t>
        </w:r>
      </w:ins>
      <w:ins w:id="1081" w:author="Garrick W Bruening" w:date="2020-10-02T12:24:00Z">
        <w:r w:rsidR="008A3975" w:rsidRPr="009802F2">
          <w:t xml:space="preserve"> moving while preparing the movement. </w:t>
        </w:r>
      </w:ins>
      <w:ins w:id="1082" w:author="Garrick W Bruening" w:date="2020-10-02T12:37:00Z">
        <w:r w:rsidR="002137F6" w:rsidRPr="009802F2">
          <w:t>In these experiments, subjects were free to choose both movement duration and reaction time with no restrictions.</w:t>
        </w:r>
      </w:ins>
      <w:ins w:id="1083" w:author="Garrick W Bruening" w:date="2020-10-02T12:41:00Z">
        <w:r w:rsidR="006F646F" w:rsidRPr="009802F2">
          <w:t xml:space="preserve"> Across all three experiments, mass increased reaction time (Est = 5.461e-3, p &lt; 2e-16</w:t>
        </w:r>
      </w:ins>
      <w:ins w:id="1084" w:author="Garrick W Bruening" w:date="2020-10-02T13:05:00Z">
        <w:r w:rsidR="0029515E" w:rsidRPr="009802F2">
          <w:t xml:space="preserve">; </w:t>
        </w:r>
      </w:ins>
      <w:ins w:id="1085" w:author="Garrick W Bruening" w:date="2020-10-02T12:41:00Z">
        <w:r w:rsidR="006F646F" w:rsidRPr="009802F2">
          <w:t>Fig. 4G). The average reaction times</w:t>
        </w:r>
      </w:ins>
      <w:ins w:id="1086" w:author="Garrick W Bruening" w:date="2020-10-02T12:42:00Z">
        <w:r w:rsidR="00FA6C9A" w:rsidRPr="009802F2">
          <w:t xml:space="preserve"> in experiment 2a</w:t>
        </w:r>
        <w:r w:rsidR="007A40B9" w:rsidRPr="009802F2">
          <w:t>,</w:t>
        </w:r>
      </w:ins>
      <w:ins w:id="1087" w:author="Garrick W Bruening" w:date="2020-10-02T12:41:00Z">
        <w:r w:rsidR="006F646F" w:rsidRPr="009802F2">
          <w:t xml:space="preserve"> for 0, 3, 5, and 8 </w:t>
        </w:r>
        <w:proofErr w:type="spellStart"/>
        <w:r w:rsidR="006F646F" w:rsidRPr="009802F2">
          <w:t>lbs</w:t>
        </w:r>
      </w:ins>
      <w:proofErr w:type="spellEnd"/>
      <w:ins w:id="1088" w:author="Garrick W Bruening" w:date="2020-10-02T12:42:00Z">
        <w:r w:rsidR="007A40B9" w:rsidRPr="009802F2">
          <w:t>,</w:t>
        </w:r>
      </w:ins>
      <w:ins w:id="1089" w:author="Garrick W Bruening" w:date="2020-10-02T12:41:00Z">
        <w:r w:rsidR="006F646F" w:rsidRPr="009802F2">
          <w:t xml:space="preserve"> were 0.</w:t>
        </w:r>
      </w:ins>
      <w:ins w:id="1090" w:author="Garrick W Bruening" w:date="2020-10-02T12:42:00Z">
        <w:r w:rsidR="00FA6C9A" w:rsidRPr="009802F2">
          <w:t>180</w:t>
        </w:r>
      </w:ins>
      <w:ins w:id="1091" w:author="Garrick W Bruening" w:date="2020-10-02T12:41:00Z">
        <w:r w:rsidR="006F646F" w:rsidRPr="009802F2">
          <w:t>s, 0.18</w:t>
        </w:r>
      </w:ins>
      <w:ins w:id="1092" w:author="Garrick W Bruening" w:date="2020-10-02T12:42:00Z">
        <w:r w:rsidR="00FA6C9A" w:rsidRPr="009802F2">
          <w:t>6</w:t>
        </w:r>
      </w:ins>
      <w:ins w:id="1093" w:author="Garrick W Bruening" w:date="2020-10-02T12:41:00Z">
        <w:r w:rsidR="006F646F" w:rsidRPr="009802F2">
          <w:t>s, 0.189s, and 0.</w:t>
        </w:r>
        <w:proofErr w:type="gramStart"/>
        <w:r w:rsidR="006F646F" w:rsidRPr="009802F2">
          <w:t>19</w:t>
        </w:r>
      </w:ins>
      <w:ins w:id="1094" w:author="Garrick W Bruening" w:date="2020-10-02T12:42:00Z">
        <w:r w:rsidR="00FA6C9A" w:rsidRPr="009802F2">
          <w:t>7</w:t>
        </w:r>
      </w:ins>
      <w:ins w:id="1095" w:author="Garrick W Bruening" w:date="2020-10-02T12:41:00Z">
        <w:r w:rsidR="006F646F" w:rsidRPr="009802F2">
          <w:t>s</w:t>
        </w:r>
        <w:proofErr w:type="gramEnd"/>
        <w:r w:rsidR="006F646F" w:rsidRPr="009802F2">
          <w:t xml:space="preserve"> respectively. </w:t>
        </w:r>
      </w:ins>
      <w:ins w:id="1096" w:author="Garrick W Bruening" w:date="2020-10-02T12:24:00Z">
        <w:r w:rsidR="008A3975" w:rsidRPr="009802F2">
          <w:t xml:space="preserve">We found that increasing mass increased reaction time </w:t>
        </w:r>
      </w:ins>
      <w:ins w:id="1097" w:author="Garrick W Bruening" w:date="2020-10-02T12:27:00Z">
        <w:r w:rsidR="00FA6A5E" w:rsidRPr="009802F2">
          <w:t>in</w:t>
        </w:r>
      </w:ins>
      <w:ins w:id="1098" w:author="Garrick W Bruening" w:date="2020-10-02T12:28:00Z">
        <w:r w:rsidR="009E20CB" w:rsidRPr="009802F2">
          <w:t xml:space="preserve"> all three experiments</w:t>
        </w:r>
      </w:ins>
      <w:ins w:id="1099" w:author="Garrick W Bruening" w:date="2020-10-02T12:27:00Z">
        <w:r w:rsidR="00FA6A5E" w:rsidRPr="009802F2">
          <w:t xml:space="preserve"> </w:t>
        </w:r>
      </w:ins>
      <w:ins w:id="1100" w:author="Garrick W Bruening" w:date="2020-10-02T12:28:00Z">
        <w:r w:rsidR="009E20CB" w:rsidRPr="009802F2">
          <w:t>(</w:t>
        </w:r>
      </w:ins>
      <w:ins w:id="1101" w:author="Garrick W Bruening" w:date="2020-10-02T12:27:00Z">
        <w:r w:rsidR="00FA6A5E" w:rsidRPr="009802F2">
          <w:t>2a Est = 4.645e</w:t>
        </w:r>
        <w:r w:rsidR="00FA6A5E" w:rsidRPr="009802F2">
          <w:rPr>
            <w:vertAlign w:val="superscript"/>
          </w:rPr>
          <w:t>-3</w:t>
        </w:r>
        <w:r w:rsidR="00FA6A5E" w:rsidRPr="009802F2">
          <w:t>, p &lt; 2e</w:t>
        </w:r>
        <w:r w:rsidR="00FA6A5E" w:rsidRPr="009802F2">
          <w:rPr>
            <w:vertAlign w:val="superscript"/>
          </w:rPr>
          <w:t>-16</w:t>
        </w:r>
      </w:ins>
      <w:ins w:id="1102" w:author="Garrick W Bruening" w:date="2020-10-02T12:28:00Z">
        <w:r w:rsidR="009E20CB" w:rsidRPr="009802F2">
          <w:t>;</w:t>
        </w:r>
      </w:ins>
      <w:ins w:id="1103" w:author="Garrick W Bruening" w:date="2020-10-02T12:27:00Z">
        <w:r w:rsidR="00FA6A5E" w:rsidRPr="009802F2">
          <w:t xml:space="preserve"> 2b Est = </w:t>
        </w:r>
      </w:ins>
      <w:ins w:id="1104" w:author="Garrick W Bruening" w:date="2020-10-02T12:28:00Z">
        <w:r w:rsidR="00FA6A5E" w:rsidRPr="009802F2">
          <w:t>5.313</w:t>
        </w:r>
      </w:ins>
      <w:ins w:id="1105" w:author="Garrick W Bruening" w:date="2020-10-02T12:27:00Z">
        <w:r w:rsidR="00FA6A5E" w:rsidRPr="009802F2">
          <w:t>e</w:t>
        </w:r>
        <w:r w:rsidR="00FA6A5E" w:rsidRPr="009802F2">
          <w:rPr>
            <w:vertAlign w:val="superscript"/>
          </w:rPr>
          <w:t>-3</w:t>
        </w:r>
        <w:r w:rsidR="00FA6A5E" w:rsidRPr="009802F2">
          <w:t>, p &lt; 2e</w:t>
        </w:r>
        <w:r w:rsidR="00FA6A5E" w:rsidRPr="009802F2">
          <w:rPr>
            <w:vertAlign w:val="superscript"/>
          </w:rPr>
          <w:t>-16</w:t>
        </w:r>
      </w:ins>
      <w:ins w:id="1106" w:author="Garrick W Bruening" w:date="2020-10-02T12:28:00Z">
        <w:r w:rsidR="009E20CB" w:rsidRPr="009802F2">
          <w:t>;</w:t>
        </w:r>
      </w:ins>
      <w:ins w:id="1107" w:author="Garrick W Bruening" w:date="2020-10-02T12:27:00Z">
        <w:r w:rsidR="00FA6A5E" w:rsidRPr="009802F2">
          <w:t xml:space="preserve"> 2c Est = </w:t>
        </w:r>
      </w:ins>
      <w:ins w:id="1108" w:author="Garrick W Bruening" w:date="2020-10-02T12:28:00Z">
        <w:r w:rsidR="00FA6A5E" w:rsidRPr="009802F2">
          <w:t>6.401</w:t>
        </w:r>
      </w:ins>
      <w:ins w:id="1109" w:author="Garrick W Bruening" w:date="2020-10-02T12:27:00Z">
        <w:r w:rsidR="00FA6A5E" w:rsidRPr="009802F2">
          <w:t>e</w:t>
        </w:r>
        <w:r w:rsidR="00FA6A5E" w:rsidRPr="009802F2">
          <w:rPr>
            <w:vertAlign w:val="superscript"/>
          </w:rPr>
          <w:t>-3</w:t>
        </w:r>
        <w:r w:rsidR="00FA6A5E" w:rsidRPr="009802F2">
          <w:t>, p &lt; 2e</w:t>
        </w:r>
        <w:r w:rsidR="00FA6A5E" w:rsidRPr="009802F2">
          <w:rPr>
            <w:vertAlign w:val="superscript"/>
          </w:rPr>
          <w:t>-16</w:t>
        </w:r>
      </w:ins>
      <w:ins w:id="1110" w:author="Garrick W Bruening" w:date="2020-10-02T12:28:00Z">
        <w:r w:rsidR="009E20CB" w:rsidRPr="009802F2">
          <w:t>;</w:t>
        </w:r>
      </w:ins>
      <w:ins w:id="1111" w:author="Garrick W Bruening" w:date="2020-10-02T12:29:00Z">
        <w:r w:rsidR="009E20CB" w:rsidRPr="009802F2">
          <w:t xml:space="preserve"> Fig. 4F</w:t>
        </w:r>
      </w:ins>
      <w:ins w:id="1112" w:author="Garrick W Bruening" w:date="2020-10-02T12:27:00Z">
        <w:r w:rsidR="00FA6A5E" w:rsidRPr="009802F2">
          <w:t>).</w:t>
        </w:r>
      </w:ins>
      <w:ins w:id="1113" w:author="Garrick W Bruening" w:date="2020-10-02T12:37:00Z">
        <w:r w:rsidR="002137F6" w:rsidRPr="009802F2">
          <w:t xml:space="preserve"> </w:t>
        </w:r>
      </w:ins>
      <w:ins w:id="1114" w:author="Garrick W Bruening" w:date="2020-10-02T12:38:00Z">
        <w:r w:rsidR="002137F6" w:rsidRPr="009802F2">
          <w:t xml:space="preserve">The effect of mass is conserved across experiments as seen in the linear estimates and in Fig. 4I. </w:t>
        </w:r>
      </w:ins>
      <w:ins w:id="1115" w:author="Garrick W Bruening" w:date="2020-10-02T12:24:00Z">
        <w:r w:rsidR="008A3975" w:rsidRPr="009802F2">
          <w:t>The</w:t>
        </w:r>
      </w:ins>
      <w:ins w:id="1116" w:author="Garrick W Bruening" w:date="2020-10-02T12:39:00Z">
        <w:r w:rsidR="009A7DF7" w:rsidRPr="009802F2">
          <w:t>se</w:t>
        </w:r>
      </w:ins>
      <w:ins w:id="1117" w:author="Garrick W Bruening" w:date="2020-10-02T12:24:00Z">
        <w:r w:rsidR="008A3975" w:rsidRPr="009802F2">
          <w:t xml:space="preserve"> results from experiment two solidify the finding that mass increases reaction time.</w:t>
        </w:r>
      </w:ins>
    </w:p>
    <w:p w14:paraId="4387A612" w14:textId="77777777" w:rsidR="006964CD" w:rsidRPr="009802F2" w:rsidRDefault="006964CD">
      <w:pPr>
        <w:rPr>
          <w:ins w:id="1118" w:author="Garrick W Bruening" w:date="2020-10-02T11:55:00Z"/>
        </w:rPr>
      </w:pPr>
    </w:p>
    <w:tbl>
      <w:tblPr>
        <w:tblStyle w:val="TableGrid"/>
        <w:tblW w:w="0" w:type="auto"/>
        <w:tblLook w:val="04A0" w:firstRow="1" w:lastRow="0" w:firstColumn="1" w:lastColumn="0" w:noHBand="0" w:noVBand="1"/>
      </w:tblPr>
      <w:tblGrid>
        <w:gridCol w:w="9350"/>
      </w:tblGrid>
      <w:tr w:rsidR="00ED4EC6" w:rsidRPr="009802F2" w14:paraId="1F7CEA6E" w14:textId="77777777" w:rsidTr="00F52AC4">
        <w:trPr>
          <w:ins w:id="1119" w:author="Garrick W Bruening" w:date="2020-10-02T11:55:00Z"/>
        </w:trPr>
        <w:tc>
          <w:tcPr>
            <w:tcW w:w="9350" w:type="dxa"/>
          </w:tcPr>
          <w:p w14:paraId="5081D2B3" w14:textId="55409BB4" w:rsidR="00ED4EC6" w:rsidRPr="009802F2" w:rsidRDefault="004159C3" w:rsidP="00F52AC4">
            <w:pPr>
              <w:rPr>
                <w:ins w:id="1120" w:author="Garrick W Bruening" w:date="2020-10-02T11:55:00Z"/>
              </w:rPr>
            </w:pPr>
            <w:r>
              <w:rPr>
                <w:noProof/>
              </w:rPr>
              <w:lastRenderedPageBreak/>
              <w:drawing>
                <wp:inline distT="0" distB="0" distL="0" distR="0" wp14:anchorId="2AA22215" wp14:editId="2902435E">
                  <wp:extent cx="5943600" cy="4510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10405"/>
                          </a:xfrm>
                          <a:prstGeom prst="rect">
                            <a:avLst/>
                          </a:prstGeom>
                        </pic:spPr>
                      </pic:pic>
                    </a:graphicData>
                  </a:graphic>
                </wp:inline>
              </w:drawing>
            </w:r>
          </w:p>
        </w:tc>
      </w:tr>
      <w:tr w:rsidR="00ED4EC6" w:rsidRPr="009802F2" w14:paraId="6B2184AF" w14:textId="77777777" w:rsidTr="00F52AC4">
        <w:trPr>
          <w:ins w:id="1121" w:author="Garrick W Bruening" w:date="2020-10-02T11:55:00Z"/>
        </w:trPr>
        <w:tc>
          <w:tcPr>
            <w:tcW w:w="9350" w:type="dxa"/>
          </w:tcPr>
          <w:p w14:paraId="163A49CB" w14:textId="0981F41C" w:rsidR="00ED4EC6" w:rsidRPr="009802F2" w:rsidRDefault="00ED4EC6" w:rsidP="00F52AC4">
            <w:pPr>
              <w:rPr>
                <w:ins w:id="1122" w:author="Garrick W Bruening" w:date="2020-10-02T11:55:00Z"/>
              </w:rPr>
            </w:pPr>
            <w:ins w:id="1123" w:author="Garrick W Bruening" w:date="2020-10-02T11:55:00Z">
              <w:r w:rsidRPr="009802F2">
                <w:t xml:space="preserve">Figure </w:t>
              </w:r>
            </w:ins>
            <w:ins w:id="1124" w:author="Garrick W Bruening" w:date="2020-10-02T12:11:00Z">
              <w:r w:rsidR="00C2219A" w:rsidRPr="009802F2">
                <w:t>4</w:t>
              </w:r>
            </w:ins>
          </w:p>
          <w:p w14:paraId="763E7304" w14:textId="77777777" w:rsidR="00430E41" w:rsidRPr="009802F2" w:rsidRDefault="00D151B5" w:rsidP="00F52AC4">
            <w:pPr>
              <w:rPr>
                <w:ins w:id="1125" w:author="Garrick W Bruening" w:date="2020-10-02T12:47:00Z"/>
              </w:rPr>
            </w:pPr>
            <w:ins w:id="1126" w:author="Garrick W Bruening" w:date="2020-10-02T12:45:00Z">
              <w:r w:rsidRPr="009802F2">
                <w:t xml:space="preserve">Experiment 2 results. </w:t>
              </w:r>
            </w:ins>
          </w:p>
          <w:p w14:paraId="7C8E6203" w14:textId="3A65F231" w:rsidR="00430E41" w:rsidRPr="009802F2" w:rsidRDefault="00430E41" w:rsidP="00F52AC4">
            <w:pPr>
              <w:rPr>
                <w:ins w:id="1127" w:author="Garrick W Bruening" w:date="2020-10-02T12:57:00Z"/>
              </w:rPr>
            </w:pPr>
          </w:p>
          <w:p w14:paraId="51F97C47" w14:textId="221BC053" w:rsidR="00ED4EC6" w:rsidRPr="009802F2" w:rsidRDefault="00D62AD7">
            <w:pPr>
              <w:rPr>
                <w:ins w:id="1128" w:author="Garrick W Bruening" w:date="2020-10-02T11:55:00Z"/>
              </w:rPr>
            </w:pPr>
            <w:ins w:id="1129" w:author="Garrick W Bruening" w:date="2020-10-02T12:57:00Z">
              <w:r w:rsidRPr="009802F2">
                <w:t xml:space="preserve">Average velocity traces shown for experiment 2a (A), experiment 2b (B), and experiment 2c (C). Each line represents the average for one mass condition, </w:t>
              </w:r>
            </w:ins>
            <w:ins w:id="1130" w:author="Garrick W Bruening" w:date="2020-10-02T12:58:00Z">
              <w:r w:rsidRPr="009802F2">
                <w:t>with the peak velocity indicated by a dot. We see that added mass reduced peak velocity</w:t>
              </w:r>
              <w:r w:rsidR="007248E6" w:rsidRPr="009802F2">
                <w:t xml:space="preserve">, also causing </w:t>
              </w:r>
            </w:ins>
            <w:ins w:id="1131" w:author="Garrick W Bruening" w:date="2020-10-02T12:59:00Z">
              <w:r w:rsidR="00D82701" w:rsidRPr="009802F2">
                <w:t xml:space="preserve">the peak velocity to occur later in the movement. </w:t>
              </w:r>
            </w:ins>
            <w:ins w:id="1132" w:author="Garrick W Bruening" w:date="2020-10-02T13:02:00Z">
              <w:r w:rsidR="00815955" w:rsidRPr="009802F2">
                <w:t xml:space="preserve">In panel D-I, </w:t>
              </w:r>
            </w:ins>
            <w:ins w:id="1133" w:author="Garrick W Bruening" w:date="2020-10-02T13:03:00Z">
              <w:r w:rsidR="00067F37" w:rsidRPr="009802F2">
                <w:t xml:space="preserve">each point represents the average of the </w:t>
              </w:r>
              <w:r w:rsidR="00584444" w:rsidRPr="009802F2">
                <w:t xml:space="preserve">subjects’ average for a specific mass condition. Error bars show standard error across subject averages. Horizontal dashed lines show </w:t>
              </w:r>
            </w:ins>
            <w:ins w:id="1134" w:author="Garrick W Bruening" w:date="2020-10-02T13:04:00Z">
              <w:r w:rsidR="00584444" w:rsidRPr="009802F2">
                <w:t xml:space="preserve">the </w:t>
              </w:r>
              <w:r w:rsidR="00ED1CEE" w:rsidRPr="009802F2">
                <w:t xml:space="preserve">average value for 2.47 kg of effective mass. </w:t>
              </w:r>
            </w:ins>
            <w:ins w:id="1135" w:author="Garrick W Bruening" w:date="2020-10-02T13:05:00Z">
              <w:r w:rsidR="0045642F" w:rsidRPr="009802F2">
                <w:t xml:space="preserve"> </w:t>
              </w:r>
            </w:ins>
            <w:ins w:id="1136" w:author="Garrick W Bruening" w:date="2020-10-02T12:47:00Z">
              <w:r w:rsidR="00430E41" w:rsidRPr="009802F2">
                <w:t xml:space="preserve">(D) </w:t>
              </w:r>
            </w:ins>
            <w:ins w:id="1137" w:author="Garrick W Bruening" w:date="2020-10-02T12:49:00Z">
              <w:r w:rsidR="00C15E44" w:rsidRPr="009802F2">
                <w:t xml:space="preserve">Mass increased </w:t>
              </w:r>
              <w:r w:rsidR="006F2CE2" w:rsidRPr="009802F2">
                <w:t>movement duration across all three experiments</w:t>
              </w:r>
            </w:ins>
            <w:ins w:id="1138" w:author="Garrick W Bruening" w:date="2020-10-02T12:51:00Z">
              <w:r w:rsidR="00573933" w:rsidRPr="009802F2">
                <w:t>, reciprocal to movement duration</w:t>
              </w:r>
            </w:ins>
            <w:ins w:id="1139" w:author="Garrick W Bruening" w:date="2020-10-02T13:01:00Z">
              <w:r w:rsidR="006A0BBD" w:rsidRPr="009802F2">
                <w:t>,</w:t>
              </w:r>
            </w:ins>
            <w:ins w:id="1140" w:author="Garrick W Bruening" w:date="2020-10-02T12:51:00Z">
              <w:r w:rsidR="00573933" w:rsidRPr="009802F2">
                <w:t xml:space="preserve"> </w:t>
              </w:r>
            </w:ins>
            <w:ins w:id="1141" w:author="Garrick W Bruening" w:date="2020-10-02T12:50:00Z">
              <w:r w:rsidR="00437934" w:rsidRPr="009802F2">
                <w:t xml:space="preserve">(E) </w:t>
              </w:r>
            </w:ins>
            <w:ins w:id="1142" w:author="Garrick W Bruening" w:date="2020-10-02T12:51:00Z">
              <w:r w:rsidR="00573933" w:rsidRPr="009802F2">
                <w:t>mass</w:t>
              </w:r>
            </w:ins>
            <w:ins w:id="1143" w:author="Garrick W Bruening" w:date="2020-10-02T12:50:00Z">
              <w:r w:rsidR="00F74007" w:rsidRPr="009802F2">
                <w:t xml:space="preserve"> reduced peak velocity across all three experiments.</w:t>
              </w:r>
            </w:ins>
            <w:ins w:id="1144" w:author="Garrick W Bruening" w:date="2020-10-02T12:51:00Z">
              <w:r w:rsidR="00D63B6B" w:rsidRPr="009802F2">
                <w:t xml:space="preserve"> (F) Reaction time was increased by </w:t>
              </w:r>
            </w:ins>
            <w:ins w:id="1145" w:author="Garrick W Bruening" w:date="2020-10-02T12:52:00Z">
              <w:r w:rsidR="00D63B6B" w:rsidRPr="009802F2">
                <w:t xml:space="preserve">increased mass across all three experiments. </w:t>
              </w:r>
            </w:ins>
            <w:ins w:id="1146" w:author="Garrick W Bruening" w:date="2020-10-02T12:56:00Z">
              <w:r w:rsidR="001D682F" w:rsidRPr="009802F2">
                <w:t xml:space="preserve">(G) Movement duration, (H) peak velocity, and (I) reaction time were affected by mass </w:t>
              </w:r>
              <w:r w:rsidRPr="009802F2">
                <w:t>in a similar manner</w:t>
              </w:r>
            </w:ins>
            <w:ins w:id="1147" w:author="Garrick W Bruening" w:date="2020-10-02T12:57:00Z">
              <w:r w:rsidRPr="009802F2">
                <w:t xml:space="preserve"> across all three variations of experiment 2. </w:t>
              </w:r>
            </w:ins>
          </w:p>
        </w:tc>
      </w:tr>
    </w:tbl>
    <w:p w14:paraId="273D654C" w14:textId="77777777" w:rsidR="00ED4EC6" w:rsidRPr="009802F2" w:rsidRDefault="00ED4EC6"/>
    <w:p w14:paraId="526BDB8A" w14:textId="3533C1B1" w:rsidR="0095424F" w:rsidRPr="009802F2" w:rsidRDefault="0095424F" w:rsidP="00896666">
      <w:pPr>
        <w:pStyle w:val="Heading3"/>
      </w:pPr>
      <w:r w:rsidRPr="009802F2">
        <w:t xml:space="preserve">Mass </w:t>
      </w:r>
      <w:ins w:id="1148" w:author="Garrick W Bruening" w:date="2020-10-02T13:07:00Z">
        <w:r w:rsidR="007F6EF0" w:rsidRPr="009802F2">
          <w:t>may affect endpoint error</w:t>
        </w:r>
      </w:ins>
      <w:del w:id="1149" w:author="Garrick W Bruening" w:date="2020-10-02T13:06:00Z">
        <w:r w:rsidRPr="009802F2" w:rsidDel="00F7714E">
          <w:delText>had no effect on the movement endpoint</w:delText>
        </w:r>
      </w:del>
    </w:p>
    <w:p w14:paraId="749DA987" w14:textId="1C27AB0E" w:rsidR="00486849" w:rsidRPr="009802F2" w:rsidRDefault="0095424F" w:rsidP="00486849">
      <w:pPr>
        <w:rPr>
          <w:ins w:id="1150" w:author="Garrick W Bruening" w:date="2020-09-23T11:06:00Z"/>
        </w:rPr>
      </w:pPr>
      <w:r w:rsidRPr="009802F2">
        <w:t>Did the added mass also influence characteristics of how the movement ended?</w:t>
      </w:r>
      <w:ins w:id="1151" w:author="Garrick W Bruening" w:date="2020-09-23T11:11:00Z">
        <w:r w:rsidR="003356F2" w:rsidRPr="009802F2">
          <w:t xml:space="preserve"> Experiment 2a and 2b had imposed stopping requirements</w:t>
        </w:r>
        <w:r w:rsidR="004E648B" w:rsidRPr="009802F2">
          <w:t>, described in detail in the methods.</w:t>
        </w:r>
      </w:ins>
      <w:r w:rsidRPr="009802F2">
        <w:t xml:space="preserve"> </w:t>
      </w:r>
      <w:ins w:id="1152" w:author="Garrick W Bruening" w:date="2020-09-23T11:11:00Z">
        <w:r w:rsidR="003356F2" w:rsidRPr="009802F2">
          <w:t xml:space="preserve">Experiment 2c had no stopping requirement. Rather, participants were asked to make a shooting movement through the target and return to the home circle. Thus, as a measure of endpoint behavior we looked at the maximum excursion of their movements, taken as the point at which they turned around to return to the home </w:t>
        </w:r>
        <w:r w:rsidR="003356F2" w:rsidRPr="009802F2">
          <w:lastRenderedPageBreak/>
          <w:t>circle.</w:t>
        </w:r>
        <w:del w:id="1153" w:author="Garrick W Bruening" w:date="2020-09-23T11:11:00Z">
          <w:r w:rsidR="003356F2" w:rsidRPr="009802F2" w:rsidDel="003356F2">
            <w:delText xml:space="preserve"> </w:delText>
          </w:r>
        </w:del>
      </w:ins>
      <w:r w:rsidRPr="009802F2">
        <w:t xml:space="preserve"> For </w:t>
      </w:r>
      <w:del w:id="1154" w:author="Garrick W Bruening" w:date="2020-09-23T10:55:00Z">
        <w:r w:rsidRPr="009802F2" w:rsidDel="0092644D">
          <w:delText xml:space="preserve">the experiments where there was a target stopping requirement, </w:delText>
        </w:r>
        <w:r w:rsidR="00420A32" w:rsidRPr="009802F2" w:rsidDel="0092644D">
          <w:delText>E</w:delText>
        </w:r>
      </w:del>
      <w:ins w:id="1155" w:author="Garrick W Bruening" w:date="2020-09-23T10:56:00Z">
        <w:r w:rsidR="0092644D" w:rsidRPr="009802F2">
          <w:t>e</w:t>
        </w:r>
      </w:ins>
      <w:r w:rsidR="00420A32" w:rsidRPr="009802F2">
        <w:t xml:space="preserve">xperiments </w:t>
      </w:r>
      <w:del w:id="1156" w:author="Garrick W Bruening" w:date="2020-09-23T10:52:00Z">
        <w:r w:rsidRPr="009802F2" w:rsidDel="00CF5AD3">
          <w:delText xml:space="preserve">2a </w:delText>
        </w:r>
      </w:del>
      <w:ins w:id="1157" w:author="Garrick W Bruening" w:date="2020-09-23T10:52:00Z">
        <w:r w:rsidR="00CF5AD3" w:rsidRPr="009802F2">
          <w:t xml:space="preserve">2b </w:t>
        </w:r>
      </w:ins>
      <w:r w:rsidRPr="009802F2">
        <w:t xml:space="preserve">and </w:t>
      </w:r>
      <w:del w:id="1158" w:author="Garrick W Bruening" w:date="2020-09-23T10:52:00Z">
        <w:r w:rsidRPr="009802F2" w:rsidDel="00CF5AD3">
          <w:delText>2b</w:delText>
        </w:r>
      </w:del>
      <w:ins w:id="1159" w:author="Garrick W Bruening" w:date="2020-09-23T10:52:00Z">
        <w:r w:rsidR="00CF5AD3" w:rsidRPr="009802F2">
          <w:t>2c</w:t>
        </w:r>
      </w:ins>
      <w:r w:rsidRPr="009802F2">
        <w:t xml:space="preserve">, we found that mass did </w:t>
      </w:r>
      <w:del w:id="1160" w:author="Garrick W Bruening" w:date="2020-09-23T10:52:00Z">
        <w:r w:rsidRPr="009802F2" w:rsidDel="00CF5AD3">
          <w:delText xml:space="preserve">not </w:delText>
        </w:r>
      </w:del>
      <w:ins w:id="1161" w:author="Garrick W Bruening" w:date="2020-09-23T10:52:00Z">
        <w:r w:rsidR="00CF5AD3" w:rsidRPr="009802F2">
          <w:t xml:space="preserve"> </w:t>
        </w:r>
      </w:ins>
      <w:r w:rsidRPr="009802F2">
        <w:t xml:space="preserve">have an effect on endpoint error </w:t>
      </w:r>
      <w:r w:rsidRPr="009802F2">
        <w:rPr>
          <w:rPrChange w:id="1162" w:author="Garrick W Bruening" w:date="2020-09-23T11:09:00Z">
            <w:rPr>
              <w:highlight w:val="yellow"/>
            </w:rPr>
          </w:rPrChange>
        </w:rPr>
        <w:t>(</w:t>
      </w:r>
      <w:ins w:id="1163" w:author="Garrick W Bruening" w:date="2020-09-23T10:53:00Z">
        <w:r w:rsidR="00CF5AD3" w:rsidRPr="009802F2">
          <w:rPr>
            <w:rPrChange w:id="1164" w:author="Garrick W Bruening" w:date="2020-09-23T11:09:00Z">
              <w:rPr>
                <w:highlight w:val="yellow"/>
              </w:rPr>
            </w:rPrChange>
          </w:rPr>
          <w:t xml:space="preserve">2b </w:t>
        </w:r>
      </w:ins>
      <w:r w:rsidRPr="009802F2">
        <w:rPr>
          <w:rPrChange w:id="1165" w:author="Garrick W Bruening" w:date="2020-09-23T11:09:00Z">
            <w:rPr>
              <w:highlight w:val="yellow"/>
            </w:rPr>
          </w:rPrChange>
        </w:rPr>
        <w:t xml:space="preserve">Est = </w:t>
      </w:r>
      <w:del w:id="1166" w:author="Garrick W Bruening" w:date="2020-09-23T10:53:00Z">
        <w:r w:rsidRPr="009802F2" w:rsidDel="00CF5AD3">
          <w:rPr>
            <w:rPrChange w:id="1167" w:author="Garrick W Bruening" w:date="2020-09-23T11:09:00Z">
              <w:rPr>
                <w:highlight w:val="yellow"/>
              </w:rPr>
            </w:rPrChange>
          </w:rPr>
          <w:delText>1.790e-4</w:delText>
        </w:r>
      </w:del>
      <w:ins w:id="1168" w:author="Garrick W Bruening" w:date="2020-09-23T10:53:00Z">
        <w:r w:rsidR="00CF5AD3" w:rsidRPr="009802F2">
          <w:rPr>
            <w:rPrChange w:id="1169" w:author="Garrick W Bruening" w:date="2020-09-23T11:09:00Z">
              <w:rPr>
                <w:highlight w:val="yellow"/>
              </w:rPr>
            </w:rPrChange>
          </w:rPr>
          <w:t>-</w:t>
        </w:r>
      </w:ins>
      <w:ins w:id="1170" w:author="Garrick W Bruening" w:date="2020-10-02T12:20:00Z">
        <w:r w:rsidR="00496D77" w:rsidRPr="009802F2">
          <w:t>1</w:t>
        </w:r>
      </w:ins>
      <w:ins w:id="1171" w:author="Garrick W Bruening" w:date="2020-09-23T10:53:00Z">
        <w:r w:rsidR="00CF5AD3" w:rsidRPr="009802F2">
          <w:rPr>
            <w:rPrChange w:id="1172" w:author="Garrick W Bruening" w:date="2020-09-23T11:09:00Z">
              <w:rPr>
                <w:highlight w:val="yellow"/>
              </w:rPr>
            </w:rPrChange>
          </w:rPr>
          <w:t>.389e</w:t>
        </w:r>
        <w:r w:rsidR="00CF5AD3" w:rsidRPr="009802F2">
          <w:rPr>
            <w:vertAlign w:val="superscript"/>
            <w:rPrChange w:id="1173" w:author="Garrick W Bruening" w:date="2020-09-23T11:09:00Z">
              <w:rPr>
                <w:highlight w:val="yellow"/>
                <w:vertAlign w:val="superscript"/>
              </w:rPr>
            </w:rPrChange>
          </w:rPr>
          <w:t>-4</w:t>
        </w:r>
      </w:ins>
      <w:r w:rsidRPr="009802F2">
        <w:rPr>
          <w:rPrChange w:id="1174" w:author="Garrick W Bruening" w:date="2020-09-23T11:09:00Z">
            <w:rPr>
              <w:highlight w:val="yellow"/>
            </w:rPr>
          </w:rPrChange>
        </w:rPr>
        <w:t>, p = 0.</w:t>
      </w:r>
      <w:del w:id="1175" w:author="Garrick W Bruening" w:date="2020-09-23T10:53:00Z">
        <w:r w:rsidRPr="009802F2" w:rsidDel="00817F1D">
          <w:rPr>
            <w:rPrChange w:id="1176" w:author="Garrick W Bruening" w:date="2020-09-23T11:09:00Z">
              <w:rPr>
                <w:highlight w:val="yellow"/>
              </w:rPr>
            </w:rPrChange>
          </w:rPr>
          <w:delText>19</w:delText>
        </w:r>
        <w:r w:rsidRPr="009802F2" w:rsidDel="00817F1D">
          <w:delText>4</w:delText>
        </w:r>
      </w:del>
      <w:ins w:id="1177" w:author="Garrick W Bruening" w:date="2020-09-23T10:53:00Z">
        <w:r w:rsidR="00817F1D" w:rsidRPr="009802F2">
          <w:rPr>
            <w:rPrChange w:id="1178" w:author="Garrick W Bruening" w:date="2020-09-23T11:09:00Z">
              <w:rPr>
                <w:highlight w:val="yellow"/>
              </w:rPr>
            </w:rPrChange>
          </w:rPr>
          <w:t>879e</w:t>
        </w:r>
        <w:r w:rsidR="00817F1D" w:rsidRPr="009802F2">
          <w:rPr>
            <w:vertAlign w:val="superscript"/>
            <w:rPrChange w:id="1179" w:author="Garrick W Bruening" w:date="2020-09-23T11:09:00Z">
              <w:rPr>
                <w:highlight w:val="yellow"/>
                <w:vertAlign w:val="superscript"/>
              </w:rPr>
            </w:rPrChange>
          </w:rPr>
          <w:t>-5</w:t>
        </w:r>
        <w:r w:rsidR="00817F1D" w:rsidRPr="009802F2">
          <w:rPr>
            <w:rPrChange w:id="1180" w:author="Garrick W Bruening" w:date="2020-09-23T11:09:00Z">
              <w:rPr>
                <w:highlight w:val="yellow"/>
              </w:rPr>
            </w:rPrChange>
          </w:rPr>
          <w:t xml:space="preserve">; 2c Est = </w:t>
        </w:r>
      </w:ins>
      <w:ins w:id="1181" w:author="Garrick W Bruening" w:date="2020-09-23T10:54:00Z">
        <w:r w:rsidR="00931C06" w:rsidRPr="009802F2">
          <w:rPr>
            <w:rPrChange w:id="1182" w:author="Garrick W Bruening" w:date="2020-09-23T11:09:00Z">
              <w:rPr>
                <w:highlight w:val="yellow"/>
              </w:rPr>
            </w:rPrChange>
          </w:rPr>
          <w:t>1.023e</w:t>
        </w:r>
        <w:r w:rsidR="00931C06" w:rsidRPr="009802F2">
          <w:rPr>
            <w:vertAlign w:val="superscript"/>
            <w:rPrChange w:id="1183" w:author="Garrick W Bruening" w:date="2020-09-23T11:09:00Z">
              <w:rPr>
                <w:highlight w:val="yellow"/>
                <w:vertAlign w:val="superscript"/>
              </w:rPr>
            </w:rPrChange>
          </w:rPr>
          <w:t>-3</w:t>
        </w:r>
        <w:r w:rsidR="00931C06" w:rsidRPr="009802F2">
          <w:rPr>
            <w:rPrChange w:id="1184" w:author="Garrick W Bruening" w:date="2020-09-23T11:09:00Z">
              <w:rPr>
                <w:highlight w:val="yellow"/>
              </w:rPr>
            </w:rPrChange>
          </w:rPr>
          <w:t xml:space="preserve">, p </w:t>
        </w:r>
      </w:ins>
      <w:ins w:id="1185" w:author="Garrick W Bruening" w:date="2020-09-23T10:55:00Z">
        <w:r w:rsidR="00931C06" w:rsidRPr="009802F2">
          <w:rPr>
            <w:rPrChange w:id="1186" w:author="Garrick W Bruening" w:date="2020-09-23T11:09:00Z">
              <w:rPr>
                <w:highlight w:val="yellow"/>
              </w:rPr>
            </w:rPrChange>
          </w:rPr>
          <w:t>&lt; 2e</w:t>
        </w:r>
        <w:r w:rsidR="00931C06" w:rsidRPr="009802F2">
          <w:rPr>
            <w:vertAlign w:val="superscript"/>
            <w:rPrChange w:id="1187" w:author="Garrick W Bruening" w:date="2020-09-23T11:09:00Z">
              <w:rPr>
                <w:highlight w:val="yellow"/>
                <w:vertAlign w:val="superscript"/>
              </w:rPr>
            </w:rPrChange>
          </w:rPr>
          <w:t>-16</w:t>
        </w:r>
      </w:ins>
      <w:del w:id="1188" w:author="Garrick W Bruening" w:date="2020-10-02T12:19:00Z">
        <w:r w:rsidR="00420A32" w:rsidRPr="009802F2" w:rsidDel="00E87492">
          <w:rPr>
            <w:rPrChange w:id="1189" w:author="Garrick W Bruening" w:date="2020-09-23T11:09:00Z">
              <w:rPr>
                <w:highlight w:val="yellow"/>
              </w:rPr>
            </w:rPrChange>
          </w:rPr>
          <w:delText>;</w:delText>
        </w:r>
        <w:r w:rsidR="00420A32" w:rsidRPr="009802F2" w:rsidDel="00E87492">
          <w:delText xml:space="preserve"> </w:delText>
        </w:r>
        <w:r w:rsidRPr="009802F2" w:rsidDel="00E87492">
          <w:rPr>
            <w:highlight w:val="yellow"/>
            <w:rPrChange w:id="1190" w:author="Garrick W Bruening" w:date="2020-09-23T11:09:00Z">
              <w:rPr/>
            </w:rPrChange>
          </w:rPr>
          <w:delText xml:space="preserve">Fig. </w:delText>
        </w:r>
        <w:r w:rsidR="00420A32" w:rsidRPr="009802F2" w:rsidDel="00E87492">
          <w:rPr>
            <w:highlight w:val="yellow"/>
            <w:rPrChange w:id="1191" w:author="Garrick W Bruening" w:date="2020-09-23T11:09:00Z">
              <w:rPr/>
            </w:rPrChange>
          </w:rPr>
          <w:delText>XX</w:delText>
        </w:r>
      </w:del>
      <w:r w:rsidRPr="009802F2">
        <w:t>)</w:t>
      </w:r>
      <w:ins w:id="1192" w:author="Garrick W Bruening" w:date="2020-09-23T10:56:00Z">
        <w:r w:rsidR="0092644D" w:rsidRPr="009802F2">
          <w:t xml:space="preserve">, though in opposite directions. Experiment 2a did not show an effect of mass (Est = </w:t>
        </w:r>
        <w:r w:rsidR="004B4301" w:rsidRPr="009802F2">
          <w:t>-3.925e</w:t>
        </w:r>
        <w:r w:rsidR="004B4301" w:rsidRPr="009802F2">
          <w:rPr>
            <w:vertAlign w:val="superscript"/>
          </w:rPr>
          <w:t>-5</w:t>
        </w:r>
        <w:r w:rsidR="004B4301" w:rsidRPr="009802F2">
          <w:t>, p = 0.</w:t>
        </w:r>
      </w:ins>
      <w:ins w:id="1193" w:author="Garrick W Bruening" w:date="2020-09-23T10:57:00Z">
        <w:r w:rsidR="004B4301" w:rsidRPr="009802F2">
          <w:t>149)</w:t>
        </w:r>
      </w:ins>
      <w:r w:rsidRPr="009802F2">
        <w:t xml:space="preserve">.  </w:t>
      </w:r>
    </w:p>
    <w:p w14:paraId="3EE73575" w14:textId="1F20D6A0" w:rsidR="00DA23E9" w:rsidRPr="009802F2" w:rsidDel="003356F2" w:rsidRDefault="00DE79E4">
      <w:pPr>
        <w:rPr>
          <w:del w:id="1194" w:author="Garrick W Bruening" w:date="2020-09-23T11:11:00Z"/>
        </w:rPr>
      </w:pPr>
      <w:ins w:id="1195" w:author="Garrick W Bruening" w:date="2020-09-23T11:03:00Z">
        <w:r w:rsidRPr="009802F2">
          <w:t>We also investigated subjects</w:t>
        </w:r>
      </w:ins>
      <w:ins w:id="1196" w:author="Garrick W Bruening" w:date="2020-09-23T11:04:00Z">
        <w:r w:rsidRPr="009802F2">
          <w:t xml:space="preserve">’ consistency and how it was affected by mass. Radial endpoint variability was </w:t>
        </w:r>
      </w:ins>
      <w:r w:rsidR="00B41D15" w:rsidRPr="009802F2">
        <w:t xml:space="preserve">not affected by mass in any of experiment 2 (2a </w:t>
      </w:r>
      <w:ins w:id="1197" w:author="Garrick W Bruening" w:date="2020-09-23T11:05:00Z">
        <w:r w:rsidR="008F1FEC" w:rsidRPr="009802F2">
          <w:t>Est = -4.307e</w:t>
        </w:r>
        <w:r w:rsidR="008F1FEC" w:rsidRPr="009802F2">
          <w:rPr>
            <w:vertAlign w:val="superscript"/>
          </w:rPr>
          <w:t>-3</w:t>
        </w:r>
        <w:r w:rsidR="008F1FEC" w:rsidRPr="009802F2">
          <w:t>, p = 0.275</w:t>
        </w:r>
      </w:ins>
      <w:r w:rsidR="00B41D15" w:rsidRPr="009802F2">
        <w:t xml:space="preserve">; 2b </w:t>
      </w:r>
      <w:ins w:id="1198" w:author="Garrick W Bruening" w:date="2020-09-23T11:05:00Z">
        <w:r w:rsidR="008F1FEC" w:rsidRPr="009802F2">
          <w:t xml:space="preserve">Est = </w:t>
        </w:r>
        <w:r w:rsidR="005B13EB" w:rsidRPr="009802F2">
          <w:t>-4.</w:t>
        </w:r>
      </w:ins>
      <w:ins w:id="1199" w:author="Garrick W Bruening" w:date="2020-09-23T11:06:00Z">
        <w:r w:rsidR="005B13EB" w:rsidRPr="009802F2">
          <w:t>993e</w:t>
        </w:r>
        <w:r w:rsidR="005B13EB" w:rsidRPr="009802F2">
          <w:rPr>
            <w:vertAlign w:val="superscript"/>
          </w:rPr>
          <w:t>-3</w:t>
        </w:r>
        <w:r w:rsidR="005B13EB" w:rsidRPr="009802F2">
          <w:t>, p = 0.080</w:t>
        </w:r>
      </w:ins>
      <w:r w:rsidR="000E7426" w:rsidRPr="009802F2">
        <w:t xml:space="preserve">; 2c </w:t>
      </w:r>
      <w:ins w:id="1200" w:author="Garrick W Bruening" w:date="2020-09-23T11:04:00Z">
        <w:r w:rsidR="000E7426" w:rsidRPr="009802F2">
          <w:t>Est = 0</w:t>
        </w:r>
      </w:ins>
      <w:ins w:id="1201" w:author="Garrick W Bruening" w:date="2020-09-23T11:05:00Z">
        <w:r w:rsidR="000E7426" w:rsidRPr="009802F2">
          <w:t>.258, p =</w:t>
        </w:r>
      </w:ins>
      <w:ins w:id="1202" w:author="Garrick W Bruening" w:date="2020-09-23T11:04:00Z">
        <w:r w:rsidR="000E7426" w:rsidRPr="009802F2">
          <w:t xml:space="preserve"> 3.343e</w:t>
        </w:r>
        <w:r w:rsidR="000E7426" w:rsidRPr="009802F2">
          <w:rPr>
            <w:vertAlign w:val="superscript"/>
          </w:rPr>
          <w:t>-3</w:t>
        </w:r>
      </w:ins>
      <w:ins w:id="1203" w:author="Garrick W Bruening" w:date="2020-09-23T11:06:00Z">
        <w:r w:rsidR="005B13EB" w:rsidRPr="009802F2">
          <w:t xml:space="preserve">). </w:t>
        </w:r>
        <w:r w:rsidR="00486849" w:rsidRPr="009802F2">
          <w:t xml:space="preserve">Angular endpoint variability </w:t>
        </w:r>
      </w:ins>
      <w:ins w:id="1204" w:author="Garrick W Bruening" w:date="2020-09-23T11:07:00Z">
        <w:r w:rsidR="00725A46" w:rsidRPr="009802F2">
          <w:t xml:space="preserve">was not affected by mass in any of experiment 2 </w:t>
        </w:r>
      </w:ins>
      <w:ins w:id="1205" w:author="Garrick W Bruening" w:date="2020-09-23T11:08:00Z">
        <w:r w:rsidR="00FC3521" w:rsidRPr="009802F2">
          <w:t xml:space="preserve">(2a Est = 0.090, p = </w:t>
        </w:r>
        <w:r w:rsidR="00666899" w:rsidRPr="009802F2">
          <w:t xml:space="preserve">0.233; 2b Est = </w:t>
        </w:r>
        <w:r w:rsidR="008E027E" w:rsidRPr="009802F2">
          <w:t>0.</w:t>
        </w:r>
      </w:ins>
      <w:ins w:id="1206" w:author="Garrick W Bruening" w:date="2020-09-23T11:09:00Z">
        <w:r w:rsidR="008E027E" w:rsidRPr="009802F2">
          <w:t>407, p = 0.526;</w:t>
        </w:r>
      </w:ins>
      <w:ins w:id="1207" w:author="Garrick W Bruening" w:date="2020-09-23T11:08:00Z">
        <w:r w:rsidR="00666899" w:rsidRPr="009802F2">
          <w:t xml:space="preserve"> 2c Est = 0.678, p = 0.750</w:t>
        </w:r>
      </w:ins>
      <w:ins w:id="1208" w:author="Garrick W Bruening" w:date="2020-09-23T11:09:00Z">
        <w:r w:rsidR="008E027E" w:rsidRPr="009802F2">
          <w:t xml:space="preserve">). </w:t>
        </w:r>
      </w:ins>
      <w:del w:id="1209" w:author="Garrick W Bruening" w:date="2020-09-23T11:06:00Z">
        <w:r w:rsidR="0095424F" w:rsidRPr="009802F2" w:rsidDel="00486849">
          <w:delText xml:space="preserve">There was no effect of mass on radial endpoint variability or angular endpoint variability </w:delText>
        </w:r>
        <w:r w:rsidR="00DD10EA" w:rsidRPr="009802F2" w:rsidDel="00486849">
          <w:delText>either</w:delText>
        </w:r>
        <w:r w:rsidR="0095424F" w:rsidRPr="009802F2" w:rsidDel="00486849">
          <w:delText xml:space="preserve"> (</w:delText>
        </w:r>
        <w:r w:rsidR="006E1F40" w:rsidRPr="009802F2" w:rsidDel="00486849">
          <w:rPr>
            <w:highlight w:val="yellow"/>
          </w:rPr>
          <w:delText>add stats</w:delText>
        </w:r>
        <w:r w:rsidR="006E1F40" w:rsidRPr="009802F2" w:rsidDel="00486849">
          <w:delText xml:space="preserve">; </w:delText>
        </w:r>
        <w:r w:rsidR="0095424F" w:rsidRPr="009802F2" w:rsidDel="00486849">
          <w:delText xml:space="preserve">Fig. </w:delText>
        </w:r>
        <w:r w:rsidR="00DD10EA" w:rsidRPr="009802F2" w:rsidDel="00486849">
          <w:delText>XX</w:delText>
        </w:r>
        <w:r w:rsidR="0095424F" w:rsidRPr="009802F2" w:rsidDel="00486849">
          <w:delText xml:space="preserve">). Therefore, as mass was added participants' reach accuracy and consistency did not change. </w:delText>
        </w:r>
      </w:del>
    </w:p>
    <w:p w14:paraId="54D0B5AC" w14:textId="560DCED8" w:rsidR="0095424F" w:rsidRPr="009802F2" w:rsidRDefault="0095424F">
      <w:del w:id="1210" w:author="Garrick W Bruening" w:date="2020-09-23T11:11:00Z">
        <w:r w:rsidRPr="009802F2" w:rsidDel="003356F2">
          <w:delText>Experiment 2c had no stopping requirement. Rather, participants were asked to make a shooting movement through the target and return to the home circle. Thus, as a measure of endpoint behavior we looked at the maximum excursion of their movements, taken as the point at which they turned around to return to the home circle. Here again, maximum excursion was not affected by added mass</w:delText>
        </w:r>
        <w:r w:rsidR="00DD10EA" w:rsidRPr="009802F2" w:rsidDel="003356F2">
          <w:delText xml:space="preserve"> (</w:delText>
        </w:r>
        <w:r w:rsidR="001E08B2" w:rsidRPr="009802F2" w:rsidDel="003356F2">
          <w:rPr>
            <w:highlight w:val="yellow"/>
          </w:rPr>
          <w:delText>add s</w:delText>
        </w:r>
        <w:r w:rsidR="00DD10EA" w:rsidRPr="009802F2" w:rsidDel="003356F2">
          <w:rPr>
            <w:highlight w:val="yellow"/>
          </w:rPr>
          <w:delText>tats</w:delText>
        </w:r>
        <w:r w:rsidR="00DD10EA" w:rsidRPr="009802F2" w:rsidDel="003356F2">
          <w:delText>)</w:delText>
        </w:r>
        <w:r w:rsidRPr="009802F2" w:rsidDel="003356F2">
          <w:delText>.</w:delText>
        </w:r>
      </w:del>
    </w:p>
    <w:p w14:paraId="65D657A8" w14:textId="7F0E7E9C" w:rsidR="0095424F" w:rsidRPr="009802F2" w:rsidDel="007A40B9" w:rsidRDefault="00C748AB" w:rsidP="00896666">
      <w:pPr>
        <w:pStyle w:val="Heading3"/>
        <w:rPr>
          <w:del w:id="1211" w:author="Garrick W Bruening" w:date="2020-10-02T12:43:00Z"/>
        </w:rPr>
      </w:pPr>
      <w:del w:id="1212" w:author="Garrick W Bruening" w:date="2020-10-02T12:43:00Z">
        <w:r w:rsidRPr="009802F2" w:rsidDel="007A40B9">
          <w:delText>Effect of mass on movement initiation</w:delText>
        </w:r>
      </w:del>
    </w:p>
    <w:p w14:paraId="534B0566" w14:textId="38BDABEA" w:rsidR="00575190" w:rsidRPr="009802F2" w:rsidDel="007A40B9" w:rsidRDefault="007712D9" w:rsidP="0095424F">
      <w:pPr>
        <w:rPr>
          <w:del w:id="1213" w:author="Garrick W Bruening" w:date="2020-10-02T12:43:00Z"/>
        </w:rPr>
      </w:pPr>
      <w:del w:id="1214" w:author="Garrick W Bruening" w:date="2020-10-02T12:41:00Z">
        <w:r w:rsidRPr="009802F2" w:rsidDel="006F646F">
          <w:delText>A</w:delText>
        </w:r>
        <w:r w:rsidR="0095424F" w:rsidRPr="009802F2" w:rsidDel="006F646F">
          <w:delText xml:space="preserve">cross all three experiments, mass increased reaction time (Est = </w:delText>
        </w:r>
      </w:del>
      <w:del w:id="1215" w:author="Garrick W Bruening" w:date="2020-09-23T11:12:00Z">
        <w:r w:rsidR="0095424F" w:rsidRPr="009802F2" w:rsidDel="005E4EF3">
          <w:delText>4.66</w:delText>
        </w:r>
      </w:del>
      <w:del w:id="1216" w:author="Garrick W Bruening" w:date="2020-10-02T12:41:00Z">
        <w:r w:rsidR="0095424F" w:rsidRPr="009802F2" w:rsidDel="006F646F">
          <w:delText xml:space="preserve">e-3, p &lt; 2e-16) (Fig. </w:delText>
        </w:r>
        <w:r w:rsidR="00A96A90" w:rsidRPr="009802F2" w:rsidDel="006F646F">
          <w:delText>4</w:delText>
        </w:r>
        <w:r w:rsidR="0095424F" w:rsidRPr="009802F2" w:rsidDel="006F646F">
          <w:delText xml:space="preserve">G). The average reaction times for 0, 3, 5, and 8 lbs were 0.178s, 0.185s, 0.189s, and 0.195s respectively. </w:delText>
        </w:r>
      </w:del>
      <w:del w:id="1217" w:author="Garrick W Bruening" w:date="2020-10-02T12:43:00Z">
        <w:r w:rsidR="00995936" w:rsidRPr="009802F2" w:rsidDel="007A40B9">
          <w:delText xml:space="preserve">However, </w:delText>
        </w:r>
        <w:r w:rsidR="00D361D7" w:rsidRPr="009802F2" w:rsidDel="007A40B9">
          <w:delText>the slower reaction times</w:delText>
        </w:r>
        <w:r w:rsidR="00995936" w:rsidRPr="009802F2" w:rsidDel="007A40B9">
          <w:delText xml:space="preserve"> </w:delText>
        </w:r>
        <w:r w:rsidR="0095424F" w:rsidRPr="009802F2" w:rsidDel="007A40B9">
          <w:delText xml:space="preserve">may be driven by the reductions in movement speed. </w:delText>
        </w:r>
        <w:r w:rsidR="00282A8D" w:rsidRPr="009802F2" w:rsidDel="007A40B9">
          <w:rPr>
            <w:highlight w:val="yellow"/>
          </w:rPr>
          <w:delText>(</w:delText>
        </w:r>
        <w:commentRangeStart w:id="1218"/>
        <w:commentRangeStart w:id="1219"/>
        <w:r w:rsidR="00282A8D" w:rsidRPr="009802F2" w:rsidDel="007A40B9">
          <w:rPr>
            <w:highlight w:val="yellow"/>
          </w:rPr>
          <w:delText>should we add a LME with an interaction here to show this).</w:delText>
        </w:r>
        <w:r w:rsidR="00282A8D" w:rsidRPr="009802F2" w:rsidDel="007A40B9">
          <w:delText xml:space="preserve"> </w:delText>
        </w:r>
        <w:commentRangeEnd w:id="1218"/>
        <w:r w:rsidR="00084174" w:rsidRPr="009802F2" w:rsidDel="007A40B9">
          <w:rPr>
            <w:rStyle w:val="CommentReference"/>
          </w:rPr>
          <w:commentReference w:id="1218"/>
        </w:r>
        <w:commentRangeEnd w:id="1219"/>
        <w:r w:rsidR="0053298D" w:rsidRPr="009802F2" w:rsidDel="007A40B9">
          <w:rPr>
            <w:rStyle w:val="CommentReference"/>
          </w:rPr>
          <w:commentReference w:id="1219"/>
        </w:r>
        <w:r w:rsidR="0095424F" w:rsidRPr="009802F2" w:rsidDel="007A40B9">
          <w:delText xml:space="preserve">In contrast, the results of </w:delText>
        </w:r>
        <w:r w:rsidR="00242CB4" w:rsidRPr="009802F2" w:rsidDel="007A40B9">
          <w:delText>E</w:delText>
        </w:r>
        <w:r w:rsidR="0095424F" w:rsidRPr="009802F2" w:rsidDel="007A40B9">
          <w:delText xml:space="preserve">xperiment 1 demonstrate that mass indeed leads to slower reaction times, independent of movement </w:delText>
        </w:r>
        <w:r w:rsidR="00242CB4" w:rsidRPr="009802F2" w:rsidDel="007A40B9">
          <w:delText>duration</w:delText>
        </w:r>
        <w:r w:rsidR="0095424F" w:rsidRPr="009802F2" w:rsidDel="007A40B9">
          <w:delText>.</w:delText>
        </w:r>
      </w:del>
    </w:p>
    <w:p w14:paraId="0EBDC210" w14:textId="7D7E6518" w:rsidR="00282A8D" w:rsidRPr="009802F2" w:rsidRDefault="00282A8D" w:rsidP="0095424F">
      <w:r w:rsidRPr="009802F2">
        <w:t xml:space="preserve">In summary, </w:t>
      </w:r>
      <w:r w:rsidR="00482F7A" w:rsidRPr="009802F2">
        <w:t>added mass led to a slowing of preferred movement speeds</w:t>
      </w:r>
      <w:r w:rsidR="00B947FA" w:rsidRPr="009802F2">
        <w:t xml:space="preserve">. </w:t>
      </w:r>
      <w:r w:rsidR="003E00C4" w:rsidRPr="009802F2">
        <w:t>Increasing accuracy requirements also led to general movement slowing, however the effects of mass</w:t>
      </w:r>
      <w:r w:rsidR="00DE487E" w:rsidRPr="009802F2">
        <w:t xml:space="preserve"> were </w:t>
      </w:r>
      <w:del w:id="1220" w:author="Garrick W Bruening" w:date="2020-09-23T11:17:00Z">
        <w:r w:rsidR="00DE487E" w:rsidRPr="009802F2" w:rsidDel="00774586">
          <w:delText>conserved</w:delText>
        </w:r>
      </w:del>
      <w:ins w:id="1221" w:author="Garrick W Bruening" w:date="2020-09-23T11:17:00Z">
        <w:r w:rsidR="00774586" w:rsidRPr="009802F2">
          <w:t>conserved,</w:t>
        </w:r>
      </w:ins>
      <w:r w:rsidR="00DE487E" w:rsidRPr="009802F2">
        <w:t xml:space="preserve"> and mass consistently led to reductions in movement speed independent of </w:t>
      </w:r>
      <w:r w:rsidR="00EB476F" w:rsidRPr="009802F2">
        <w:t xml:space="preserve">the task’s </w:t>
      </w:r>
      <w:r w:rsidR="00DE487E" w:rsidRPr="009802F2">
        <w:t>accuracy requirement.</w:t>
      </w:r>
    </w:p>
    <w:p w14:paraId="23FA5627" w14:textId="000A45A5" w:rsidR="00575190" w:rsidRPr="009802F2" w:rsidRDefault="000E02EE" w:rsidP="000E02EE">
      <w:pPr>
        <w:pStyle w:val="Heading2"/>
      </w:pPr>
      <w:r w:rsidRPr="009802F2">
        <w:t>Movement Utility</w:t>
      </w:r>
    </w:p>
    <w:p w14:paraId="134E7368" w14:textId="38EDC9F9" w:rsidR="003857B1" w:rsidRPr="009802F2" w:rsidRDefault="000E02EE" w:rsidP="000E02EE">
      <w:r w:rsidRPr="009802F2">
        <w:t xml:space="preserve">In Experiment 1, we observed that mass increases the effort cost of movement. In Experiment 2 we saw that mass also increases preferred movement durations. Can we explain these effort-based changes in movement preference in the context of a movement utility that is conserved across individuals? To investigate this question, we turned to the literature on optimal foraging theory, wherein animal behavior is theorized to agree with the goal of maximizing </w:t>
      </w:r>
      <w:del w:id="1222" w:author="Alaa Ahmed" w:date="2020-07-28T09:22:00Z">
        <w:r w:rsidRPr="009802F2" w:rsidDel="00661BA4">
          <w:delText xml:space="preserve">a net </w:delText>
        </w:r>
      </w:del>
      <w:r w:rsidRPr="009802F2">
        <w:t xml:space="preserve">capture rate, maximizing the net gains (rewards minus costs) per unit time. If we assume that the purpose of movement is to acquire reward as quickly as possible but with minimal effort, we can represent the utility of movements, J, similarly as a </w:t>
      </w:r>
      <w:del w:id="1223" w:author="Alaa Ahmed" w:date="2020-07-28T09:22:00Z">
        <w:r w:rsidRPr="009802F2" w:rsidDel="00661BA4">
          <w:delText xml:space="preserve">net </w:delText>
        </w:r>
      </w:del>
      <w:r w:rsidRPr="009802F2">
        <w:t>capture rate:</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DA1BD1" w:rsidRPr="009802F2" w14:paraId="37FE3B3F" w14:textId="77777777" w:rsidTr="003857B1">
        <w:trPr>
          <w:ins w:id="1224" w:author="Garrick W Bruening" w:date="2020-07-25T15:18:00Z"/>
        </w:trPr>
        <w:tc>
          <w:tcPr>
            <w:tcW w:w="500" w:type="pct"/>
          </w:tcPr>
          <w:p w14:paraId="0F7B9B85" w14:textId="77777777" w:rsidR="00DA1BD1" w:rsidRPr="009802F2" w:rsidRDefault="00DA1BD1" w:rsidP="003857B1">
            <w:pPr>
              <w:rPr>
                <w:ins w:id="1225" w:author="Garrick W Bruening" w:date="2020-07-25T15:18:00Z"/>
              </w:rPr>
            </w:pPr>
          </w:p>
        </w:tc>
        <w:tc>
          <w:tcPr>
            <w:tcW w:w="4000" w:type="pct"/>
            <w:vAlign w:val="center"/>
          </w:tcPr>
          <w:p w14:paraId="28F8D97A" w14:textId="363B384E" w:rsidR="00DA1BD1" w:rsidRPr="009802F2" w:rsidDel="00475269" w:rsidRDefault="004A1761" w:rsidP="003857B1">
            <w:pPr>
              <w:rPr>
                <w:del w:id="1226" w:author="Alaa Ahmed" w:date="2020-08-05T11:44:00Z"/>
                <w:rFonts w:eastAsiaTheme="minorEastAsia"/>
              </w:rPr>
            </w:pPr>
            <m:oMathPara>
              <m:oMathParaPr>
                <m:jc m:val="center"/>
              </m:oMathParaPr>
              <m:oMath>
                <m:r>
                  <w:ins w:id="1227" w:author="Garrick W Bruening" w:date="2020-07-25T15:18:00Z">
                    <m:rPr>
                      <m:nor/>
                    </m:rPr>
                    <w:rPr>
                      <w:rFonts w:cstheme="minorHAnsi"/>
                    </w:rPr>
                    <m:t>J=</m:t>
                  </w:ins>
                </m:r>
                <m:f>
                  <m:fPr>
                    <m:ctrlPr>
                      <w:rPr>
                        <w:rFonts w:ascii="Cambria Math" w:hAnsi="Cambria Math" w:cstheme="minorHAnsi"/>
                      </w:rPr>
                    </m:ctrlPr>
                  </m:fPr>
                  <m:num>
                    <m:r>
                      <m:rPr>
                        <m:nor/>
                      </m:rPr>
                      <w:rPr>
                        <w:rFonts w:cstheme="minorHAnsi"/>
                      </w:rPr>
                      <m:t>α</m:t>
                    </m:r>
                    <m:r>
                      <w:ins w:id="1228" w:author="Garrick W Bruening" w:date="2020-07-25T15:18:00Z">
                        <m:rPr>
                          <m:nor/>
                        </m:rPr>
                        <w:rPr>
                          <w:rFonts w:cstheme="minorHAnsi"/>
                        </w:rPr>
                        <m:t>-E</m:t>
                      </w:ins>
                    </m:r>
                  </m:num>
                  <m:den>
                    <m:r>
                      <w:ins w:id="1229" w:author="Garrick W Bruening" w:date="2020-07-25T15:18:00Z">
                        <m:rPr>
                          <m:nor/>
                        </m:rPr>
                        <w:rPr>
                          <w:rFonts w:cstheme="minorHAnsi"/>
                        </w:rPr>
                        <m:t>T</m:t>
                      </w:ins>
                    </m:r>
                  </m:den>
                </m:f>
              </m:oMath>
            </m:oMathPara>
          </w:p>
          <w:p w14:paraId="1409F4EB" w14:textId="1C83396C" w:rsidR="00DA1BD1" w:rsidRPr="009802F2" w:rsidRDefault="00B24814">
            <w:pPr>
              <w:rPr>
                <w:ins w:id="1230" w:author="Garrick W Bruening" w:date="2020-07-25T15:18:00Z"/>
              </w:rPr>
              <w:pPrChange w:id="1231" w:author="Garrick W Bruening" w:date="2020-08-05T11:44:00Z">
                <w:pPr>
                  <w:jc w:val="center"/>
                </w:pPr>
              </w:pPrChange>
            </w:pPr>
            <w:del w:id="1232" w:author="Alaa Ahmed" w:date="2020-08-05T11:41:00Z">
              <w:r w:rsidRPr="009802F2">
                <w:rPr>
                  <w:noProof/>
                  <w:position w:val="-24"/>
                </w:rPr>
                <w:object w:dxaOrig="1060" w:dyaOrig="660" w14:anchorId="3212CF3D">
                  <v:shape id="_x0000_i1033" type="#_x0000_t75" style="width:50.25pt;height:36pt" o:ole="">
                    <v:imagedata r:id="rId36" o:title=""/>
                  </v:shape>
                  <o:OLEObject Type="Embed" ProgID="Equation.DSMT4" ShapeID="_x0000_i1033" DrawAspect="Content" ObjectID="_1663576621" r:id="rId37"/>
                </w:object>
              </w:r>
            </w:del>
          </w:p>
        </w:tc>
        <w:tc>
          <w:tcPr>
            <w:tcW w:w="500" w:type="pct"/>
            <w:vAlign w:val="center"/>
          </w:tcPr>
          <w:p w14:paraId="5D05864E" w14:textId="5E5CE271" w:rsidR="00DA1BD1" w:rsidRPr="009802F2" w:rsidRDefault="00DA1BD1" w:rsidP="003857B1">
            <w:pPr>
              <w:pStyle w:val="Caption"/>
              <w:keepNext/>
              <w:jc w:val="right"/>
              <w:rPr>
                <w:ins w:id="1233" w:author="Garrick W Bruening" w:date="2020-07-25T15:18:00Z"/>
                <w:i w:val="0"/>
                <w:iCs w:val="0"/>
                <w:sz w:val="22"/>
                <w:szCs w:val="22"/>
                <w:rPrChange w:id="1234" w:author="Garrick W Bruening" w:date="2020-07-27T23:34:00Z">
                  <w:rPr>
                    <w:ins w:id="1235" w:author="Garrick W Bruening" w:date="2020-07-25T15:18:00Z"/>
                    <w:i w:val="0"/>
                    <w:sz w:val="24"/>
                    <w:szCs w:val="24"/>
                  </w:rPr>
                </w:rPrChange>
              </w:rPr>
            </w:pPr>
            <w:bookmarkStart w:id="1236" w:name="_Ref46587138"/>
            <w:ins w:id="1237" w:author="Garrick W Bruening" w:date="2020-07-25T15:19:00Z">
              <w:r w:rsidRPr="009802F2">
                <w:rPr>
                  <w:i w:val="0"/>
                  <w:iCs w:val="0"/>
                  <w:color w:val="auto"/>
                  <w:sz w:val="22"/>
                  <w:szCs w:val="22"/>
                  <w:rPrChange w:id="1238" w:author="Garrick W Bruening" w:date="2020-07-27T23:34:00Z">
                    <w:rPr>
                      <w:i w:val="0"/>
                      <w:iCs w:val="0"/>
                      <w:color w:val="auto"/>
                      <w:sz w:val="24"/>
                      <w:szCs w:val="24"/>
                    </w:rPr>
                  </w:rPrChange>
                </w:rPr>
                <w:t>(</w:t>
              </w:r>
            </w:ins>
            <w:ins w:id="1239" w:author="Garrick W Bruening" w:date="2020-07-25T15:18:00Z">
              <w:r w:rsidRPr="009802F2">
                <w:rPr>
                  <w:i w:val="0"/>
                  <w:iCs w:val="0"/>
                  <w:color w:val="auto"/>
                  <w:sz w:val="22"/>
                  <w:szCs w:val="22"/>
                  <w:rPrChange w:id="1240" w:author="Garrick W Bruening" w:date="2020-07-25T15:19:00Z">
                    <w:rPr/>
                  </w:rPrChange>
                </w:rPr>
                <w:fldChar w:fldCharType="begin"/>
              </w:r>
              <w:r w:rsidRPr="009802F2">
                <w:rPr>
                  <w:i w:val="0"/>
                  <w:iCs w:val="0"/>
                  <w:color w:val="auto"/>
                  <w:sz w:val="22"/>
                  <w:szCs w:val="22"/>
                  <w:rPrChange w:id="1241" w:author="Garrick W Bruening" w:date="2020-07-25T15:19:00Z">
                    <w:rPr/>
                  </w:rPrChange>
                </w:rPr>
                <w:instrText xml:space="preserve"> SEQ Equation \* ARABIC </w:instrText>
              </w:r>
              <w:r w:rsidRPr="009802F2">
                <w:rPr>
                  <w:i w:val="0"/>
                  <w:iCs w:val="0"/>
                  <w:color w:val="auto"/>
                  <w:sz w:val="22"/>
                  <w:szCs w:val="22"/>
                  <w:rPrChange w:id="1242" w:author="Garrick W Bruening" w:date="2020-07-25T15:19:00Z">
                    <w:rPr/>
                  </w:rPrChange>
                </w:rPr>
                <w:fldChar w:fldCharType="separate"/>
              </w:r>
            </w:ins>
            <w:r w:rsidR="005B369E" w:rsidRPr="009802F2">
              <w:rPr>
                <w:i w:val="0"/>
                <w:iCs w:val="0"/>
                <w:noProof/>
                <w:color w:val="auto"/>
                <w:sz w:val="22"/>
                <w:szCs w:val="22"/>
              </w:rPr>
              <w:t>4</w:t>
            </w:r>
            <w:ins w:id="1243" w:author="Garrick W Bruening" w:date="2020-07-25T15:18:00Z">
              <w:r w:rsidRPr="009802F2">
                <w:rPr>
                  <w:i w:val="0"/>
                  <w:iCs w:val="0"/>
                  <w:color w:val="auto"/>
                  <w:sz w:val="22"/>
                  <w:szCs w:val="22"/>
                  <w:rPrChange w:id="1244" w:author="Garrick W Bruening" w:date="2020-07-25T15:19:00Z">
                    <w:rPr/>
                  </w:rPrChange>
                </w:rPr>
                <w:fldChar w:fldCharType="end"/>
              </w:r>
            </w:ins>
            <w:ins w:id="1245" w:author="Garrick W Bruening" w:date="2020-07-25T15:19:00Z">
              <w:r w:rsidRPr="009802F2">
                <w:rPr>
                  <w:i w:val="0"/>
                  <w:iCs w:val="0"/>
                  <w:color w:val="auto"/>
                  <w:sz w:val="22"/>
                  <w:szCs w:val="22"/>
                  <w:rPrChange w:id="1246" w:author="Garrick W Bruening" w:date="2020-07-27T23:34:00Z">
                    <w:rPr>
                      <w:i w:val="0"/>
                      <w:iCs w:val="0"/>
                      <w:color w:val="auto"/>
                      <w:sz w:val="24"/>
                      <w:szCs w:val="24"/>
                    </w:rPr>
                  </w:rPrChange>
                </w:rPr>
                <w:t>)</w:t>
              </w:r>
            </w:ins>
            <w:bookmarkEnd w:id="1236"/>
          </w:p>
        </w:tc>
      </w:tr>
    </w:tbl>
    <w:p w14:paraId="57A560E0" w14:textId="77777777" w:rsidR="000E02EE" w:rsidRPr="009802F2" w:rsidRDefault="000E02EE" w:rsidP="000E02EE"/>
    <w:p w14:paraId="7E82649C" w14:textId="1A95010F" w:rsidR="000E02EE" w:rsidRPr="009802F2" w:rsidRDefault="000E02EE" w:rsidP="000E02EE">
      <w:r w:rsidRPr="009802F2">
        <w:t xml:space="preserve">Here </w:t>
      </w:r>
      <w:ins w:id="1247" w:author="Alaa Ahmed" w:date="2020-07-23T10:52:00Z">
        <w:r w:rsidR="00B24814" w:rsidRPr="009802F2">
          <w:rPr>
            <w:noProof/>
            <w:position w:val="-6"/>
          </w:rPr>
          <w:object w:dxaOrig="240" w:dyaOrig="220" w14:anchorId="1B774487">
            <v:shape id="_x0000_i1034" type="#_x0000_t75" style="width:14.25pt;height:14.25pt" o:ole="">
              <v:imagedata r:id="rId38" o:title=""/>
            </v:shape>
            <o:OLEObject Type="Embed" ProgID="Equation.DSMT4" ShapeID="_x0000_i1034" DrawAspect="Content" ObjectID="_1663576622" r:id="rId39"/>
          </w:object>
        </w:r>
      </w:ins>
      <w:r w:rsidRPr="009802F2">
        <w:t xml:space="preserve"> is the reward to be obtained, </w:t>
      </w:r>
      <w:r w:rsidR="00B24814" w:rsidRPr="009802F2">
        <w:rPr>
          <w:noProof/>
          <w:position w:val="-4"/>
        </w:rPr>
        <w:object w:dxaOrig="240" w:dyaOrig="260" w14:anchorId="33F5D1F9">
          <v:shape id="_x0000_i1035" type="#_x0000_t75" style="width:14.25pt;height:14.25pt" o:ole="">
            <v:imagedata r:id="rId40" o:title=""/>
          </v:shape>
          <o:OLEObject Type="Embed" ProgID="Equation.DSMT4" ShapeID="_x0000_i1035" DrawAspect="Content" ObjectID="_1663576623" r:id="rId41"/>
        </w:object>
      </w:r>
      <w:r w:rsidRPr="009802F2">
        <w:t xml:space="preserve"> is the cost of obtaining the reward, and </w:t>
      </w:r>
      <w:r w:rsidR="00B24814" w:rsidRPr="009802F2">
        <w:rPr>
          <w:noProof/>
          <w:position w:val="-4"/>
        </w:rPr>
        <w:object w:dxaOrig="220" w:dyaOrig="260" w14:anchorId="20FEBCC6">
          <v:shape id="_x0000_i1036" type="#_x0000_t75" style="width:14.25pt;height:14.25pt" o:ole="">
            <v:imagedata r:id="rId42" o:title=""/>
          </v:shape>
          <o:OLEObject Type="Embed" ProgID="Equation.DSMT4" ShapeID="_x0000_i1036" DrawAspect="Content" ObjectID="_1663576624" r:id="rId43"/>
        </w:object>
      </w:r>
      <w:r w:rsidRPr="009802F2">
        <w:t xml:space="preserve"> is the total time spent acquiring the reward. In the context of movement, the primary cost is effort, and we can represent the movement effort cost as the measured metabolic cost of a reach of a given mass and duration, </w:t>
      </w:r>
      <w:r w:rsidR="00B24814" w:rsidRPr="009802F2">
        <w:rPr>
          <w:noProof/>
          <w:position w:val="-12"/>
        </w:rPr>
        <w:object w:dxaOrig="320" w:dyaOrig="380" w14:anchorId="00180A14">
          <v:shape id="_x0000_i1037" type="#_x0000_t75" style="width:14.25pt;height:21.75pt" o:ole="">
            <v:imagedata r:id="rId44" o:title=""/>
          </v:shape>
          <o:OLEObject Type="Embed" ProgID="Equation.DSMT4" ShapeID="_x0000_i1037" DrawAspect="Content" ObjectID="_1663576625" r:id="rId45"/>
        </w:object>
      </w:r>
      <w:r w:rsidRPr="009802F2">
        <w:t xml:space="preserve">. However, there is also the time spent preparing the movement, i.e. the reaction time. </w:t>
      </w:r>
      <w:del w:id="1248" w:author="Garrick W Bruening" w:date="2020-09-23T11:19:00Z">
        <w:r w:rsidRPr="009802F2" w:rsidDel="00BC4542">
          <w:delText>There is an</w:delText>
        </w:r>
      </w:del>
      <w:ins w:id="1249" w:author="Garrick W Bruening" w:date="2020-09-23T11:19:00Z">
        <w:r w:rsidR="00BC4542" w:rsidRPr="009802F2">
          <w:t>The</w:t>
        </w:r>
      </w:ins>
      <w:r w:rsidRPr="009802F2">
        <w:t xml:space="preserve"> effort cost associated with reaction time</w:t>
      </w:r>
      <w:ins w:id="1250" w:author="Garrick W Bruening" w:date="2020-09-23T11:21:00Z">
        <w:r w:rsidR="005C7419" w:rsidRPr="009802F2">
          <w:t>,</w:t>
        </w:r>
      </w:ins>
      <w:ins w:id="1251" w:author="Garrick W Bruening" w:date="2020-09-23T11:22:00Z">
        <w:r w:rsidR="005C7419" w:rsidRPr="009802F2">
          <w:t xml:space="preserve"> </w:t>
        </w:r>
      </w:ins>
      <m:oMath>
        <m:sSub>
          <m:sSubPr>
            <m:ctrlPr>
              <w:ins w:id="1252" w:author="Garrick W Bruening" w:date="2020-09-23T11:22:00Z">
                <w:rPr>
                  <w:rFonts w:ascii="Cambria Math" w:hAnsi="Cambria Math"/>
                </w:rPr>
              </w:ins>
            </m:ctrlPr>
          </m:sSubPr>
          <m:e>
            <m:r>
              <w:ins w:id="1253" w:author="Garrick W Bruening" w:date="2020-09-23T11:22:00Z">
                <m:rPr>
                  <m:nor/>
                </m:rPr>
                <w:rPr>
                  <w:rFonts w:cstheme="minorHAnsi"/>
                </w:rPr>
                <m:t>e</m:t>
              </w:ins>
            </m:r>
          </m:e>
          <m:sub>
            <m:r>
              <w:ins w:id="1254" w:author="Garrick W Bruening" w:date="2020-09-23T11:22:00Z">
                <m:rPr>
                  <m:nor/>
                </m:rPr>
                <w:rPr>
                  <w:rFonts w:cstheme="minorHAnsi"/>
                </w:rPr>
                <m:t>r</m:t>
              </w:ins>
            </m:r>
          </m:sub>
        </m:sSub>
      </m:oMath>
      <w:ins w:id="1255" w:author="Garrick W Bruening" w:date="2020-09-23T11:22:00Z">
        <w:r w:rsidR="005C7419" w:rsidRPr="009802F2">
          <w:rPr>
            <w:rFonts w:eastAsiaTheme="minorEastAsia"/>
          </w:rPr>
          <w:t>,</w:t>
        </w:r>
      </w:ins>
      <w:ins w:id="1256" w:author="Garrick W Bruening" w:date="2020-09-23T11:21:00Z">
        <w:r w:rsidR="005C7419" w:rsidRPr="009802F2">
          <w:t xml:space="preserve"> </w:t>
        </w:r>
      </w:ins>
      <w:r w:rsidRPr="009802F2">
        <w:t xml:space="preserve"> </w:t>
      </w:r>
      <w:del w:id="1257" w:author="Garrick W Bruening" w:date="2020-09-23T11:19:00Z">
        <w:r w:rsidRPr="009802F2" w:rsidDel="005D78C4">
          <w:delText xml:space="preserve">that must also be included, which </w:delText>
        </w:r>
      </w:del>
      <w:r w:rsidRPr="009802F2">
        <w:t xml:space="preserve">is equal to the </w:t>
      </w:r>
      <w:del w:id="1258" w:author="Garrick W Bruening" w:date="2020-09-23T11:19:00Z">
        <w:r w:rsidRPr="009802F2" w:rsidDel="005D78C4">
          <w:delText xml:space="preserve">rate of </w:delText>
        </w:r>
      </w:del>
      <w:r w:rsidRPr="009802F2">
        <w:t xml:space="preserve">metabolic expenditure when not reaching, represented as </w:t>
      </w:r>
      <w:ins w:id="1259" w:author="Alaa Ahmed" w:date="2020-07-23T10:52:00Z">
        <w:r w:rsidR="00B24814" w:rsidRPr="009802F2">
          <w:rPr>
            <w:noProof/>
            <w:position w:val="-6"/>
          </w:rPr>
          <w:object w:dxaOrig="200" w:dyaOrig="240" w14:anchorId="0C850EF5">
            <v:shape id="_x0000_i1038" type="#_x0000_t75" style="width:7.45pt;height:14.25pt" o:ole="">
              <v:imagedata r:id="rId46" o:title=""/>
            </v:shape>
            <o:OLEObject Type="Embed" ProgID="Equation.DSMT4" ShapeID="_x0000_i1038" DrawAspect="Content" ObjectID="_1663576626" r:id="rId47"/>
          </w:object>
        </w:r>
      </w:ins>
      <w:r w:rsidRPr="009802F2">
        <w:t xml:space="preserve"> </w:t>
      </w:r>
      <w:del w:id="1260" w:author="Garrick W Bruening" w:date="2020-09-23T11:20:00Z">
        <w:r w:rsidRPr="009802F2" w:rsidDel="005D78C4">
          <w:delText xml:space="preserve">in Eq </w:delText>
        </w:r>
      </w:del>
      <w:ins w:id="1261" w:author="Alaa Ahmed" w:date="2020-07-27T13:06:00Z">
        <w:del w:id="1262" w:author="Garrick W Bruening" w:date="2020-09-23T11:20:00Z">
          <w:r w:rsidR="009F5780" w:rsidRPr="009802F2" w:rsidDel="005D78C4">
            <w:delText>(</w:delText>
          </w:r>
        </w:del>
      </w:ins>
      <w:del w:id="1263" w:author="Garrick W Bruening" w:date="2020-09-23T11:20:00Z">
        <w:r w:rsidRPr="009802F2" w:rsidDel="005D78C4">
          <w:delText>[1</w:delText>
        </w:r>
      </w:del>
      <w:ins w:id="1264" w:author="Alaa Ahmed" w:date="2020-07-27T13:06:00Z">
        <w:del w:id="1265" w:author="Garrick W Bruening" w:date="2020-09-23T11:20:00Z">
          <w:r w:rsidR="009F5780" w:rsidRPr="009802F2" w:rsidDel="005D78C4">
            <w:delText>)</w:delText>
          </w:r>
        </w:del>
      </w:ins>
      <w:del w:id="1266" w:author="Garrick W Bruening" w:date="2020-09-23T11:20:00Z">
        <w:r w:rsidRPr="009802F2" w:rsidDel="005D78C4">
          <w:delText xml:space="preserve">], </w:delText>
        </w:r>
      </w:del>
      <w:r w:rsidRPr="009802F2">
        <w:t>multiplied by the reaction time</w:t>
      </w:r>
      <w:ins w:id="1267" w:author="Garrick W Bruening" w:date="2020-09-23T11:20:00Z">
        <w:r w:rsidR="005D78C4" w:rsidRPr="009802F2">
          <w:t>,</w:t>
        </w:r>
      </w:ins>
      <w:del w:id="1268" w:author="Garrick W Bruening" w:date="2020-09-23T11:20:00Z">
        <w:r w:rsidRPr="009802F2" w:rsidDel="005D78C4">
          <w:delText>,</w:delText>
        </w:r>
      </w:del>
      <w:r w:rsidRPr="009802F2">
        <w:t xml:space="preserve"> </w:t>
      </w:r>
      <w:r w:rsidR="00B24814" w:rsidRPr="009802F2">
        <w:rPr>
          <w:noProof/>
          <w:position w:val="-12"/>
        </w:rPr>
        <w:object w:dxaOrig="200" w:dyaOrig="380" w14:anchorId="56D2DB5E">
          <v:shape id="_x0000_i1039" type="#_x0000_t75" style="width:7.45pt;height:21.75pt" o:ole="">
            <v:imagedata r:id="rId48" o:title=""/>
          </v:shape>
          <o:OLEObject Type="Embed" ProgID="Equation.DSMT4" ShapeID="_x0000_i1039" DrawAspect="Content" ObjectID="_1663576627" r:id="rId49"/>
        </w:object>
      </w:r>
      <w:ins w:id="1269" w:author="Garrick W Bruening" w:date="2020-09-23T11:20:00Z">
        <w:r w:rsidR="005D78C4" w:rsidRPr="009802F2">
          <w:rPr>
            <w:noProof/>
          </w:rPr>
          <w:t xml:space="preserve">, </w:t>
        </w:r>
        <w:r w:rsidR="005D78C4" w:rsidRPr="009802F2">
          <w:t>in Eq (1)</w:t>
        </w:r>
      </w:ins>
      <w:r w:rsidRPr="009802F2">
        <w:t xml:space="preserve">. The total time to reward, </w:t>
      </w:r>
      <w:r w:rsidR="00B24814" w:rsidRPr="009802F2">
        <w:rPr>
          <w:noProof/>
          <w:position w:val="-4"/>
        </w:rPr>
        <w:object w:dxaOrig="220" w:dyaOrig="260" w14:anchorId="31396FFF">
          <v:shape id="_x0000_i1040" type="#_x0000_t75" style="width:14.25pt;height:14.25pt" o:ole="">
            <v:imagedata r:id="rId50" o:title=""/>
          </v:shape>
          <o:OLEObject Type="Embed" ProgID="Equation.DSMT4" ShapeID="_x0000_i1040" DrawAspect="Content" ObjectID="_1663576628" r:id="rId51"/>
        </w:object>
      </w:r>
      <w:r w:rsidRPr="009802F2">
        <w:t xml:space="preserve">, then is the sum of the reaction time and movement duration. This leads to the following expression for a utility reflecting the </w:t>
      </w:r>
      <w:del w:id="1270" w:author="Alaa Ahmed" w:date="2020-07-28T09:22:00Z">
        <w:r w:rsidRPr="009802F2" w:rsidDel="00467F78">
          <w:delText xml:space="preserve">net </w:delText>
        </w:r>
      </w:del>
      <w:r w:rsidRPr="009802F2">
        <w:t>capture rate where effort is represented as metabolic cost:</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612B3A" w:rsidRPr="009802F2" w14:paraId="6AF7D216" w14:textId="77777777" w:rsidTr="00F2408B">
        <w:tc>
          <w:tcPr>
            <w:tcW w:w="500" w:type="pct"/>
          </w:tcPr>
          <w:p w14:paraId="6E36840B" w14:textId="77777777" w:rsidR="00612B3A" w:rsidRPr="009802F2" w:rsidRDefault="00612B3A" w:rsidP="003857B1"/>
        </w:tc>
        <w:tc>
          <w:tcPr>
            <w:tcW w:w="4000" w:type="pct"/>
            <w:vAlign w:val="center"/>
          </w:tcPr>
          <w:p w14:paraId="3CB71FD8" w14:textId="424DE782" w:rsidR="00612B3A" w:rsidRPr="009802F2" w:rsidDel="00475269" w:rsidRDefault="002E6FCC" w:rsidP="003857B1">
            <w:pPr>
              <w:jc w:val="both"/>
              <w:rPr>
                <w:del w:id="1271" w:author="Alaa Ahmed" w:date="2020-08-05T11:44:00Z"/>
                <w:rFonts w:eastAsiaTheme="minorEastAsia" w:cstheme="minorHAnsi"/>
                <w:sz w:val="24"/>
                <w:szCs w:val="24"/>
              </w:rPr>
            </w:pPr>
            <m:oMathPara>
              <m:oMathParaPr>
                <m:jc m:val="center"/>
              </m:oMathParaPr>
              <m:oMath>
                <m:m>
                  <m:mPr>
                    <m:mcs>
                      <m:mc>
                        <m:mcPr>
                          <m:count m:val="1"/>
                          <m:mcJc m:val="left"/>
                        </m:mcPr>
                      </m:mc>
                    </m:mcs>
                    <m:ctrlPr>
                      <w:rPr>
                        <w:rFonts w:ascii="Cambria Math" w:hAnsi="Cambria Math"/>
                      </w:rPr>
                    </m:ctrlPr>
                  </m:mPr>
                  <m:mr>
                    <m:e>
                      <m:r>
                        <m:rPr>
                          <m:nor/>
                        </m:rPr>
                        <w:rPr>
                          <w:rFonts w:cstheme="minorHAnsi"/>
                        </w:rPr>
                        <m:t xml:space="preserve">J = </m:t>
                      </m:r>
                      <m:f>
                        <m:fPr>
                          <m:ctrlPr>
                            <w:rPr>
                              <w:rFonts w:ascii="Cambria Math" w:hAnsi="Cambria Math"/>
                            </w:rPr>
                          </m:ctrlPr>
                        </m:fPr>
                        <m:num>
                          <m:r>
                            <m:rPr>
                              <m:nor/>
                            </m:rPr>
                            <w:rPr>
                              <w:rFonts w:cstheme="minorHAnsi"/>
                            </w:rPr>
                            <m:t>αP</m:t>
                          </m:r>
                          <m:d>
                            <m:dPr>
                              <m:ctrlPr>
                                <w:rPr>
                                  <w:rFonts w:ascii="Cambria Math" w:hAnsi="Cambria Math"/>
                                </w:rPr>
                              </m:ctrlPr>
                            </m:dPr>
                            <m:e>
                              <m:r>
                                <m:rPr>
                                  <m:nor/>
                                </m:rPr>
                                <w:rPr>
                                  <w:rFonts w:cstheme="minorHAnsi"/>
                                </w:rPr>
                                <m:t>α</m:t>
                              </m:r>
                            </m:e>
                            <m:e>
                              <m:sSub>
                                <m:sSubPr>
                                  <m:ctrlPr>
                                    <w:rPr>
                                      <w:rFonts w:ascii="Cambria Math" w:hAnsi="Cambria Math"/>
                                    </w:rPr>
                                  </m:ctrlPr>
                                </m:sSubPr>
                                <m:e>
                                  <m:r>
                                    <m:rPr>
                                      <m:nor/>
                                    </m:rPr>
                                    <w:rPr>
                                      <w:rFonts w:cstheme="minorHAnsi"/>
                                    </w:rPr>
                                    <m:t>t</m:t>
                                  </m:r>
                                </m:e>
                                <m:sub>
                                  <m:r>
                                    <m:rPr>
                                      <m:nor/>
                                    </m:rPr>
                                    <w:rPr>
                                      <w:rFonts w:cstheme="minorHAnsi"/>
                                    </w:rPr>
                                    <m:t>m</m:t>
                                  </m:r>
                                </m:sub>
                              </m:sSub>
                              <m:r>
                                <m:rPr>
                                  <m:nor/>
                                </m:rPr>
                                <w:rPr>
                                  <w:rFonts w:cstheme="minorHAnsi"/>
                                </w:rPr>
                                <m:t>,m</m:t>
                              </m:r>
                            </m:e>
                          </m:d>
                          <m:r>
                            <m:rPr>
                              <m:nor/>
                            </m:rPr>
                            <w:rPr>
                              <w:rFonts w:cstheme="minorHAnsi"/>
                            </w:rPr>
                            <m:t>-</m:t>
                          </m:r>
                          <m:sSub>
                            <m:sSubPr>
                              <m:ctrlPr>
                                <w:rPr>
                                  <w:rFonts w:ascii="Cambria Math" w:hAnsi="Cambria Math"/>
                                </w:rPr>
                              </m:ctrlPr>
                            </m:sSubPr>
                            <m:e>
                              <m:r>
                                <m:rPr>
                                  <m:nor/>
                                </m:rPr>
                                <w:rPr>
                                  <w:rFonts w:cstheme="minorHAnsi"/>
                                </w:rPr>
                                <m:t>e</m:t>
                              </m:r>
                            </m:e>
                            <m:sub>
                              <m:r>
                                <m:rPr>
                                  <m:nor/>
                                </m:rPr>
                                <w:rPr>
                                  <w:rFonts w:cstheme="minorHAnsi"/>
                                </w:rPr>
                                <m:t>r</m:t>
                              </m:r>
                            </m:sub>
                          </m:sSub>
                          <m:r>
                            <m:rPr>
                              <m:nor/>
                            </m:rPr>
                            <w:rPr>
                              <w:rFonts w:cstheme="minorHAnsi"/>
                            </w:rPr>
                            <m:t>-</m:t>
                          </m:r>
                          <m:sSub>
                            <m:sSubPr>
                              <m:ctrlPr>
                                <w:rPr>
                                  <w:rFonts w:ascii="Cambria Math" w:hAnsi="Cambria Math"/>
                                </w:rPr>
                              </m:ctrlPr>
                            </m:sSubPr>
                            <m:e>
                              <m:r>
                                <m:rPr>
                                  <m:nor/>
                                </m:rPr>
                                <w:rPr>
                                  <w:rFonts w:cstheme="minorHAnsi"/>
                                </w:rPr>
                                <m:t>e</m:t>
                              </m:r>
                            </m:e>
                            <m:sub>
                              <m:r>
                                <m:rPr>
                                  <m:nor/>
                                </m:rPr>
                                <w:rPr>
                                  <w:rFonts w:cstheme="minorHAnsi"/>
                                </w:rPr>
                                <m:t>m</m:t>
                              </m:r>
                            </m:sub>
                          </m:sSub>
                        </m:num>
                        <m:den>
                          <m:sSub>
                            <m:sSubPr>
                              <m:ctrlPr>
                                <w:rPr>
                                  <w:rFonts w:ascii="Cambria Math" w:hAnsi="Cambria Math"/>
                                </w:rPr>
                              </m:ctrlPr>
                            </m:sSubPr>
                            <m:e>
                              <m:r>
                                <m:rPr>
                                  <m:nor/>
                                </m:rPr>
                                <w:rPr>
                                  <w:rFonts w:cstheme="minorHAnsi"/>
                                </w:rPr>
                                <m:t>t</m:t>
                              </m:r>
                            </m:e>
                            <m:sub>
                              <m:r>
                                <m:rPr>
                                  <m:nor/>
                                </m:rPr>
                                <w:rPr>
                                  <w:rFonts w:cstheme="minorHAnsi"/>
                                </w:rPr>
                                <m:t>r</m:t>
                              </m:r>
                            </m:sub>
                          </m:sSub>
                          <m:r>
                            <m:rPr>
                              <m:nor/>
                            </m:rPr>
                            <w:rPr>
                              <w:rFonts w:cstheme="minorHAnsi"/>
                            </w:rPr>
                            <m:t>+</m:t>
                          </m:r>
                          <m:sSub>
                            <m:sSubPr>
                              <m:ctrlPr>
                                <w:rPr>
                                  <w:rFonts w:ascii="Cambria Math" w:hAnsi="Cambria Math"/>
                                </w:rPr>
                              </m:ctrlPr>
                            </m:sSubPr>
                            <m:e>
                              <m:r>
                                <m:rPr>
                                  <m:nor/>
                                </m:rPr>
                                <w:rPr>
                                  <w:rFonts w:cstheme="minorHAnsi"/>
                                </w:rPr>
                                <m:t>t</m:t>
                              </m:r>
                            </m:e>
                            <m:sub>
                              <m:r>
                                <m:rPr>
                                  <m:nor/>
                                </m:rPr>
                                <w:rPr>
                                  <w:rFonts w:cstheme="minorHAnsi"/>
                                </w:rPr>
                                <m:t>m</m:t>
                              </m:r>
                            </m:sub>
                          </m:sSub>
                        </m:den>
                      </m:f>
                    </m:e>
                  </m:mr>
                  <m:mr>
                    <m:e>
                      <m:sSub>
                        <m:sSubPr>
                          <m:ctrlPr>
                            <w:rPr>
                              <w:rFonts w:ascii="Cambria Math" w:hAnsi="Cambria Math"/>
                            </w:rPr>
                          </m:ctrlPr>
                        </m:sSubPr>
                        <m:e>
                          <m:r>
                            <m:rPr>
                              <m:nor/>
                            </m:rPr>
                            <w:rPr>
                              <w:rFonts w:cstheme="minorHAnsi"/>
                            </w:rPr>
                            <m:t>e</m:t>
                          </m:r>
                        </m:e>
                        <m:sub>
                          <m:r>
                            <m:rPr>
                              <m:nor/>
                            </m:rPr>
                            <w:rPr>
                              <w:rFonts w:cstheme="minorHAnsi"/>
                            </w:rPr>
                            <m:t>r</m:t>
                          </m:r>
                        </m:sub>
                      </m:sSub>
                      <m:r>
                        <m:rPr>
                          <m:nor/>
                        </m:rPr>
                        <w:rPr>
                          <w:rFonts w:cstheme="minorHAnsi"/>
                        </w:rPr>
                        <m:t>=</m:t>
                      </m:r>
                      <m:sSub>
                        <m:sSubPr>
                          <m:ctrlPr>
                            <w:rPr>
                              <w:rFonts w:ascii="Cambria Math" w:hAnsi="Cambria Math"/>
                            </w:rPr>
                          </m:ctrlPr>
                        </m:sSubPr>
                        <m:e>
                          <m:acc>
                            <m:accPr>
                              <m:chr m:val="̇"/>
                              <m:ctrlPr>
                                <w:rPr>
                                  <w:rFonts w:ascii="Cambria Math" w:hAnsi="Cambria Math"/>
                                </w:rPr>
                              </m:ctrlPr>
                            </m:accPr>
                            <m:e>
                              <m:r>
                                <m:rPr>
                                  <m:nor/>
                                </m:rPr>
                                <w:rPr>
                                  <w:rFonts w:cstheme="minorHAnsi"/>
                                </w:rPr>
                                <m:t>e</m:t>
                              </m:r>
                            </m:e>
                          </m:acc>
                        </m:e>
                        <m:sub>
                          <m:r>
                            <m:rPr>
                              <m:nor/>
                            </m:rPr>
                            <w:rPr>
                              <w:rFonts w:cstheme="minorHAnsi"/>
                            </w:rPr>
                            <m:t>r</m:t>
                          </m:r>
                        </m:sub>
                      </m:sSub>
                      <m:sSub>
                        <m:sSubPr>
                          <m:ctrlPr>
                            <w:rPr>
                              <w:rFonts w:ascii="Cambria Math" w:hAnsi="Cambria Math"/>
                            </w:rPr>
                          </m:ctrlPr>
                        </m:sSubPr>
                        <m:e>
                          <m:r>
                            <m:rPr>
                              <m:nor/>
                            </m:rPr>
                            <w:rPr>
                              <w:rFonts w:cstheme="minorHAnsi"/>
                            </w:rPr>
                            <m:t>t</m:t>
                          </m:r>
                        </m:e>
                        <m:sub>
                          <m:r>
                            <m:rPr>
                              <m:nor/>
                            </m:rPr>
                            <w:rPr>
                              <w:rFonts w:cstheme="minorHAnsi"/>
                            </w:rPr>
                            <m:t>r</m:t>
                          </m:r>
                        </m:sub>
                      </m:sSub>
                    </m:e>
                  </m:mr>
                  <m:mr>
                    <m:e>
                      <m:sSub>
                        <m:sSubPr>
                          <m:ctrlPr>
                            <w:rPr>
                              <w:rFonts w:ascii="Cambria Math" w:hAnsi="Cambria Math"/>
                            </w:rPr>
                          </m:ctrlPr>
                        </m:sSubPr>
                        <m:e>
                          <m:r>
                            <m:rPr>
                              <m:nor/>
                            </m:rPr>
                            <w:rPr>
                              <w:rFonts w:cstheme="minorHAnsi"/>
                            </w:rPr>
                            <m:t>e</m:t>
                          </m:r>
                        </m:e>
                        <m:sub>
                          <m:r>
                            <m:rPr>
                              <m:nor/>
                            </m:rPr>
                            <w:rPr>
                              <w:rFonts w:cstheme="minorHAnsi"/>
                            </w:rPr>
                            <m:t>m</m:t>
                          </m:r>
                        </m:sub>
                      </m:sSub>
                      <m:r>
                        <m:rPr>
                          <m:nor/>
                        </m:rPr>
                        <w:rPr>
                          <w:rFonts w:cstheme="minorHAnsi"/>
                        </w:rPr>
                        <m:t>=a</m:t>
                      </m:r>
                      <m:sSub>
                        <m:sSubPr>
                          <m:ctrlPr>
                            <w:rPr>
                              <w:rFonts w:ascii="Cambria Math" w:hAnsi="Cambria Math"/>
                            </w:rPr>
                          </m:ctrlPr>
                        </m:sSubPr>
                        <m:e>
                          <m:r>
                            <m:rPr>
                              <m:nor/>
                            </m:rPr>
                            <w:rPr>
                              <w:rFonts w:cstheme="minorHAnsi"/>
                            </w:rPr>
                            <m:t>t</m:t>
                          </m:r>
                        </m:e>
                        <m:sub>
                          <m:r>
                            <m:rPr>
                              <m:nor/>
                            </m:rPr>
                            <w:rPr>
                              <w:rFonts w:cstheme="minorHAnsi"/>
                            </w:rPr>
                            <m:t>m</m:t>
                          </m:r>
                        </m:sub>
                      </m:sSub>
                      <m:r>
                        <m:rPr>
                          <m:nor/>
                        </m:rPr>
                        <w:rPr>
                          <w:rFonts w:cstheme="minorHAnsi"/>
                        </w:rPr>
                        <m:t>+</m:t>
                      </m:r>
                      <m:f>
                        <m:fPr>
                          <m:ctrlPr>
                            <w:rPr>
                              <w:rFonts w:ascii="Cambria Math" w:hAnsi="Cambria Math"/>
                            </w:rPr>
                          </m:ctrlPr>
                        </m:fPr>
                        <m:num>
                          <m:r>
                            <m:rPr>
                              <m:nor/>
                            </m:rPr>
                            <w:rPr>
                              <w:rFonts w:cstheme="minorHAnsi"/>
                            </w:rPr>
                            <m:t>b</m:t>
                          </m:r>
                          <m:sSup>
                            <m:sSupPr>
                              <m:ctrlPr>
                                <w:rPr>
                                  <w:rFonts w:ascii="Cambria Math" w:hAnsi="Cambria Math"/>
                                </w:rPr>
                              </m:ctrlPr>
                            </m:sSupPr>
                            <m:e>
                              <m:r>
                                <m:rPr>
                                  <m:nor/>
                                </m:rPr>
                                <w:rPr>
                                  <w:rFonts w:cstheme="minorHAnsi"/>
                                </w:rPr>
                                <m:t>m</m:t>
                              </m:r>
                            </m:e>
                            <m:sup>
                              <m:r>
                                <m:rPr>
                                  <m:nor/>
                                </m:rPr>
                                <w:rPr>
                                  <w:rFonts w:cstheme="minorHAnsi"/>
                                </w:rPr>
                                <m:t>i</m:t>
                              </m:r>
                            </m:sup>
                          </m:sSup>
                        </m:num>
                        <m:den>
                          <m:sSubSup>
                            <m:sSubSupPr>
                              <m:ctrlPr>
                                <w:rPr>
                                  <w:rFonts w:ascii="Cambria Math" w:hAnsi="Cambria Math"/>
                                </w:rPr>
                              </m:ctrlPr>
                            </m:sSubSupPr>
                            <m:e>
                              <m:r>
                                <m:rPr>
                                  <m:nor/>
                                </m:rPr>
                                <w:rPr>
                                  <w:rFonts w:cstheme="minorHAnsi"/>
                                </w:rPr>
                                <m:t>t</m:t>
                              </m:r>
                            </m:e>
                            <m:sub>
                              <m:r>
                                <m:rPr>
                                  <m:nor/>
                                </m:rPr>
                                <w:rPr>
                                  <w:rFonts w:cstheme="minorHAnsi"/>
                                </w:rPr>
                                <m:t>m</m:t>
                              </m:r>
                            </m:sub>
                            <m:sup>
                              <m:r>
                                <m:rPr>
                                  <m:nor/>
                                </m:rPr>
                                <w:rPr>
                                  <w:rFonts w:cstheme="minorHAnsi"/>
                                </w:rPr>
                                <m:t>j-1</m:t>
                              </m:r>
                            </m:sup>
                          </m:sSubSup>
                        </m:den>
                      </m:f>
                    </m:e>
                  </m:mr>
                </m:m>
              </m:oMath>
            </m:oMathPara>
          </w:p>
          <w:p w14:paraId="3C748153" w14:textId="0A91D62A" w:rsidR="00612B3A" w:rsidRPr="009802F2" w:rsidRDefault="00B24814">
            <w:pPr>
              <w:jc w:val="both"/>
              <w:pPrChange w:id="1272" w:author="Garrick W Bruening" w:date="2020-08-05T11:44:00Z">
                <w:pPr>
                  <w:jc w:val="center"/>
                </w:pPr>
              </w:pPrChange>
            </w:pPr>
            <w:del w:id="1273" w:author="Alaa Ahmed" w:date="2020-08-05T11:40:00Z">
              <w:r w:rsidRPr="009802F2">
                <w:rPr>
                  <w:noProof/>
                  <w:position w:val="-62"/>
                </w:rPr>
                <w:object w:dxaOrig="2680" w:dyaOrig="1620" w14:anchorId="51167B11">
                  <v:shape id="_x0000_i1041" type="#_x0000_t75" style="width:136.55pt;height:79.45pt" o:ole="">
                    <v:imagedata r:id="rId52" o:title=""/>
                  </v:shape>
                  <o:OLEObject Type="Embed" ProgID="Equation.DSMT4" ShapeID="_x0000_i1041" DrawAspect="Content" ObjectID="_1663576629" r:id="rId53"/>
                </w:object>
              </w:r>
            </w:del>
          </w:p>
        </w:tc>
        <w:tc>
          <w:tcPr>
            <w:tcW w:w="500" w:type="pct"/>
            <w:vAlign w:val="center"/>
          </w:tcPr>
          <w:p w14:paraId="5C921335" w14:textId="246F9B64" w:rsidR="00612B3A" w:rsidRPr="009802F2" w:rsidRDefault="00612B3A" w:rsidP="00AB743E">
            <w:pPr>
              <w:pStyle w:val="Caption"/>
              <w:keepNext/>
              <w:jc w:val="right"/>
              <w:rPr>
                <w:i w:val="0"/>
                <w:iCs w:val="0"/>
                <w:sz w:val="22"/>
                <w:szCs w:val="22"/>
                <w:rPrChange w:id="1274" w:author="Garrick W Bruening" w:date="2020-07-25T15:10:00Z">
                  <w:rPr>
                    <w:sz w:val="24"/>
                    <w:szCs w:val="24"/>
                  </w:rPr>
                </w:rPrChange>
              </w:rPr>
            </w:pPr>
            <w:bookmarkStart w:id="1275" w:name="_Ref46584719"/>
            <w:r w:rsidRPr="009802F2">
              <w:rPr>
                <w:i w:val="0"/>
                <w:iCs w:val="0"/>
                <w:color w:val="auto"/>
                <w:sz w:val="22"/>
                <w:szCs w:val="22"/>
                <w:rPrChange w:id="1276" w:author="Garrick W Bruening" w:date="2020-07-25T15:10:00Z">
                  <w:rPr/>
                </w:rPrChange>
              </w:rPr>
              <w:t>(</w:t>
            </w:r>
            <w:r w:rsidRPr="009802F2">
              <w:rPr>
                <w:i w:val="0"/>
                <w:iCs w:val="0"/>
                <w:color w:val="auto"/>
                <w:sz w:val="22"/>
                <w:szCs w:val="22"/>
                <w:rPrChange w:id="1277" w:author="Garrick W Bruening" w:date="2020-07-25T15:10:00Z">
                  <w:rPr/>
                </w:rPrChange>
              </w:rPr>
              <w:fldChar w:fldCharType="begin"/>
            </w:r>
            <w:r w:rsidRPr="009802F2">
              <w:rPr>
                <w:i w:val="0"/>
                <w:iCs w:val="0"/>
                <w:color w:val="auto"/>
                <w:sz w:val="22"/>
                <w:szCs w:val="22"/>
                <w:rPrChange w:id="1278" w:author="Garrick W Bruening" w:date="2020-07-25T15:10:00Z">
                  <w:rPr/>
                </w:rPrChange>
              </w:rPr>
              <w:instrText xml:space="preserve"> SEQ Equation \* ARABIC </w:instrText>
            </w:r>
            <w:r w:rsidRPr="009802F2">
              <w:rPr>
                <w:i w:val="0"/>
                <w:iCs w:val="0"/>
                <w:color w:val="auto"/>
                <w:sz w:val="22"/>
                <w:szCs w:val="22"/>
                <w:rPrChange w:id="1279" w:author="Garrick W Bruening" w:date="2020-07-25T15:10:00Z">
                  <w:rPr/>
                </w:rPrChange>
              </w:rPr>
              <w:fldChar w:fldCharType="separate"/>
            </w:r>
            <w:r w:rsidR="005B369E" w:rsidRPr="009802F2">
              <w:rPr>
                <w:i w:val="0"/>
                <w:iCs w:val="0"/>
                <w:noProof/>
                <w:color w:val="auto"/>
                <w:sz w:val="22"/>
                <w:szCs w:val="22"/>
              </w:rPr>
              <w:t>5</w:t>
            </w:r>
            <w:r w:rsidRPr="009802F2">
              <w:rPr>
                <w:i w:val="0"/>
                <w:iCs w:val="0"/>
                <w:color w:val="auto"/>
                <w:sz w:val="22"/>
                <w:szCs w:val="22"/>
                <w:rPrChange w:id="1280" w:author="Garrick W Bruening" w:date="2020-07-25T15:10:00Z">
                  <w:rPr/>
                </w:rPrChange>
              </w:rPr>
              <w:fldChar w:fldCharType="end"/>
            </w:r>
            <w:r w:rsidRPr="009802F2">
              <w:rPr>
                <w:i w:val="0"/>
                <w:iCs w:val="0"/>
                <w:color w:val="auto"/>
                <w:sz w:val="22"/>
                <w:szCs w:val="22"/>
                <w:rPrChange w:id="1281" w:author="Garrick W Bruening" w:date="2020-07-25T15:10:00Z">
                  <w:rPr/>
                </w:rPrChange>
              </w:rPr>
              <w:t>)</w:t>
            </w:r>
            <w:bookmarkEnd w:id="1275"/>
          </w:p>
        </w:tc>
      </w:tr>
    </w:tbl>
    <w:p w14:paraId="09E1C05D" w14:textId="77777777" w:rsidR="000E02EE" w:rsidRPr="009802F2" w:rsidRDefault="000E02EE" w:rsidP="000E02EE"/>
    <w:p w14:paraId="55B9228E" w14:textId="36919C66" w:rsidR="006C71A2" w:rsidRPr="009802F2" w:rsidRDefault="000E02EE" w:rsidP="000E02EE">
      <w:r w:rsidRPr="009802F2">
        <w:t xml:space="preserve">We have included the term, </w:t>
      </w:r>
      <m:oMath>
        <m:r>
          <m:rPr>
            <m:nor/>
          </m:rPr>
          <w:rPr>
            <w:rFonts w:cstheme="minorHAnsi"/>
          </w:rPr>
          <m:t>P</m:t>
        </m:r>
        <m:d>
          <m:dPr>
            <m:ctrlPr>
              <w:rPr>
                <w:rFonts w:ascii="Cambria Math" w:hAnsi="Cambria Math"/>
              </w:rPr>
            </m:ctrlPr>
          </m:dPr>
          <m:e>
            <m:r>
              <m:rPr>
                <m:nor/>
              </m:rPr>
              <w:rPr>
                <w:rFonts w:cstheme="minorHAnsi"/>
              </w:rPr>
              <m:t>α</m:t>
            </m:r>
          </m:e>
          <m:e>
            <m:sSub>
              <m:sSubPr>
                <m:ctrlPr>
                  <w:rPr>
                    <w:rFonts w:ascii="Cambria Math" w:hAnsi="Cambria Math"/>
                  </w:rPr>
                </m:ctrlPr>
              </m:sSubPr>
              <m:e>
                <m:r>
                  <m:rPr>
                    <m:nor/>
                  </m:rPr>
                  <w:rPr>
                    <w:rFonts w:cstheme="minorHAnsi"/>
                  </w:rPr>
                  <m:t>t</m:t>
                </m:r>
              </m:e>
              <m:sub>
                <m:r>
                  <m:rPr>
                    <m:nor/>
                  </m:rPr>
                  <w:rPr>
                    <w:rFonts w:cstheme="minorHAnsi"/>
                  </w:rPr>
                  <m:t>m</m:t>
                </m:r>
              </m:sub>
            </m:sSub>
            <m:r>
              <m:rPr>
                <m:nor/>
              </m:rPr>
              <w:rPr>
                <w:rFonts w:cstheme="minorHAnsi"/>
              </w:rPr>
              <m:t>,m</m:t>
            </m:r>
          </m:e>
        </m:d>
      </m:oMath>
      <w:r w:rsidR="00C17ADF" w:rsidRPr="009802F2">
        <w:t>,</w:t>
      </w:r>
      <w:r w:rsidRPr="009802F2">
        <w:t xml:space="preserve"> to reflect the probability of reward and its dependence on the duration of the movement, i.e.  the speed-accuracy tradeoff</w:t>
      </w:r>
      <w:r w:rsidR="00C17ADF" w:rsidRPr="009802F2">
        <w:t xml:space="preserve"> and mass</w:t>
      </w:r>
      <w:r w:rsidRPr="009802F2">
        <w:t xml:space="preserve">. We used a logistic function fit to </w:t>
      </w:r>
      <w:r w:rsidRPr="009802F2">
        <w:lastRenderedPageBreak/>
        <w:t xml:space="preserve">endpoint accuracy data from </w:t>
      </w:r>
      <w:del w:id="1282" w:author="Garrick W Bruening" w:date="2020-09-23T11:26:00Z">
        <w:r w:rsidRPr="009802F2" w:rsidDel="005C2426">
          <w:delText xml:space="preserve">Experiment </w:delText>
        </w:r>
      </w:del>
      <w:ins w:id="1283" w:author="Garrick W Bruening" w:date="2020-09-23T11:26:00Z">
        <w:r w:rsidR="005C2426" w:rsidRPr="009802F2">
          <w:t xml:space="preserve">experiment </w:t>
        </w:r>
      </w:ins>
      <w:r w:rsidRPr="009802F2">
        <w:t>1 to capture the relationship between movement duration, mass, and the probability of ending the movement within a target of a given size:</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7020"/>
        <w:gridCol w:w="1160"/>
      </w:tblGrid>
      <w:tr w:rsidR="009A1372" w:rsidRPr="009802F2" w14:paraId="6A1D51E9" w14:textId="77777777" w:rsidTr="003857B1">
        <w:trPr>
          <w:ins w:id="1284" w:author="Garrick W Bruening" w:date="2020-07-25T14:54:00Z"/>
        </w:trPr>
        <w:tc>
          <w:tcPr>
            <w:tcW w:w="1170" w:type="dxa"/>
          </w:tcPr>
          <w:p w14:paraId="3AA45088" w14:textId="77777777" w:rsidR="009A1372" w:rsidRPr="009802F2" w:rsidRDefault="009A1372" w:rsidP="003857B1">
            <w:pPr>
              <w:rPr>
                <w:ins w:id="1285" w:author="Garrick W Bruening" w:date="2020-07-25T14:54:00Z"/>
              </w:rPr>
            </w:pPr>
          </w:p>
        </w:tc>
        <w:tc>
          <w:tcPr>
            <w:tcW w:w="7020" w:type="dxa"/>
            <w:vAlign w:val="center"/>
          </w:tcPr>
          <w:p w14:paraId="4CB235D1" w14:textId="73CFCBC6" w:rsidR="009A1372" w:rsidRPr="009802F2" w:rsidRDefault="004A1761">
            <w:pPr>
              <w:jc w:val="center"/>
              <w:rPr>
                <w:ins w:id="1286" w:author="Garrick W Bruening" w:date="2020-07-25T14:55:00Z"/>
                <w:rFonts w:ascii="Cambria Math" w:eastAsiaTheme="minorEastAsia" w:hAnsi="Cambria Math" w:cstheme="minorHAnsi"/>
                <w:oMath/>
              </w:rPr>
              <w:pPrChange w:id="1287" w:author="Unknown" w:date="2020-07-25T14:59:00Z">
                <w:pPr/>
              </w:pPrChange>
            </w:pPr>
            <m:oMathPara>
              <m:oMathParaPr>
                <m:jc m:val="center"/>
              </m:oMathParaPr>
              <m:oMath>
                <m:r>
                  <w:ins w:id="1288" w:author="Garrick W Bruening" w:date="2020-07-25T14:55:00Z">
                    <m:rPr>
                      <m:nor/>
                    </m:rPr>
                    <w:rPr>
                      <w:rFonts w:cstheme="minorHAnsi"/>
                    </w:rPr>
                    <m:t>ln</m:t>
                  </w:ins>
                </m:r>
                <m:d>
                  <m:dPr>
                    <m:ctrlPr>
                      <w:ins w:id="1289" w:author="Garrick W Bruening" w:date="2020-07-25T14:55:00Z">
                        <w:rPr>
                          <w:rFonts w:ascii="Cambria Math" w:hAnsi="Cambria Math"/>
                        </w:rPr>
                      </w:ins>
                    </m:ctrlPr>
                  </m:dPr>
                  <m:e>
                    <m:f>
                      <m:fPr>
                        <m:ctrlPr>
                          <w:ins w:id="1290" w:author="Garrick W Bruening" w:date="2020-07-25T14:55:00Z">
                            <w:rPr>
                              <w:rFonts w:ascii="Cambria Math" w:hAnsi="Cambria Math"/>
                            </w:rPr>
                          </w:ins>
                        </m:ctrlPr>
                      </m:fPr>
                      <m:num>
                        <m:r>
                          <w:ins w:id="1291" w:author="Garrick W Bruening" w:date="2020-07-25T14:55:00Z">
                            <m:rPr>
                              <m:nor/>
                            </m:rPr>
                            <w:rPr>
                              <w:rFonts w:cstheme="minorHAnsi"/>
                            </w:rPr>
                            <m:t>P</m:t>
                          </w:ins>
                        </m:r>
                      </m:num>
                      <m:den>
                        <m:r>
                          <w:ins w:id="1292" w:author="Garrick W Bruening" w:date="2020-07-25T14:55:00Z">
                            <m:rPr>
                              <m:nor/>
                            </m:rPr>
                            <w:rPr>
                              <w:rFonts w:cstheme="minorHAnsi"/>
                            </w:rPr>
                            <m:t>1-P</m:t>
                          </w:ins>
                        </m:r>
                      </m:den>
                    </m:f>
                  </m:e>
                </m:d>
                <m:r>
                  <w:ins w:id="1293" w:author="Garrick W Bruening" w:date="2020-07-25T14:55:00Z">
                    <m:rPr>
                      <m:nor/>
                    </m:rPr>
                    <w:rPr>
                      <w:rFonts w:cstheme="minorHAnsi"/>
                    </w:rPr>
                    <m:t>=</m:t>
                  </w:ins>
                </m:r>
                <m:sSub>
                  <m:sSubPr>
                    <m:ctrlPr>
                      <w:ins w:id="1294" w:author="Garrick W Bruening" w:date="2020-07-25T14:55:00Z">
                        <w:rPr>
                          <w:rFonts w:ascii="Cambria Math" w:hAnsi="Cambria Math"/>
                        </w:rPr>
                      </w:ins>
                    </m:ctrlPr>
                  </m:sSubPr>
                  <m:e>
                    <m:r>
                      <w:ins w:id="1295" w:author="Garrick W Bruening" w:date="2020-07-25T14:55:00Z">
                        <m:rPr>
                          <m:nor/>
                        </m:rPr>
                        <w:rPr>
                          <w:rFonts w:cstheme="minorHAnsi"/>
                        </w:rPr>
                        <m:t>β</m:t>
                      </w:ins>
                    </m:r>
                  </m:e>
                  <m:sub>
                    <m:r>
                      <w:ins w:id="1296" w:author="Garrick W Bruening" w:date="2020-07-25T14:55:00Z">
                        <m:rPr>
                          <m:nor/>
                        </m:rPr>
                        <w:rPr>
                          <w:rFonts w:cstheme="minorHAnsi"/>
                        </w:rPr>
                        <m:t>0</m:t>
                      </w:ins>
                    </m:r>
                  </m:sub>
                </m:sSub>
                <m:r>
                  <w:ins w:id="1297" w:author="Garrick W Bruening" w:date="2020-07-25T14:55:00Z">
                    <m:rPr>
                      <m:nor/>
                    </m:rPr>
                    <w:rPr>
                      <w:rFonts w:cstheme="minorHAnsi"/>
                    </w:rPr>
                    <m:t>+</m:t>
                  </w:ins>
                </m:r>
                <m:sSub>
                  <m:sSubPr>
                    <m:ctrlPr>
                      <w:ins w:id="1298" w:author="Garrick W Bruening" w:date="2020-07-25T14:55:00Z">
                        <w:rPr>
                          <w:rFonts w:ascii="Cambria Math" w:hAnsi="Cambria Math"/>
                        </w:rPr>
                      </w:ins>
                    </m:ctrlPr>
                  </m:sSubPr>
                  <m:e>
                    <m:r>
                      <w:ins w:id="1299" w:author="Garrick W Bruening" w:date="2020-07-25T14:55:00Z">
                        <m:rPr>
                          <m:nor/>
                        </m:rPr>
                        <w:rPr>
                          <w:rFonts w:cstheme="minorHAnsi"/>
                        </w:rPr>
                        <m:t>β</m:t>
                      </w:ins>
                    </m:r>
                  </m:e>
                  <m:sub>
                    <m:r>
                      <w:ins w:id="1300" w:author="Garrick W Bruening" w:date="2020-07-25T14:55:00Z">
                        <m:rPr>
                          <m:nor/>
                        </m:rPr>
                        <w:rPr>
                          <w:rFonts w:cstheme="minorHAnsi"/>
                        </w:rPr>
                        <m:t>1</m:t>
                      </w:ins>
                    </m:r>
                  </m:sub>
                </m:sSub>
                <m:r>
                  <w:ins w:id="1301" w:author="Garrick W Bruening" w:date="2020-07-25T14:55:00Z">
                    <m:rPr>
                      <m:nor/>
                    </m:rPr>
                    <w:rPr>
                      <w:rFonts w:cstheme="minorHAnsi"/>
                    </w:rPr>
                    <m:t>t+</m:t>
                  </w:ins>
                </m:r>
                <m:sSub>
                  <m:sSubPr>
                    <m:ctrlPr>
                      <w:ins w:id="1302" w:author="Garrick W Bruening" w:date="2020-07-25T14:55:00Z">
                        <w:rPr>
                          <w:rFonts w:ascii="Cambria Math" w:hAnsi="Cambria Math"/>
                        </w:rPr>
                      </w:ins>
                    </m:ctrlPr>
                  </m:sSubPr>
                  <m:e>
                    <m:r>
                      <w:ins w:id="1303" w:author="Garrick W Bruening" w:date="2020-07-25T14:55:00Z">
                        <m:rPr>
                          <m:nor/>
                        </m:rPr>
                        <w:rPr>
                          <w:rFonts w:cstheme="minorHAnsi"/>
                        </w:rPr>
                        <m:t>β</m:t>
                      </w:ins>
                    </m:r>
                  </m:e>
                  <m:sub>
                    <m:r>
                      <w:ins w:id="1304" w:author="Garrick W Bruening" w:date="2020-07-25T14:55:00Z">
                        <m:rPr>
                          <m:nor/>
                        </m:rPr>
                        <w:rPr>
                          <w:rFonts w:cstheme="minorHAnsi"/>
                        </w:rPr>
                        <m:t>2</m:t>
                      </w:ins>
                    </m:r>
                  </m:sub>
                </m:sSub>
                <m:r>
                  <w:ins w:id="1305" w:author="Garrick W Bruening" w:date="2020-07-25T14:55:00Z">
                    <m:rPr>
                      <m:nor/>
                    </m:rPr>
                    <w:rPr>
                      <w:rFonts w:cstheme="minorHAnsi"/>
                    </w:rPr>
                    <m:t>m</m:t>
                  </w:ins>
                </m:r>
              </m:oMath>
            </m:oMathPara>
          </w:p>
          <w:p w14:paraId="1A287C06" w14:textId="2D458EE2" w:rsidR="009A1372" w:rsidRPr="009802F2" w:rsidDel="00475269" w:rsidRDefault="004A1761" w:rsidP="003857B1">
            <w:pPr>
              <w:jc w:val="center"/>
              <w:rPr>
                <w:del w:id="1306" w:author="Alaa Ahmed" w:date="2020-08-05T11:44:00Z"/>
                <w:rFonts w:eastAsiaTheme="minorEastAsia" w:cstheme="minorHAnsi"/>
              </w:rPr>
            </w:pPr>
            <m:oMathPara>
              <m:oMathParaPr>
                <m:jc m:val="center"/>
              </m:oMathParaPr>
              <m:oMath>
                <m:r>
                  <w:ins w:id="1307" w:author="Garrick W Bruening" w:date="2020-07-25T14:55:00Z">
                    <m:rPr>
                      <m:nor/>
                    </m:rPr>
                    <w:rPr>
                      <w:rFonts w:cstheme="minorHAnsi"/>
                    </w:rPr>
                    <m:t>P</m:t>
                  </w:ins>
                </m:r>
                <m:d>
                  <m:dPr>
                    <m:endChr m:val="|"/>
                    <m:ctrlPr>
                      <w:ins w:id="1308" w:author="Garrick W Bruening" w:date="2020-07-25T14:55:00Z">
                        <w:rPr>
                          <w:rFonts w:ascii="Cambria Math" w:hAnsi="Cambria Math" w:cstheme="minorHAnsi"/>
                        </w:rPr>
                      </w:ins>
                    </m:ctrlPr>
                  </m:dPr>
                  <m:e>
                    <m:r>
                      <w:ins w:id="1309" w:author="Garrick W Bruening" w:date="2020-07-25T14:55:00Z">
                        <m:rPr>
                          <m:nor/>
                        </m:rPr>
                        <w:rPr>
                          <w:rFonts w:cstheme="minorHAnsi"/>
                        </w:rPr>
                        <m:t>α</m:t>
                      </w:ins>
                    </m:r>
                  </m:e>
                </m:d>
                <m:sSub>
                  <m:sSubPr>
                    <m:ctrlPr>
                      <w:ins w:id="1310" w:author="Garrick W Bruening" w:date="2020-07-25T14:55:00Z">
                        <w:rPr>
                          <w:rFonts w:ascii="Cambria Math" w:hAnsi="Cambria Math" w:cstheme="minorHAnsi"/>
                        </w:rPr>
                      </w:ins>
                    </m:ctrlPr>
                  </m:sSubPr>
                  <m:e>
                    <m:r>
                      <w:ins w:id="1311" w:author="Garrick W Bruening" w:date="2020-07-25T14:55:00Z">
                        <m:rPr>
                          <m:nor/>
                        </m:rPr>
                        <w:rPr>
                          <w:rFonts w:cstheme="minorHAnsi"/>
                        </w:rPr>
                        <m:t>t</m:t>
                      </w:ins>
                    </m:r>
                  </m:e>
                  <m:sub>
                    <m:r>
                      <w:ins w:id="1312" w:author="Garrick W Bruening" w:date="2020-07-25T14:55:00Z">
                        <m:rPr>
                          <m:nor/>
                        </m:rPr>
                        <w:rPr>
                          <w:rFonts w:cstheme="minorHAnsi"/>
                        </w:rPr>
                        <m:t>m</m:t>
                      </w:ins>
                    </m:r>
                  </m:sub>
                </m:sSub>
                <m:r>
                  <w:ins w:id="1313" w:author="Garrick W Bruening" w:date="2020-07-25T14:55:00Z">
                    <m:rPr>
                      <m:nor/>
                    </m:rPr>
                    <w:rPr>
                      <w:rFonts w:cstheme="minorHAnsi"/>
                    </w:rPr>
                    <m:t>, m)</m:t>
                  </w:ins>
                </m:r>
                <m:r>
                  <w:ins w:id="1314" w:author="Garrick W Bruening" w:date="2020-07-25T14:55:00Z">
                    <m:rPr>
                      <m:nor/>
                    </m:rPr>
                    <w:rPr>
                      <w:rFonts w:eastAsiaTheme="minorEastAsia" w:cstheme="minorHAnsi"/>
                    </w:rPr>
                    <m:t>=</m:t>
                  </w:ins>
                </m:r>
                <m:f>
                  <m:fPr>
                    <m:ctrlPr>
                      <w:ins w:id="1315" w:author="Garrick W Bruening" w:date="2020-07-25T14:55:00Z">
                        <w:rPr>
                          <w:rFonts w:ascii="Cambria Math" w:eastAsiaTheme="minorEastAsia" w:hAnsi="Cambria Math" w:cstheme="minorHAnsi"/>
                        </w:rPr>
                      </w:ins>
                    </m:ctrlPr>
                  </m:fPr>
                  <m:num>
                    <m:r>
                      <w:ins w:id="1316" w:author="Garrick W Bruening" w:date="2020-07-25T14:55:00Z">
                        <m:rPr>
                          <m:nor/>
                        </m:rPr>
                        <w:rPr>
                          <w:rFonts w:eastAsiaTheme="minorEastAsia" w:cstheme="minorHAnsi"/>
                        </w:rPr>
                        <m:t>1</m:t>
                      </w:ins>
                    </m:r>
                  </m:num>
                  <m:den>
                    <m:r>
                      <w:ins w:id="1317" w:author="Garrick W Bruening" w:date="2020-07-25T14:55:00Z">
                        <m:rPr>
                          <m:nor/>
                        </m:rPr>
                        <w:rPr>
                          <w:rFonts w:eastAsiaTheme="minorEastAsia" w:cstheme="minorHAnsi"/>
                        </w:rPr>
                        <m:t>1+</m:t>
                      </w:ins>
                    </m:r>
                    <m:sSup>
                      <m:sSupPr>
                        <m:ctrlPr>
                          <w:ins w:id="1318" w:author="Garrick W Bruening" w:date="2020-07-25T14:55:00Z">
                            <w:rPr>
                              <w:rFonts w:ascii="Cambria Math" w:eastAsiaTheme="minorEastAsia" w:hAnsi="Cambria Math" w:cstheme="minorHAnsi"/>
                            </w:rPr>
                          </w:ins>
                        </m:ctrlPr>
                      </m:sSupPr>
                      <m:e>
                        <m:r>
                          <w:ins w:id="1319" w:author="Garrick W Bruening" w:date="2020-07-25T14:55:00Z">
                            <m:rPr>
                              <m:nor/>
                            </m:rPr>
                            <w:rPr>
                              <w:rFonts w:eastAsiaTheme="minorEastAsia" w:cstheme="minorHAnsi"/>
                            </w:rPr>
                            <m:t>e</m:t>
                          </w:ins>
                        </m:r>
                      </m:e>
                      <m:sup>
                        <m:r>
                          <w:ins w:id="1320" w:author="Garrick W Bruening" w:date="2020-07-25T14:55:00Z">
                            <m:rPr>
                              <m:nor/>
                            </m:rPr>
                            <w:rPr>
                              <w:rFonts w:eastAsiaTheme="minorEastAsia" w:cstheme="minorHAnsi"/>
                            </w:rPr>
                            <m:t>-</m:t>
                          </w:ins>
                        </m:r>
                        <m:sSub>
                          <m:sSubPr>
                            <m:ctrlPr>
                              <w:ins w:id="1321" w:author="Garrick W Bruening" w:date="2020-07-25T14:55:00Z">
                                <w:rPr>
                                  <w:rFonts w:ascii="Cambria Math" w:eastAsiaTheme="minorEastAsia" w:hAnsi="Cambria Math" w:cstheme="minorHAnsi"/>
                                </w:rPr>
                              </w:ins>
                            </m:ctrlPr>
                          </m:sSubPr>
                          <m:e>
                            <m:r>
                              <w:ins w:id="1322" w:author="Garrick W Bruening" w:date="2020-07-25T14:55:00Z">
                                <m:rPr>
                                  <m:nor/>
                                </m:rPr>
                                <w:rPr>
                                  <w:rFonts w:eastAsiaTheme="minorEastAsia" w:cstheme="minorHAnsi"/>
                                </w:rPr>
                                <m:t>β</m:t>
                              </w:ins>
                            </m:r>
                          </m:e>
                          <m:sub>
                            <m:r>
                              <w:ins w:id="1323" w:author="Garrick W Bruening" w:date="2020-07-25T14:55:00Z">
                                <m:rPr>
                                  <m:nor/>
                                </m:rPr>
                                <w:rPr>
                                  <w:rFonts w:eastAsiaTheme="minorEastAsia" w:cstheme="minorHAnsi"/>
                                </w:rPr>
                                <m:t>0</m:t>
                              </w:ins>
                            </m:r>
                          </m:sub>
                        </m:sSub>
                        <m:r>
                          <w:ins w:id="1324" w:author="Garrick W Bruening" w:date="2020-07-25T14:55:00Z">
                            <m:rPr>
                              <m:nor/>
                            </m:rPr>
                            <w:rPr>
                              <w:rFonts w:eastAsiaTheme="minorEastAsia" w:cstheme="minorHAnsi"/>
                            </w:rPr>
                            <m:t>-</m:t>
                          </w:ins>
                        </m:r>
                        <m:sSub>
                          <m:sSubPr>
                            <m:ctrlPr>
                              <w:ins w:id="1325" w:author="Garrick W Bruening" w:date="2020-07-25T14:55:00Z">
                                <w:rPr>
                                  <w:rFonts w:ascii="Cambria Math" w:eastAsiaTheme="minorEastAsia" w:hAnsi="Cambria Math" w:cstheme="minorHAnsi"/>
                                </w:rPr>
                              </w:ins>
                            </m:ctrlPr>
                          </m:sSubPr>
                          <m:e>
                            <m:r>
                              <w:ins w:id="1326" w:author="Garrick W Bruening" w:date="2020-07-25T14:55:00Z">
                                <m:rPr>
                                  <m:nor/>
                                </m:rPr>
                                <w:rPr>
                                  <w:rFonts w:eastAsiaTheme="minorEastAsia" w:cstheme="minorHAnsi"/>
                                </w:rPr>
                                <m:t>β</m:t>
                              </w:ins>
                            </m:r>
                          </m:e>
                          <m:sub>
                            <m:r>
                              <w:ins w:id="1327" w:author="Garrick W Bruening" w:date="2020-07-25T14:55:00Z">
                                <m:rPr>
                                  <m:nor/>
                                </m:rPr>
                                <w:rPr>
                                  <w:rFonts w:eastAsiaTheme="minorEastAsia" w:cstheme="minorHAnsi"/>
                                </w:rPr>
                                <m:t>1</m:t>
                              </w:ins>
                            </m:r>
                          </m:sub>
                        </m:sSub>
                        <m:sSub>
                          <m:sSubPr>
                            <m:ctrlPr>
                              <w:ins w:id="1328" w:author="Garrick W Bruening" w:date="2020-07-25T14:55:00Z">
                                <w:rPr>
                                  <w:rFonts w:ascii="Cambria Math" w:eastAsiaTheme="minorEastAsia" w:hAnsi="Cambria Math" w:cstheme="minorHAnsi"/>
                                </w:rPr>
                              </w:ins>
                            </m:ctrlPr>
                          </m:sSubPr>
                          <m:e>
                            <m:r>
                              <w:ins w:id="1329" w:author="Garrick W Bruening" w:date="2020-07-25T14:55:00Z">
                                <m:rPr>
                                  <m:nor/>
                                </m:rPr>
                                <w:rPr>
                                  <w:rFonts w:eastAsiaTheme="minorEastAsia" w:cstheme="minorHAnsi"/>
                                </w:rPr>
                                <m:t>t</m:t>
                              </w:ins>
                            </m:r>
                          </m:e>
                          <m:sub>
                            <m:r>
                              <w:ins w:id="1330" w:author="Garrick W Bruening" w:date="2020-07-25T14:55:00Z">
                                <m:rPr>
                                  <m:nor/>
                                </m:rPr>
                                <w:rPr>
                                  <w:rFonts w:eastAsiaTheme="minorEastAsia" w:cstheme="minorHAnsi"/>
                                </w:rPr>
                                <m:t>m</m:t>
                              </w:ins>
                            </m:r>
                          </m:sub>
                        </m:sSub>
                        <m:r>
                          <w:ins w:id="1331" w:author="Garrick W Bruening" w:date="2020-07-25T14:55:00Z">
                            <m:rPr>
                              <m:nor/>
                            </m:rPr>
                            <w:rPr>
                              <w:rFonts w:eastAsiaTheme="minorEastAsia" w:cstheme="minorHAnsi"/>
                            </w:rPr>
                            <m:t>-</m:t>
                          </w:ins>
                        </m:r>
                        <m:sSub>
                          <m:sSubPr>
                            <m:ctrlPr>
                              <w:ins w:id="1332" w:author="Garrick W Bruening" w:date="2020-07-25T14:55:00Z">
                                <w:rPr>
                                  <w:rFonts w:ascii="Cambria Math" w:eastAsiaTheme="minorEastAsia" w:hAnsi="Cambria Math" w:cstheme="minorHAnsi"/>
                                </w:rPr>
                              </w:ins>
                            </m:ctrlPr>
                          </m:sSubPr>
                          <m:e>
                            <m:r>
                              <w:ins w:id="1333" w:author="Garrick W Bruening" w:date="2020-07-25T14:55:00Z">
                                <m:rPr>
                                  <m:nor/>
                                </m:rPr>
                                <w:rPr>
                                  <w:rFonts w:eastAsiaTheme="minorEastAsia" w:cstheme="minorHAnsi"/>
                                </w:rPr>
                                <m:t>β</m:t>
                              </w:ins>
                            </m:r>
                          </m:e>
                          <m:sub>
                            <m:r>
                              <w:ins w:id="1334" w:author="Garrick W Bruening" w:date="2020-07-25T14:55:00Z">
                                <m:rPr>
                                  <m:nor/>
                                </m:rPr>
                                <w:rPr>
                                  <w:rFonts w:eastAsiaTheme="minorEastAsia" w:cstheme="minorHAnsi"/>
                                </w:rPr>
                                <m:t>2</m:t>
                              </w:ins>
                            </m:r>
                          </m:sub>
                        </m:sSub>
                        <m:r>
                          <w:ins w:id="1335" w:author="Garrick W Bruening" w:date="2020-07-25T14:55:00Z">
                            <m:rPr>
                              <m:nor/>
                            </m:rPr>
                            <w:rPr>
                              <w:rFonts w:eastAsiaTheme="minorEastAsia" w:cstheme="minorHAnsi"/>
                            </w:rPr>
                            <m:t>m</m:t>
                          </w:ins>
                        </m:r>
                      </m:sup>
                    </m:sSup>
                  </m:den>
                </m:f>
              </m:oMath>
            </m:oMathPara>
          </w:p>
          <w:p w14:paraId="6BC7668B" w14:textId="548B003F" w:rsidR="009A1372" w:rsidRPr="009802F2" w:rsidRDefault="00B24814">
            <w:pPr>
              <w:jc w:val="center"/>
              <w:rPr>
                <w:ins w:id="1336" w:author="Garrick W Bruening" w:date="2020-07-25T14:54:00Z"/>
              </w:rPr>
            </w:pPr>
            <w:del w:id="1337" w:author="Alaa Ahmed" w:date="2020-08-05T11:40:00Z">
              <w:r w:rsidRPr="009802F2">
                <w:rPr>
                  <w:noProof/>
                  <w:position w:val="-26"/>
                </w:rPr>
                <w:object w:dxaOrig="2840" w:dyaOrig="680" w14:anchorId="712EE423">
                  <v:shape id="_x0000_i1043" type="#_x0000_t75" style="width:2in;height:36pt" o:ole="">
                    <v:imagedata r:id="rId54" o:title=""/>
                  </v:shape>
                  <o:OLEObject Type="Embed" ProgID="Equation.DSMT4" ShapeID="_x0000_i1043" DrawAspect="Content" ObjectID="_1663576630" r:id="rId55"/>
                </w:object>
              </w:r>
            </w:del>
          </w:p>
        </w:tc>
        <w:tc>
          <w:tcPr>
            <w:tcW w:w="1160" w:type="dxa"/>
            <w:vAlign w:val="center"/>
          </w:tcPr>
          <w:p w14:paraId="5BB5D79C" w14:textId="6C2D4592" w:rsidR="009A1372" w:rsidRPr="009802F2" w:rsidRDefault="009A1372" w:rsidP="00AB743E">
            <w:pPr>
              <w:pStyle w:val="Caption"/>
              <w:keepNext/>
              <w:jc w:val="right"/>
              <w:rPr>
                <w:ins w:id="1338" w:author="Garrick W Bruening" w:date="2020-07-25T14:54:00Z"/>
                <w:i w:val="0"/>
                <w:iCs w:val="0"/>
                <w:sz w:val="22"/>
                <w:szCs w:val="22"/>
                <w:rPrChange w:id="1339" w:author="Garrick W Bruening" w:date="2020-07-25T14:59:00Z">
                  <w:rPr>
                    <w:ins w:id="1340" w:author="Garrick W Bruening" w:date="2020-07-25T14:54:00Z"/>
                  </w:rPr>
                </w:rPrChange>
              </w:rPr>
            </w:pPr>
            <w:ins w:id="1341" w:author="Garrick W Bruening" w:date="2020-07-25T15:10:00Z">
              <w:r w:rsidRPr="009802F2">
                <w:rPr>
                  <w:i w:val="0"/>
                  <w:iCs w:val="0"/>
                  <w:color w:val="auto"/>
                  <w:sz w:val="22"/>
                  <w:szCs w:val="22"/>
                  <w:rPrChange w:id="1342" w:author="Garrick W Bruening" w:date="2020-07-27T23:34:00Z">
                    <w:rPr>
                      <w:i w:val="0"/>
                      <w:iCs w:val="0"/>
                      <w:color w:val="auto"/>
                      <w:sz w:val="24"/>
                      <w:szCs w:val="24"/>
                    </w:rPr>
                  </w:rPrChange>
                </w:rPr>
                <w:t>(</w:t>
              </w:r>
            </w:ins>
            <w:ins w:id="1343" w:author="Garrick W Bruening" w:date="2020-07-25T14:55:00Z">
              <w:r w:rsidRPr="009802F2">
                <w:rPr>
                  <w:i w:val="0"/>
                  <w:iCs w:val="0"/>
                  <w:color w:val="auto"/>
                  <w:sz w:val="22"/>
                  <w:szCs w:val="22"/>
                  <w:rPrChange w:id="1344" w:author="Garrick W Bruening" w:date="2020-07-25T14:59:00Z">
                    <w:rPr/>
                  </w:rPrChange>
                </w:rPr>
                <w:fldChar w:fldCharType="begin"/>
              </w:r>
              <w:r w:rsidRPr="009802F2">
                <w:rPr>
                  <w:i w:val="0"/>
                  <w:iCs w:val="0"/>
                  <w:color w:val="auto"/>
                  <w:sz w:val="22"/>
                  <w:szCs w:val="22"/>
                  <w:rPrChange w:id="1345" w:author="Garrick W Bruening" w:date="2020-07-25T14:59:00Z">
                    <w:rPr/>
                  </w:rPrChange>
                </w:rPr>
                <w:instrText xml:space="preserve"> SEQ Equation \* ARABIC </w:instrText>
              </w:r>
              <w:r w:rsidRPr="009802F2">
                <w:rPr>
                  <w:i w:val="0"/>
                  <w:iCs w:val="0"/>
                  <w:color w:val="auto"/>
                  <w:sz w:val="22"/>
                  <w:szCs w:val="22"/>
                  <w:rPrChange w:id="1346" w:author="Garrick W Bruening" w:date="2020-07-25T14:59:00Z">
                    <w:rPr/>
                  </w:rPrChange>
                </w:rPr>
                <w:fldChar w:fldCharType="separate"/>
              </w:r>
            </w:ins>
            <w:r w:rsidR="005B369E" w:rsidRPr="009802F2">
              <w:rPr>
                <w:i w:val="0"/>
                <w:iCs w:val="0"/>
                <w:noProof/>
                <w:color w:val="auto"/>
                <w:sz w:val="22"/>
                <w:szCs w:val="22"/>
              </w:rPr>
              <w:t>6</w:t>
            </w:r>
            <w:ins w:id="1347" w:author="Garrick W Bruening" w:date="2020-07-25T14:55:00Z">
              <w:r w:rsidRPr="009802F2">
                <w:rPr>
                  <w:i w:val="0"/>
                  <w:iCs w:val="0"/>
                  <w:color w:val="auto"/>
                  <w:sz w:val="22"/>
                  <w:szCs w:val="22"/>
                  <w:rPrChange w:id="1348" w:author="Garrick W Bruening" w:date="2020-07-25T14:59:00Z">
                    <w:rPr/>
                  </w:rPrChange>
                </w:rPr>
                <w:fldChar w:fldCharType="end"/>
              </w:r>
            </w:ins>
            <w:ins w:id="1349" w:author="Garrick W Bruening" w:date="2020-07-25T15:10:00Z">
              <w:r w:rsidRPr="009802F2">
                <w:rPr>
                  <w:i w:val="0"/>
                  <w:iCs w:val="0"/>
                  <w:color w:val="auto"/>
                  <w:sz w:val="22"/>
                  <w:szCs w:val="22"/>
                  <w:rPrChange w:id="1350" w:author="Garrick W Bruening" w:date="2020-07-27T23:34:00Z">
                    <w:rPr>
                      <w:i w:val="0"/>
                      <w:iCs w:val="0"/>
                      <w:color w:val="auto"/>
                      <w:sz w:val="24"/>
                      <w:szCs w:val="24"/>
                    </w:rPr>
                  </w:rPrChange>
                </w:rPr>
                <w:t>)</w:t>
              </w:r>
            </w:ins>
          </w:p>
        </w:tc>
      </w:tr>
    </w:tbl>
    <w:p w14:paraId="6761BF61" w14:textId="77777777" w:rsidR="009A1372" w:rsidRPr="009802F2" w:rsidRDefault="009A1372" w:rsidP="000E02EE">
      <w:pPr>
        <w:rPr>
          <w:noProof/>
          <w:sz w:val="24"/>
          <w:szCs w:val="24"/>
        </w:rPr>
      </w:pPr>
    </w:p>
    <w:p w14:paraId="0C7782A4" w14:textId="3297F0BC" w:rsidR="003E7591" w:rsidRPr="009802F2" w:rsidDel="00237B83" w:rsidRDefault="000E02EE">
      <w:pPr>
        <w:rPr>
          <w:ins w:id="1351" w:author="Alaa Ahmed" w:date="2020-07-30T17:24:00Z"/>
          <w:del w:id="1352" w:author="Garrick W Bruening" w:date="2020-09-28T15:54:00Z"/>
        </w:rPr>
      </w:pPr>
      <w:r w:rsidRPr="009802F2">
        <w:t xml:space="preserve">Since experiments 2a and 2b had targets of different sizes, a separate function was fit </w:t>
      </w:r>
      <w:del w:id="1353" w:author="Garrick W Bruening" w:date="2020-09-23T11:27:00Z">
        <w:r w:rsidRPr="009802F2" w:rsidDel="009F70AF">
          <w:delText>to each</w:delText>
        </w:r>
      </w:del>
      <w:ins w:id="1354" w:author="Garrick W Bruening" w:date="2020-09-23T11:27:00Z">
        <w:r w:rsidR="009F70AF" w:rsidRPr="009802F2">
          <w:t>for each</w:t>
        </w:r>
      </w:ins>
      <w:r w:rsidRPr="009802F2">
        <w:t xml:space="preserve"> experiment, yielding two sets of </w:t>
      </w:r>
      <w:r w:rsidR="00790893" w:rsidRPr="009802F2">
        <w:t xml:space="preserve">parameters and resulting </w:t>
      </w:r>
      <w:r w:rsidRPr="009802F2">
        <w:t>curves reflecting the greater accuracy requirements enforced in Experiment 2b (</w:t>
      </w:r>
      <w:r w:rsidR="008735E6" w:rsidRPr="009802F2">
        <w:t xml:space="preserve">Experiment 2a: </w:t>
      </w:r>
      <w:r w:rsidR="00B24814" w:rsidRPr="009802F2">
        <w:rPr>
          <w:noProof/>
          <w:position w:val="-12"/>
        </w:rPr>
        <w:object w:dxaOrig="5300" w:dyaOrig="380" w14:anchorId="7C445D03">
          <v:shape id="_x0000_i1044" type="#_x0000_t75" style="width:266.25pt;height:21.75pt" o:ole="">
            <v:imagedata r:id="rId56" o:title=""/>
          </v:shape>
          <o:OLEObject Type="Embed" ProgID="Equation.DSMT4" ShapeID="_x0000_i1044" DrawAspect="Content" ObjectID="_1663576631" r:id="rId57"/>
        </w:object>
      </w:r>
      <w:r w:rsidR="00196008" w:rsidRPr="009802F2">
        <w:t>; Experiment 2b:</w:t>
      </w:r>
      <w:r w:rsidR="00B24814" w:rsidRPr="009802F2">
        <w:rPr>
          <w:noProof/>
          <w:position w:val="-12"/>
        </w:rPr>
        <w:object w:dxaOrig="5140" w:dyaOrig="380" w14:anchorId="3F8D3EAD">
          <v:shape id="_x0000_i1045" type="#_x0000_t75" style="width:259.45pt;height:21.75pt" o:ole="">
            <v:imagedata r:id="rId58" o:title=""/>
          </v:shape>
          <o:OLEObject Type="Embed" ProgID="Equation.DSMT4" ShapeID="_x0000_i1045" DrawAspect="Content" ObjectID="_1663576632" r:id="rId59"/>
        </w:object>
      </w:r>
      <w:r w:rsidR="002D03D2" w:rsidRPr="009802F2">
        <w:t xml:space="preserve">; </w:t>
      </w:r>
      <w:r w:rsidRPr="009802F2">
        <w:t xml:space="preserve">Fig. </w:t>
      </w:r>
      <w:r w:rsidR="006F5D9D" w:rsidRPr="009802F2">
        <w:t>5B</w:t>
      </w:r>
      <w:r w:rsidRPr="009802F2">
        <w:t xml:space="preserve">). As there were negligible accuracy requirements in Experiment 2c, </w:t>
      </w:r>
      <m:oMath>
        <m:r>
          <m:rPr>
            <m:nor/>
          </m:rPr>
          <w:rPr>
            <w:rFonts w:cstheme="minorHAnsi"/>
          </w:rPr>
          <m:t>P</m:t>
        </m:r>
        <m:d>
          <m:dPr>
            <m:ctrlPr>
              <w:rPr>
                <w:rFonts w:ascii="Cambria Math" w:hAnsi="Cambria Math"/>
              </w:rPr>
            </m:ctrlPr>
          </m:dPr>
          <m:e>
            <m:r>
              <m:rPr>
                <m:nor/>
              </m:rPr>
              <w:rPr>
                <w:rFonts w:cstheme="minorHAnsi"/>
              </w:rPr>
              <m:t>α</m:t>
            </m:r>
          </m:e>
          <m:e>
            <m:sSub>
              <m:sSubPr>
                <m:ctrlPr>
                  <w:rPr>
                    <w:rFonts w:ascii="Cambria Math" w:hAnsi="Cambria Math"/>
                  </w:rPr>
                </m:ctrlPr>
              </m:sSubPr>
              <m:e>
                <m:r>
                  <m:rPr>
                    <m:nor/>
                  </m:rPr>
                  <w:rPr>
                    <w:rFonts w:cstheme="minorHAnsi"/>
                  </w:rPr>
                  <m:t>t</m:t>
                </m:r>
              </m:e>
              <m:sub>
                <m:r>
                  <m:rPr>
                    <m:nor/>
                  </m:rPr>
                  <w:rPr>
                    <w:rFonts w:cstheme="minorHAnsi"/>
                  </w:rPr>
                  <m:t>m</m:t>
                </m:r>
              </m:sub>
            </m:sSub>
            <m:r>
              <m:rPr>
                <m:nor/>
              </m:rPr>
              <w:rPr>
                <w:rFonts w:cstheme="minorHAnsi"/>
              </w:rPr>
              <m:t>,m</m:t>
            </m:r>
          </m:e>
        </m:d>
        <m:r>
          <w:rPr>
            <w:rFonts w:ascii="Cambria Math" w:hAnsi="Cambria Math"/>
          </w:rPr>
          <m:t xml:space="preserve"> </m:t>
        </m:r>
      </m:oMath>
      <w:r w:rsidRPr="009802F2">
        <w:t>was set to 1.</w:t>
      </w:r>
      <w:r w:rsidR="00624855" w:rsidRPr="009802F2">
        <w:t xml:space="preserve"> </w:t>
      </w:r>
      <w:commentRangeStart w:id="1355"/>
      <w:del w:id="1356" w:author="Garrick W Bruening" w:date="2020-09-28T15:54:00Z">
        <w:r w:rsidR="00500E8D" w:rsidRPr="009802F2" w:rsidDel="00237B83">
          <w:rPr>
            <w:highlight w:val="yellow"/>
          </w:rPr>
          <w:delText>Although fit to data from a separate experiment</w:delText>
        </w:r>
      </w:del>
      <w:ins w:id="1357" w:author="Alaa Ahmed" w:date="2020-07-30T17:14:00Z">
        <w:del w:id="1358" w:author="Garrick W Bruening" w:date="2020-09-28T15:54:00Z">
          <w:r w:rsidR="005B0124" w:rsidRPr="009802F2" w:rsidDel="00237B83">
            <w:rPr>
              <w:highlight w:val="yellow"/>
            </w:rPr>
            <w:delText xml:space="preserve"> </w:delText>
          </w:r>
        </w:del>
      </w:ins>
      <w:ins w:id="1359" w:author="Alaa Ahmed" w:date="2020-07-30T17:15:00Z">
        <w:del w:id="1360" w:author="Garrick W Bruening" w:date="2020-09-28T15:54:00Z">
          <w:r w:rsidR="005B0124" w:rsidRPr="009802F2" w:rsidDel="00237B83">
            <w:rPr>
              <w:highlight w:val="yellow"/>
            </w:rPr>
            <w:delText>(Experiment 1)</w:delText>
          </w:r>
        </w:del>
      </w:ins>
      <w:del w:id="1361" w:author="Garrick W Bruening" w:date="2020-09-28T15:54:00Z">
        <w:r w:rsidR="00500E8D" w:rsidRPr="009802F2" w:rsidDel="00237B83">
          <w:rPr>
            <w:highlight w:val="yellow"/>
          </w:rPr>
          <w:delText>, Eq. 6 reasonabl</w:delText>
        </w:r>
        <w:r w:rsidR="00D53835" w:rsidRPr="009802F2" w:rsidDel="00237B83">
          <w:rPr>
            <w:highlight w:val="yellow"/>
          </w:rPr>
          <w:delText xml:space="preserve">y predicts accuracy levels in </w:delText>
        </w:r>
        <w:r w:rsidR="002B20A3" w:rsidRPr="009802F2" w:rsidDel="00237B83">
          <w:rPr>
            <w:highlight w:val="yellow"/>
          </w:rPr>
          <w:delText>the two experiments</w:delText>
        </w:r>
      </w:del>
      <w:ins w:id="1362" w:author="Alaa Ahmed" w:date="2020-07-30T17:15:00Z">
        <w:del w:id="1363" w:author="Garrick W Bruening" w:date="2020-09-28T15:54:00Z">
          <w:r w:rsidR="009518DD" w:rsidRPr="009802F2" w:rsidDel="00237B83">
            <w:rPr>
              <w:highlight w:val="yellow"/>
            </w:rPr>
            <w:delText>Experiments 2a and 2b</w:delText>
          </w:r>
          <w:r w:rsidR="005B0124" w:rsidRPr="009802F2" w:rsidDel="00237B83">
            <w:rPr>
              <w:highlight w:val="yellow"/>
            </w:rPr>
            <w:delText xml:space="preserve"> across mass conditions</w:delText>
          </w:r>
        </w:del>
      </w:ins>
      <w:del w:id="1364" w:author="Garrick W Bruening" w:date="2020-09-28T15:54:00Z">
        <w:r w:rsidR="002B20A3" w:rsidRPr="009802F2" w:rsidDel="00237B83">
          <w:rPr>
            <w:highlight w:val="yellow"/>
          </w:rPr>
          <w:delText xml:space="preserve"> (we need to plug in movement durations and calculate P(reward) and compare to actual dat</w:delText>
        </w:r>
      </w:del>
      <w:ins w:id="1365" w:author="Alaa Ahmed" w:date="2020-07-30T17:24:00Z">
        <w:del w:id="1366" w:author="Garrick W Bruening" w:date="2020-09-28T15:54:00Z">
          <w:r w:rsidR="003E7591" w:rsidRPr="009802F2" w:rsidDel="00237B83">
            <w:rPr>
              <w:highlight w:val="yellow"/>
            </w:rPr>
            <w:delText>(Table 1)</w:delText>
          </w:r>
        </w:del>
      </w:ins>
      <w:del w:id="1367" w:author="Garrick W Bruening" w:date="2020-09-28T15:54:00Z">
        <w:r w:rsidR="002B20A3" w:rsidRPr="009802F2" w:rsidDel="00237B83">
          <w:rPr>
            <w:highlight w:val="yellow"/>
          </w:rPr>
          <w:delText>a).</w:delText>
        </w:r>
        <w:commentRangeEnd w:id="1355"/>
        <w:r w:rsidR="0099059D" w:rsidRPr="009802F2" w:rsidDel="00237B83">
          <w:rPr>
            <w:rStyle w:val="CommentReference"/>
          </w:rPr>
          <w:commentReference w:id="1355"/>
        </w:r>
      </w:del>
    </w:p>
    <w:tbl>
      <w:tblPr>
        <w:tblStyle w:val="TableGrid"/>
        <w:tblW w:w="0" w:type="auto"/>
        <w:tblLook w:val="04A0" w:firstRow="1" w:lastRow="0" w:firstColumn="1" w:lastColumn="0" w:noHBand="0" w:noVBand="1"/>
      </w:tblPr>
      <w:tblGrid>
        <w:gridCol w:w="1870"/>
        <w:gridCol w:w="1870"/>
        <w:gridCol w:w="1870"/>
        <w:gridCol w:w="1870"/>
        <w:gridCol w:w="1870"/>
      </w:tblGrid>
      <w:tr w:rsidR="0055316C" w:rsidRPr="009802F2" w:rsidDel="00237B83" w14:paraId="71BA7BB0" w14:textId="6F08FDC1" w:rsidTr="00C934EC">
        <w:trPr>
          <w:ins w:id="1368" w:author="Alaa Ahmed" w:date="2020-07-30T17:26:00Z"/>
          <w:del w:id="1369" w:author="Garrick W Bruening" w:date="2020-09-28T15:54:00Z"/>
        </w:trPr>
        <w:tc>
          <w:tcPr>
            <w:tcW w:w="1870" w:type="dxa"/>
          </w:tcPr>
          <w:p w14:paraId="5C01B8BD" w14:textId="5EF0C8D1" w:rsidR="0055316C" w:rsidRPr="009802F2" w:rsidDel="00237B83" w:rsidRDefault="0055316C">
            <w:pPr>
              <w:rPr>
                <w:ins w:id="1370" w:author="Alaa Ahmed" w:date="2020-07-30T17:26:00Z"/>
                <w:del w:id="1371" w:author="Garrick W Bruening" w:date="2020-09-28T15:54:00Z"/>
              </w:rPr>
            </w:pPr>
          </w:p>
        </w:tc>
        <w:tc>
          <w:tcPr>
            <w:tcW w:w="3740" w:type="dxa"/>
            <w:gridSpan w:val="2"/>
          </w:tcPr>
          <w:p w14:paraId="6138A3E0" w14:textId="10274E0D" w:rsidR="0055316C" w:rsidRPr="009802F2" w:rsidDel="00237B83" w:rsidRDefault="0055316C">
            <w:pPr>
              <w:rPr>
                <w:ins w:id="1372" w:author="Alaa Ahmed" w:date="2020-07-30T17:26:00Z"/>
                <w:del w:id="1373" w:author="Garrick W Bruening" w:date="2020-09-28T15:54:00Z"/>
              </w:rPr>
            </w:pPr>
            <w:ins w:id="1374" w:author="Alaa Ahmed" w:date="2020-07-30T17:26:00Z">
              <w:del w:id="1375" w:author="Garrick W Bruening" w:date="2020-09-28T15:54:00Z">
                <w:r w:rsidRPr="009802F2" w:rsidDel="00237B83">
                  <w:delText>Experiment 2a</w:delText>
                </w:r>
              </w:del>
            </w:ins>
          </w:p>
        </w:tc>
        <w:tc>
          <w:tcPr>
            <w:tcW w:w="3740" w:type="dxa"/>
            <w:gridSpan w:val="2"/>
          </w:tcPr>
          <w:p w14:paraId="243DCBA7" w14:textId="007A4DD8" w:rsidR="0055316C" w:rsidRPr="009802F2" w:rsidDel="00237B83" w:rsidRDefault="0055316C">
            <w:pPr>
              <w:rPr>
                <w:ins w:id="1376" w:author="Alaa Ahmed" w:date="2020-07-30T17:26:00Z"/>
                <w:del w:id="1377" w:author="Garrick W Bruening" w:date="2020-09-28T15:54:00Z"/>
              </w:rPr>
            </w:pPr>
            <w:ins w:id="1378" w:author="Alaa Ahmed" w:date="2020-07-30T17:27:00Z">
              <w:del w:id="1379" w:author="Garrick W Bruening" w:date="2020-09-28T15:54:00Z">
                <w:r w:rsidRPr="009802F2" w:rsidDel="00237B83">
                  <w:delText>Experiment 2b</w:delText>
                </w:r>
              </w:del>
            </w:ins>
          </w:p>
        </w:tc>
      </w:tr>
      <w:tr w:rsidR="003E7591" w:rsidRPr="009802F2" w:rsidDel="00237B83" w14:paraId="6B220F93" w14:textId="5759C197" w:rsidTr="003E7591">
        <w:trPr>
          <w:ins w:id="1380" w:author="Alaa Ahmed" w:date="2020-07-30T17:25:00Z"/>
          <w:del w:id="1381" w:author="Garrick W Bruening" w:date="2020-09-28T15:54:00Z"/>
        </w:trPr>
        <w:tc>
          <w:tcPr>
            <w:tcW w:w="1870" w:type="dxa"/>
          </w:tcPr>
          <w:p w14:paraId="7DAD5BEC" w14:textId="45280DAA" w:rsidR="003E7591" w:rsidRPr="009802F2" w:rsidDel="00237B83" w:rsidRDefault="001E646A">
            <w:pPr>
              <w:rPr>
                <w:ins w:id="1382" w:author="Alaa Ahmed" w:date="2020-07-30T17:25:00Z"/>
                <w:del w:id="1383" w:author="Garrick W Bruening" w:date="2020-09-28T15:54:00Z"/>
              </w:rPr>
            </w:pPr>
            <w:ins w:id="1384" w:author="Alaa Ahmed" w:date="2020-07-30T17:25:00Z">
              <w:del w:id="1385" w:author="Garrick W Bruening" w:date="2020-09-28T15:54:00Z">
                <w:r w:rsidRPr="009802F2" w:rsidDel="00237B83">
                  <w:delText>Added Mass</w:delText>
                </w:r>
              </w:del>
            </w:ins>
          </w:p>
        </w:tc>
        <w:tc>
          <w:tcPr>
            <w:tcW w:w="1870" w:type="dxa"/>
          </w:tcPr>
          <w:p w14:paraId="7EAC7B52" w14:textId="39253E7D" w:rsidR="003E7591" w:rsidRPr="009802F2" w:rsidDel="00237B83" w:rsidRDefault="0055316C">
            <w:pPr>
              <w:rPr>
                <w:ins w:id="1386" w:author="Alaa Ahmed" w:date="2020-07-30T17:25:00Z"/>
                <w:del w:id="1387" w:author="Garrick W Bruening" w:date="2020-09-28T15:54:00Z"/>
              </w:rPr>
            </w:pPr>
            <w:ins w:id="1388" w:author="Alaa Ahmed" w:date="2020-07-30T17:27:00Z">
              <w:del w:id="1389" w:author="Garrick W Bruening" w:date="2020-09-28T15:54:00Z">
                <w:r w:rsidRPr="009802F2" w:rsidDel="00237B83">
                  <w:delText>Actual</w:delText>
                </w:r>
              </w:del>
            </w:ins>
          </w:p>
        </w:tc>
        <w:tc>
          <w:tcPr>
            <w:tcW w:w="1870" w:type="dxa"/>
          </w:tcPr>
          <w:p w14:paraId="3A03EC1B" w14:textId="42D12D85" w:rsidR="003E7591" w:rsidRPr="009802F2" w:rsidDel="00237B83" w:rsidRDefault="0055316C">
            <w:pPr>
              <w:rPr>
                <w:ins w:id="1390" w:author="Alaa Ahmed" w:date="2020-07-30T17:25:00Z"/>
                <w:del w:id="1391" w:author="Garrick W Bruening" w:date="2020-09-28T15:54:00Z"/>
              </w:rPr>
            </w:pPr>
            <w:ins w:id="1392" w:author="Alaa Ahmed" w:date="2020-07-30T17:27:00Z">
              <w:del w:id="1393" w:author="Garrick W Bruening" w:date="2020-09-28T15:54:00Z">
                <w:r w:rsidRPr="009802F2" w:rsidDel="00237B83">
                  <w:delText>Predicted</w:delText>
                </w:r>
              </w:del>
            </w:ins>
          </w:p>
        </w:tc>
        <w:tc>
          <w:tcPr>
            <w:tcW w:w="1870" w:type="dxa"/>
          </w:tcPr>
          <w:p w14:paraId="43859044" w14:textId="4AB671FD" w:rsidR="003E7591" w:rsidRPr="009802F2" w:rsidDel="00237B83" w:rsidRDefault="0055316C">
            <w:pPr>
              <w:rPr>
                <w:ins w:id="1394" w:author="Alaa Ahmed" w:date="2020-07-30T17:25:00Z"/>
                <w:del w:id="1395" w:author="Garrick W Bruening" w:date="2020-09-28T15:54:00Z"/>
              </w:rPr>
            </w:pPr>
            <w:ins w:id="1396" w:author="Alaa Ahmed" w:date="2020-07-30T17:27:00Z">
              <w:del w:id="1397" w:author="Garrick W Bruening" w:date="2020-09-28T15:54:00Z">
                <w:r w:rsidRPr="009802F2" w:rsidDel="00237B83">
                  <w:delText>Actual</w:delText>
                </w:r>
              </w:del>
            </w:ins>
          </w:p>
        </w:tc>
        <w:tc>
          <w:tcPr>
            <w:tcW w:w="1870" w:type="dxa"/>
          </w:tcPr>
          <w:p w14:paraId="75FC4CFA" w14:textId="2F0469C0" w:rsidR="003E7591" w:rsidRPr="009802F2" w:rsidDel="00237B83" w:rsidRDefault="0055316C">
            <w:pPr>
              <w:rPr>
                <w:ins w:id="1398" w:author="Alaa Ahmed" w:date="2020-07-30T17:25:00Z"/>
                <w:del w:id="1399" w:author="Garrick W Bruening" w:date="2020-09-28T15:54:00Z"/>
              </w:rPr>
            </w:pPr>
            <w:ins w:id="1400" w:author="Alaa Ahmed" w:date="2020-07-30T17:27:00Z">
              <w:del w:id="1401" w:author="Garrick W Bruening" w:date="2020-09-28T15:54:00Z">
                <w:r w:rsidRPr="009802F2" w:rsidDel="00237B83">
                  <w:delText>Predicted</w:delText>
                </w:r>
              </w:del>
            </w:ins>
          </w:p>
        </w:tc>
      </w:tr>
      <w:tr w:rsidR="004E1099" w:rsidRPr="009802F2" w:rsidDel="00237B83" w14:paraId="1FD403A4" w14:textId="07B0E2B8" w:rsidTr="003E7591">
        <w:trPr>
          <w:ins w:id="1402" w:author="Alaa Ahmed" w:date="2020-07-30T17:25:00Z"/>
          <w:del w:id="1403" w:author="Garrick W Bruening" w:date="2020-09-28T15:54:00Z"/>
        </w:trPr>
        <w:tc>
          <w:tcPr>
            <w:tcW w:w="1870" w:type="dxa"/>
          </w:tcPr>
          <w:p w14:paraId="149EE76B" w14:textId="161BD6CF" w:rsidR="004E1099" w:rsidRPr="009802F2" w:rsidDel="00237B83" w:rsidRDefault="004E1099">
            <w:pPr>
              <w:rPr>
                <w:ins w:id="1404" w:author="Alaa Ahmed" w:date="2020-07-30T17:25:00Z"/>
                <w:del w:id="1405" w:author="Garrick W Bruening" w:date="2020-09-28T15:54:00Z"/>
              </w:rPr>
            </w:pPr>
            <w:ins w:id="1406" w:author="Alaa Ahmed" w:date="2020-07-30T17:27:00Z">
              <w:del w:id="1407" w:author="Garrick W Bruening" w:date="2020-09-28T15:54:00Z">
                <w:r w:rsidRPr="009802F2" w:rsidDel="00237B83">
                  <w:delText>2.47</w:delText>
                </w:r>
              </w:del>
            </w:ins>
          </w:p>
        </w:tc>
        <w:tc>
          <w:tcPr>
            <w:tcW w:w="1870" w:type="dxa"/>
          </w:tcPr>
          <w:p w14:paraId="2F20BE5A" w14:textId="7804E1DE" w:rsidR="004E1099" w:rsidRPr="009802F2" w:rsidDel="00237B83" w:rsidRDefault="006D28BC">
            <w:pPr>
              <w:rPr>
                <w:ins w:id="1408" w:author="Alaa Ahmed" w:date="2020-07-30T17:25:00Z"/>
                <w:del w:id="1409" w:author="Garrick W Bruening" w:date="2020-09-28T15:54:00Z"/>
              </w:rPr>
            </w:pPr>
            <w:ins w:id="1410" w:author="Alaa Ahmed" w:date="2020-08-03T14:59:00Z">
              <w:del w:id="1411" w:author="Garrick W Bruening" w:date="2020-09-28T15:54:00Z">
                <w:r w:rsidRPr="009802F2" w:rsidDel="00237B83">
                  <w:delText>xxx</w:delText>
                </w:r>
              </w:del>
            </w:ins>
            <w:ins w:id="1412" w:author="Alaa Ahmed" w:date="2020-07-30T17:29:00Z">
              <w:del w:id="1413" w:author="Garrick W Bruening" w:date="2020-09-28T15:54:00Z">
                <w:r w:rsidR="004E1099" w:rsidRPr="009802F2" w:rsidDel="00237B83">
                  <w:delText xml:space="preserve"> [</w:delText>
                </w:r>
                <w:r w:rsidR="004E1099" w:rsidRPr="009802F2" w:rsidDel="00237B83">
                  <w:rPr>
                    <w:highlight w:val="yellow"/>
                    <w:rPrChange w:id="1414" w:author="Alaa Ahmed" w:date="2020-07-30T17:30:00Z">
                      <w:rPr/>
                    </w:rPrChange>
                  </w:rPr>
                  <w:delText>SEM</w:delText>
                </w:r>
                <w:r w:rsidR="004E1099" w:rsidRPr="009802F2" w:rsidDel="00237B83">
                  <w:delText>]</w:delText>
                </w:r>
              </w:del>
            </w:ins>
          </w:p>
        </w:tc>
        <w:tc>
          <w:tcPr>
            <w:tcW w:w="1870" w:type="dxa"/>
          </w:tcPr>
          <w:p w14:paraId="16334B4E" w14:textId="70B53978" w:rsidR="004E1099" w:rsidRPr="009802F2" w:rsidDel="00237B83" w:rsidRDefault="004E1099">
            <w:pPr>
              <w:rPr>
                <w:ins w:id="1415" w:author="Alaa Ahmed" w:date="2020-07-30T17:25:00Z"/>
                <w:del w:id="1416" w:author="Garrick W Bruening" w:date="2020-09-28T15:54:00Z"/>
              </w:rPr>
            </w:pPr>
            <w:commentRangeStart w:id="1417"/>
            <w:ins w:id="1418" w:author="Alaa Ahmed" w:date="2020-07-30T17:33:00Z">
              <w:del w:id="1419" w:author="Garrick W Bruening" w:date="2020-09-28T15:54:00Z">
                <w:r w:rsidRPr="009802F2" w:rsidDel="00237B83">
                  <w:delText xml:space="preserve">0.9438 </w:delText>
                </w:r>
                <w:commentRangeEnd w:id="1417"/>
                <w:r w:rsidRPr="009802F2" w:rsidDel="00237B83">
                  <w:rPr>
                    <w:rStyle w:val="CommentReference"/>
                  </w:rPr>
                  <w:commentReference w:id="1417"/>
                </w:r>
              </w:del>
            </w:ins>
          </w:p>
        </w:tc>
        <w:tc>
          <w:tcPr>
            <w:tcW w:w="1870" w:type="dxa"/>
          </w:tcPr>
          <w:p w14:paraId="48DCA330" w14:textId="5B392008" w:rsidR="004E1099" w:rsidRPr="009802F2" w:rsidDel="00237B83" w:rsidRDefault="006D28BC">
            <w:pPr>
              <w:rPr>
                <w:ins w:id="1420" w:author="Alaa Ahmed" w:date="2020-07-30T17:25:00Z"/>
                <w:del w:id="1421" w:author="Garrick W Bruening" w:date="2020-09-28T15:54:00Z"/>
              </w:rPr>
            </w:pPr>
            <w:ins w:id="1422" w:author="Alaa Ahmed" w:date="2020-08-03T15:00:00Z">
              <w:del w:id="1423" w:author="Garrick W Bruening" w:date="2020-09-28T15:54:00Z">
                <w:r w:rsidRPr="009802F2" w:rsidDel="00237B83">
                  <w:delText>xxx</w:delText>
                </w:r>
              </w:del>
            </w:ins>
          </w:p>
        </w:tc>
        <w:tc>
          <w:tcPr>
            <w:tcW w:w="1870" w:type="dxa"/>
          </w:tcPr>
          <w:p w14:paraId="536D3696" w14:textId="316EEE18" w:rsidR="004E1099" w:rsidRPr="009802F2" w:rsidDel="00237B83" w:rsidRDefault="004E1099">
            <w:pPr>
              <w:rPr>
                <w:ins w:id="1424" w:author="Alaa Ahmed" w:date="2020-07-30T17:25:00Z"/>
                <w:del w:id="1425" w:author="Garrick W Bruening" w:date="2020-09-28T15:54:00Z"/>
              </w:rPr>
            </w:pPr>
            <w:ins w:id="1426" w:author="Alaa Ahmed" w:date="2020-07-30T17:33:00Z">
              <w:del w:id="1427" w:author="Garrick W Bruening" w:date="2020-09-28T15:54:00Z">
                <w:r w:rsidRPr="009802F2" w:rsidDel="00237B83">
                  <w:delText>0.7777</w:delText>
                </w:r>
              </w:del>
            </w:ins>
          </w:p>
        </w:tc>
      </w:tr>
      <w:tr w:rsidR="004E1099" w:rsidRPr="009802F2" w:rsidDel="00237B83" w14:paraId="2D065701" w14:textId="1EB7B313" w:rsidTr="003E7591">
        <w:trPr>
          <w:ins w:id="1428" w:author="Alaa Ahmed" w:date="2020-07-30T17:25:00Z"/>
          <w:del w:id="1429" w:author="Garrick W Bruening" w:date="2020-09-28T15:54:00Z"/>
        </w:trPr>
        <w:tc>
          <w:tcPr>
            <w:tcW w:w="1870" w:type="dxa"/>
          </w:tcPr>
          <w:p w14:paraId="14BC64E1" w14:textId="2FA974AE" w:rsidR="004E1099" w:rsidRPr="009802F2" w:rsidDel="00237B83" w:rsidRDefault="004E1099">
            <w:pPr>
              <w:rPr>
                <w:ins w:id="1430" w:author="Alaa Ahmed" w:date="2020-07-30T17:25:00Z"/>
                <w:del w:id="1431" w:author="Garrick W Bruening" w:date="2020-09-28T15:54:00Z"/>
              </w:rPr>
            </w:pPr>
            <w:ins w:id="1432" w:author="Alaa Ahmed" w:date="2020-07-30T17:27:00Z">
              <w:del w:id="1433" w:author="Garrick W Bruening" w:date="2020-09-28T15:54:00Z">
                <w:r w:rsidRPr="009802F2" w:rsidDel="00237B83">
                  <w:delText>3.80</w:delText>
                </w:r>
              </w:del>
            </w:ins>
          </w:p>
        </w:tc>
        <w:tc>
          <w:tcPr>
            <w:tcW w:w="1870" w:type="dxa"/>
          </w:tcPr>
          <w:p w14:paraId="1A76C390" w14:textId="37F5E2B1" w:rsidR="004E1099" w:rsidRPr="009802F2" w:rsidDel="00237B83" w:rsidRDefault="006D28BC">
            <w:pPr>
              <w:rPr>
                <w:ins w:id="1434" w:author="Alaa Ahmed" w:date="2020-07-30T17:25:00Z"/>
                <w:del w:id="1435" w:author="Garrick W Bruening" w:date="2020-09-28T15:54:00Z"/>
              </w:rPr>
            </w:pPr>
            <w:ins w:id="1436" w:author="Alaa Ahmed" w:date="2020-08-03T15:00:00Z">
              <w:del w:id="1437" w:author="Garrick W Bruening" w:date="2020-09-28T15:54:00Z">
                <w:r w:rsidRPr="009802F2" w:rsidDel="00237B83">
                  <w:delText>xxx</w:delText>
                </w:r>
              </w:del>
            </w:ins>
            <w:ins w:id="1438" w:author="Alaa Ahmed" w:date="2020-07-30T17:29:00Z">
              <w:del w:id="1439" w:author="Garrick W Bruening" w:date="2020-09-28T15:54:00Z">
                <w:r w:rsidR="004E1099" w:rsidRPr="009802F2" w:rsidDel="00237B83">
                  <w:delText xml:space="preserve"> [SEM]</w:delText>
                </w:r>
              </w:del>
            </w:ins>
          </w:p>
        </w:tc>
        <w:tc>
          <w:tcPr>
            <w:tcW w:w="1870" w:type="dxa"/>
          </w:tcPr>
          <w:p w14:paraId="59392B26" w14:textId="62F0B222" w:rsidR="004E1099" w:rsidRPr="009802F2" w:rsidDel="00237B83" w:rsidRDefault="004E1099">
            <w:pPr>
              <w:rPr>
                <w:ins w:id="1440" w:author="Alaa Ahmed" w:date="2020-07-30T17:25:00Z"/>
                <w:del w:id="1441" w:author="Garrick W Bruening" w:date="2020-09-28T15:54:00Z"/>
              </w:rPr>
            </w:pPr>
            <w:ins w:id="1442" w:author="Alaa Ahmed" w:date="2020-07-30T17:33:00Z">
              <w:del w:id="1443" w:author="Garrick W Bruening" w:date="2020-09-28T15:54:00Z">
                <w:r w:rsidRPr="009802F2" w:rsidDel="00237B83">
                  <w:delText xml:space="preserve">0.9553 </w:delText>
                </w:r>
              </w:del>
            </w:ins>
          </w:p>
        </w:tc>
        <w:tc>
          <w:tcPr>
            <w:tcW w:w="1870" w:type="dxa"/>
          </w:tcPr>
          <w:p w14:paraId="013947B8" w14:textId="4D073D29" w:rsidR="004E1099" w:rsidRPr="009802F2" w:rsidDel="00237B83" w:rsidRDefault="006D28BC">
            <w:pPr>
              <w:rPr>
                <w:ins w:id="1444" w:author="Alaa Ahmed" w:date="2020-07-30T17:25:00Z"/>
                <w:del w:id="1445" w:author="Garrick W Bruening" w:date="2020-09-28T15:54:00Z"/>
              </w:rPr>
            </w:pPr>
            <w:ins w:id="1446" w:author="Alaa Ahmed" w:date="2020-08-03T15:00:00Z">
              <w:del w:id="1447" w:author="Garrick W Bruening" w:date="2020-09-28T15:54:00Z">
                <w:r w:rsidRPr="009802F2" w:rsidDel="00237B83">
                  <w:delText>xxx</w:delText>
                </w:r>
              </w:del>
            </w:ins>
          </w:p>
        </w:tc>
        <w:tc>
          <w:tcPr>
            <w:tcW w:w="1870" w:type="dxa"/>
          </w:tcPr>
          <w:p w14:paraId="0D811B70" w14:textId="174A76AE" w:rsidR="004E1099" w:rsidRPr="009802F2" w:rsidDel="00237B83" w:rsidRDefault="004E1099">
            <w:pPr>
              <w:rPr>
                <w:ins w:id="1448" w:author="Alaa Ahmed" w:date="2020-07-30T17:25:00Z"/>
                <w:del w:id="1449" w:author="Garrick W Bruening" w:date="2020-09-28T15:54:00Z"/>
              </w:rPr>
            </w:pPr>
            <w:ins w:id="1450" w:author="Alaa Ahmed" w:date="2020-07-30T17:33:00Z">
              <w:del w:id="1451" w:author="Garrick W Bruening" w:date="2020-09-28T15:54:00Z">
                <w:r w:rsidRPr="009802F2" w:rsidDel="00237B83">
                  <w:delText>0.8087</w:delText>
                </w:r>
              </w:del>
            </w:ins>
          </w:p>
        </w:tc>
      </w:tr>
      <w:tr w:rsidR="004E1099" w:rsidRPr="009802F2" w:rsidDel="00237B83" w14:paraId="551A5DFE" w14:textId="58627CC9" w:rsidTr="003E7591">
        <w:trPr>
          <w:ins w:id="1452" w:author="Alaa Ahmed" w:date="2020-07-30T17:25:00Z"/>
          <w:del w:id="1453" w:author="Garrick W Bruening" w:date="2020-09-28T15:54:00Z"/>
        </w:trPr>
        <w:tc>
          <w:tcPr>
            <w:tcW w:w="1870" w:type="dxa"/>
          </w:tcPr>
          <w:p w14:paraId="674492FF" w14:textId="0CBA3612" w:rsidR="004E1099" w:rsidRPr="009802F2" w:rsidDel="00237B83" w:rsidRDefault="004E1099">
            <w:pPr>
              <w:rPr>
                <w:ins w:id="1454" w:author="Alaa Ahmed" w:date="2020-07-30T17:25:00Z"/>
                <w:del w:id="1455" w:author="Garrick W Bruening" w:date="2020-09-28T15:54:00Z"/>
              </w:rPr>
            </w:pPr>
            <w:ins w:id="1456" w:author="Alaa Ahmed" w:date="2020-07-30T17:28:00Z">
              <w:del w:id="1457" w:author="Garrick W Bruening" w:date="2020-09-28T15:54:00Z">
                <w:r w:rsidRPr="009802F2" w:rsidDel="00237B83">
                  <w:delText>4.70</w:delText>
                </w:r>
              </w:del>
            </w:ins>
          </w:p>
        </w:tc>
        <w:tc>
          <w:tcPr>
            <w:tcW w:w="1870" w:type="dxa"/>
          </w:tcPr>
          <w:p w14:paraId="4CC829B9" w14:textId="7E26193B" w:rsidR="004E1099" w:rsidRPr="009802F2" w:rsidDel="00237B83" w:rsidRDefault="006D28BC">
            <w:pPr>
              <w:rPr>
                <w:ins w:id="1458" w:author="Alaa Ahmed" w:date="2020-07-30T17:25:00Z"/>
                <w:del w:id="1459" w:author="Garrick W Bruening" w:date="2020-09-28T15:54:00Z"/>
              </w:rPr>
            </w:pPr>
            <w:ins w:id="1460" w:author="Alaa Ahmed" w:date="2020-08-03T15:00:00Z">
              <w:del w:id="1461" w:author="Garrick W Bruening" w:date="2020-09-28T15:54:00Z">
                <w:r w:rsidRPr="009802F2" w:rsidDel="00237B83">
                  <w:delText>xxx</w:delText>
                </w:r>
              </w:del>
            </w:ins>
          </w:p>
        </w:tc>
        <w:tc>
          <w:tcPr>
            <w:tcW w:w="1870" w:type="dxa"/>
          </w:tcPr>
          <w:p w14:paraId="35F581B6" w14:textId="00913B3E" w:rsidR="004E1099" w:rsidRPr="009802F2" w:rsidDel="00237B83" w:rsidRDefault="004E1099">
            <w:pPr>
              <w:rPr>
                <w:ins w:id="1462" w:author="Alaa Ahmed" w:date="2020-07-30T17:25:00Z"/>
                <w:del w:id="1463" w:author="Garrick W Bruening" w:date="2020-09-28T15:54:00Z"/>
              </w:rPr>
            </w:pPr>
            <w:ins w:id="1464" w:author="Alaa Ahmed" w:date="2020-07-30T17:33:00Z">
              <w:del w:id="1465" w:author="Garrick W Bruening" w:date="2020-09-28T15:54:00Z">
                <w:r w:rsidRPr="009802F2" w:rsidDel="00237B83">
                  <w:delText>0.9578</w:delText>
                </w:r>
              </w:del>
            </w:ins>
          </w:p>
        </w:tc>
        <w:tc>
          <w:tcPr>
            <w:tcW w:w="1870" w:type="dxa"/>
          </w:tcPr>
          <w:p w14:paraId="267E055A" w14:textId="65E70413" w:rsidR="004E1099" w:rsidRPr="009802F2" w:rsidDel="00237B83" w:rsidRDefault="006D28BC">
            <w:pPr>
              <w:rPr>
                <w:ins w:id="1466" w:author="Alaa Ahmed" w:date="2020-07-30T17:25:00Z"/>
                <w:del w:id="1467" w:author="Garrick W Bruening" w:date="2020-09-28T15:54:00Z"/>
              </w:rPr>
            </w:pPr>
            <w:ins w:id="1468" w:author="Alaa Ahmed" w:date="2020-08-03T15:00:00Z">
              <w:del w:id="1469" w:author="Garrick W Bruening" w:date="2020-09-28T15:54:00Z">
                <w:r w:rsidRPr="009802F2" w:rsidDel="00237B83">
                  <w:delText>xxx</w:delText>
                </w:r>
              </w:del>
            </w:ins>
          </w:p>
        </w:tc>
        <w:tc>
          <w:tcPr>
            <w:tcW w:w="1870" w:type="dxa"/>
          </w:tcPr>
          <w:p w14:paraId="4BA00631" w14:textId="55452327" w:rsidR="004E1099" w:rsidRPr="009802F2" w:rsidDel="00237B83" w:rsidRDefault="004E1099">
            <w:pPr>
              <w:rPr>
                <w:ins w:id="1470" w:author="Alaa Ahmed" w:date="2020-07-30T17:25:00Z"/>
                <w:del w:id="1471" w:author="Garrick W Bruening" w:date="2020-09-28T15:54:00Z"/>
              </w:rPr>
            </w:pPr>
            <w:ins w:id="1472" w:author="Alaa Ahmed" w:date="2020-07-30T17:33:00Z">
              <w:del w:id="1473" w:author="Garrick W Bruening" w:date="2020-09-28T15:54:00Z">
                <w:r w:rsidRPr="009802F2" w:rsidDel="00237B83">
                  <w:delText>0.8175</w:delText>
                </w:r>
              </w:del>
            </w:ins>
          </w:p>
        </w:tc>
      </w:tr>
      <w:tr w:rsidR="004E1099" w:rsidRPr="009802F2" w:rsidDel="00237B83" w14:paraId="38D36C11" w14:textId="7524A96D" w:rsidTr="003E7591">
        <w:trPr>
          <w:ins w:id="1474" w:author="Alaa Ahmed" w:date="2020-07-30T17:25:00Z"/>
          <w:del w:id="1475" w:author="Garrick W Bruening" w:date="2020-09-28T15:54:00Z"/>
        </w:trPr>
        <w:tc>
          <w:tcPr>
            <w:tcW w:w="1870" w:type="dxa"/>
          </w:tcPr>
          <w:p w14:paraId="6F94AB18" w14:textId="7DBAAC93" w:rsidR="004E1099" w:rsidRPr="009802F2" w:rsidDel="00237B83" w:rsidRDefault="004E1099">
            <w:pPr>
              <w:rPr>
                <w:ins w:id="1476" w:author="Alaa Ahmed" w:date="2020-07-30T17:25:00Z"/>
                <w:del w:id="1477" w:author="Garrick W Bruening" w:date="2020-09-28T15:54:00Z"/>
              </w:rPr>
            </w:pPr>
            <w:ins w:id="1478" w:author="Alaa Ahmed" w:date="2020-07-30T17:28:00Z">
              <w:del w:id="1479" w:author="Garrick W Bruening" w:date="2020-09-28T15:54:00Z">
                <w:r w:rsidRPr="009802F2" w:rsidDel="00237B83">
                  <w:delText>6.10</w:delText>
                </w:r>
              </w:del>
            </w:ins>
          </w:p>
        </w:tc>
        <w:tc>
          <w:tcPr>
            <w:tcW w:w="1870" w:type="dxa"/>
          </w:tcPr>
          <w:p w14:paraId="35749F0C" w14:textId="0809F0C0" w:rsidR="004E1099" w:rsidRPr="009802F2" w:rsidDel="00237B83" w:rsidRDefault="006D28BC">
            <w:pPr>
              <w:rPr>
                <w:ins w:id="1480" w:author="Alaa Ahmed" w:date="2020-07-30T17:25:00Z"/>
                <w:del w:id="1481" w:author="Garrick W Bruening" w:date="2020-09-28T15:54:00Z"/>
              </w:rPr>
            </w:pPr>
            <w:ins w:id="1482" w:author="Alaa Ahmed" w:date="2020-08-03T15:00:00Z">
              <w:del w:id="1483" w:author="Garrick W Bruening" w:date="2020-09-28T15:54:00Z">
                <w:r w:rsidRPr="009802F2" w:rsidDel="00237B83">
                  <w:delText>xxx</w:delText>
                </w:r>
              </w:del>
            </w:ins>
          </w:p>
        </w:tc>
        <w:tc>
          <w:tcPr>
            <w:tcW w:w="1870" w:type="dxa"/>
          </w:tcPr>
          <w:p w14:paraId="5606556B" w14:textId="5633F216" w:rsidR="004E1099" w:rsidRPr="009802F2" w:rsidDel="00237B83" w:rsidRDefault="004E1099">
            <w:pPr>
              <w:rPr>
                <w:ins w:id="1484" w:author="Alaa Ahmed" w:date="2020-07-30T17:25:00Z"/>
                <w:del w:id="1485" w:author="Garrick W Bruening" w:date="2020-09-28T15:54:00Z"/>
              </w:rPr>
            </w:pPr>
            <w:ins w:id="1486" w:author="Alaa Ahmed" w:date="2020-07-30T17:33:00Z">
              <w:del w:id="1487" w:author="Garrick W Bruening" w:date="2020-09-28T15:54:00Z">
                <w:r w:rsidRPr="009802F2" w:rsidDel="00237B83">
                  <w:delText>0.9605</w:delText>
                </w:r>
              </w:del>
            </w:ins>
          </w:p>
        </w:tc>
        <w:tc>
          <w:tcPr>
            <w:tcW w:w="1870" w:type="dxa"/>
          </w:tcPr>
          <w:p w14:paraId="4C07BD57" w14:textId="6F53D7E5" w:rsidR="004E1099" w:rsidRPr="009802F2" w:rsidDel="00237B83" w:rsidRDefault="006D28BC">
            <w:pPr>
              <w:rPr>
                <w:ins w:id="1488" w:author="Alaa Ahmed" w:date="2020-07-30T17:25:00Z"/>
                <w:del w:id="1489" w:author="Garrick W Bruening" w:date="2020-09-28T15:54:00Z"/>
              </w:rPr>
            </w:pPr>
            <w:ins w:id="1490" w:author="Alaa Ahmed" w:date="2020-08-03T15:00:00Z">
              <w:del w:id="1491" w:author="Garrick W Bruening" w:date="2020-09-28T15:54:00Z">
                <w:r w:rsidRPr="009802F2" w:rsidDel="00237B83">
                  <w:delText>xxx</w:delText>
                </w:r>
              </w:del>
            </w:ins>
          </w:p>
        </w:tc>
        <w:tc>
          <w:tcPr>
            <w:tcW w:w="1870" w:type="dxa"/>
          </w:tcPr>
          <w:p w14:paraId="5FF799C8" w14:textId="3806BA45" w:rsidR="004E1099" w:rsidRPr="009802F2" w:rsidDel="00237B83" w:rsidRDefault="004E1099">
            <w:pPr>
              <w:rPr>
                <w:ins w:id="1492" w:author="Alaa Ahmed" w:date="2020-07-30T17:25:00Z"/>
                <w:del w:id="1493" w:author="Garrick W Bruening" w:date="2020-09-28T15:54:00Z"/>
              </w:rPr>
            </w:pPr>
            <w:ins w:id="1494" w:author="Alaa Ahmed" w:date="2020-07-30T17:33:00Z">
              <w:del w:id="1495" w:author="Garrick W Bruening" w:date="2020-09-28T15:54:00Z">
                <w:r w:rsidRPr="009802F2" w:rsidDel="00237B83">
                  <w:delText>0.8407</w:delText>
                </w:r>
              </w:del>
            </w:ins>
          </w:p>
        </w:tc>
      </w:tr>
      <w:tr w:rsidR="004E1099" w:rsidRPr="009802F2" w:rsidDel="00237B83" w14:paraId="4B355941" w14:textId="78646558" w:rsidTr="003E7591">
        <w:trPr>
          <w:ins w:id="1496" w:author="Alaa Ahmed" w:date="2020-07-30T17:25:00Z"/>
          <w:del w:id="1497" w:author="Garrick W Bruening" w:date="2020-09-28T15:54:00Z"/>
        </w:trPr>
        <w:tc>
          <w:tcPr>
            <w:tcW w:w="1870" w:type="dxa"/>
          </w:tcPr>
          <w:p w14:paraId="21E59CEC" w14:textId="712A3A5A" w:rsidR="004E1099" w:rsidRPr="009802F2" w:rsidDel="00237B83" w:rsidRDefault="004E1099">
            <w:pPr>
              <w:rPr>
                <w:ins w:id="1498" w:author="Alaa Ahmed" w:date="2020-07-30T17:25:00Z"/>
                <w:del w:id="1499" w:author="Garrick W Bruening" w:date="2020-09-28T15:54:00Z"/>
              </w:rPr>
            </w:pPr>
            <w:ins w:id="1500" w:author="Alaa Ahmed" w:date="2020-07-30T17:28:00Z">
              <w:del w:id="1501" w:author="Garrick W Bruening" w:date="2020-09-28T15:54:00Z">
                <w:r w:rsidRPr="009802F2" w:rsidDel="00237B83">
                  <w:delText>Mean</w:delText>
                </w:r>
              </w:del>
            </w:ins>
          </w:p>
        </w:tc>
        <w:tc>
          <w:tcPr>
            <w:tcW w:w="1870" w:type="dxa"/>
          </w:tcPr>
          <w:p w14:paraId="00C1CDEC" w14:textId="2DB19094" w:rsidR="004E1099" w:rsidRPr="009802F2" w:rsidDel="00237B83" w:rsidRDefault="006D28BC">
            <w:pPr>
              <w:rPr>
                <w:ins w:id="1502" w:author="Alaa Ahmed" w:date="2020-07-30T17:25:00Z"/>
                <w:del w:id="1503" w:author="Garrick W Bruening" w:date="2020-09-28T15:54:00Z"/>
              </w:rPr>
            </w:pPr>
            <w:ins w:id="1504" w:author="Alaa Ahmed" w:date="2020-08-03T15:00:00Z">
              <w:del w:id="1505" w:author="Garrick W Bruening" w:date="2020-09-28T15:54:00Z">
                <w:r w:rsidRPr="009802F2" w:rsidDel="00237B83">
                  <w:delText>xxx</w:delText>
                </w:r>
              </w:del>
            </w:ins>
          </w:p>
        </w:tc>
        <w:tc>
          <w:tcPr>
            <w:tcW w:w="1870" w:type="dxa"/>
          </w:tcPr>
          <w:p w14:paraId="26059574" w14:textId="100449D2" w:rsidR="004E1099" w:rsidRPr="009802F2" w:rsidDel="00237B83" w:rsidRDefault="004E1099">
            <w:pPr>
              <w:rPr>
                <w:ins w:id="1506" w:author="Alaa Ahmed" w:date="2020-07-30T17:25:00Z"/>
                <w:del w:id="1507" w:author="Garrick W Bruening" w:date="2020-09-28T15:54:00Z"/>
              </w:rPr>
            </w:pPr>
          </w:p>
        </w:tc>
        <w:tc>
          <w:tcPr>
            <w:tcW w:w="1870" w:type="dxa"/>
          </w:tcPr>
          <w:p w14:paraId="3F4337E4" w14:textId="3EF3A8B1" w:rsidR="004E1099" w:rsidRPr="009802F2" w:rsidDel="00237B83" w:rsidRDefault="006D28BC">
            <w:pPr>
              <w:rPr>
                <w:ins w:id="1508" w:author="Alaa Ahmed" w:date="2020-07-30T17:25:00Z"/>
                <w:del w:id="1509" w:author="Garrick W Bruening" w:date="2020-09-28T15:54:00Z"/>
              </w:rPr>
            </w:pPr>
            <w:ins w:id="1510" w:author="Alaa Ahmed" w:date="2020-08-03T15:00:00Z">
              <w:del w:id="1511" w:author="Garrick W Bruening" w:date="2020-09-28T15:54:00Z">
                <w:r w:rsidRPr="009802F2" w:rsidDel="00237B83">
                  <w:delText>xxx</w:delText>
                </w:r>
              </w:del>
            </w:ins>
          </w:p>
        </w:tc>
        <w:tc>
          <w:tcPr>
            <w:tcW w:w="1870" w:type="dxa"/>
          </w:tcPr>
          <w:p w14:paraId="10C40660" w14:textId="249B6452" w:rsidR="004E1099" w:rsidRPr="009802F2" w:rsidDel="00237B83" w:rsidRDefault="004E1099">
            <w:pPr>
              <w:rPr>
                <w:ins w:id="1512" w:author="Alaa Ahmed" w:date="2020-07-30T17:25:00Z"/>
                <w:del w:id="1513" w:author="Garrick W Bruening" w:date="2020-09-28T15:54:00Z"/>
              </w:rPr>
            </w:pPr>
          </w:p>
        </w:tc>
      </w:tr>
    </w:tbl>
    <w:p w14:paraId="4310CA8A" w14:textId="13B2EB8C" w:rsidR="000E02EE" w:rsidRPr="009802F2" w:rsidDel="000A4F42" w:rsidRDefault="001C099E">
      <w:pPr>
        <w:rPr>
          <w:del w:id="1514" w:author="Garrick W Bruening" w:date="2020-10-06T11:35:00Z"/>
        </w:rPr>
      </w:pPr>
      <w:del w:id="1515" w:author="Garrick W Bruening" w:date="2020-09-28T15:54:00Z">
        <w:r w:rsidRPr="009802F2" w:rsidDel="00237B83">
          <w:delText xml:space="preserve"> </w:delText>
        </w:r>
      </w:del>
    </w:p>
    <w:tbl>
      <w:tblPr>
        <w:tblStyle w:val="TableGrid"/>
        <w:tblW w:w="0" w:type="auto"/>
        <w:tblLook w:val="04A0" w:firstRow="1" w:lastRow="0" w:firstColumn="1" w:lastColumn="0" w:noHBand="0" w:noVBand="1"/>
      </w:tblPr>
      <w:tblGrid>
        <w:gridCol w:w="9350"/>
      </w:tblGrid>
      <w:tr w:rsidR="00027FF6" w:rsidRPr="009802F2" w:rsidDel="000A4F42" w14:paraId="6AAF42EC" w14:textId="5906DAB7" w:rsidTr="00C934EC">
        <w:trPr>
          <w:ins w:id="1516" w:author="Alaa Ahmed" w:date="2020-08-07T10:46:00Z"/>
          <w:del w:id="1517" w:author="Garrick W Bruening" w:date="2020-10-06T11:35:00Z"/>
        </w:trPr>
        <w:tc>
          <w:tcPr>
            <w:tcW w:w="9350" w:type="dxa"/>
          </w:tcPr>
          <w:p w14:paraId="315A27A2" w14:textId="520305EB" w:rsidR="00027FF6" w:rsidRPr="009802F2" w:rsidDel="000A4F42" w:rsidRDefault="00D03EEE">
            <w:pPr>
              <w:rPr>
                <w:ins w:id="1518" w:author="Alaa Ahmed" w:date="2020-08-07T10:46:00Z"/>
                <w:del w:id="1519" w:author="Garrick W Bruening" w:date="2020-10-06T11:35:00Z"/>
              </w:rPr>
            </w:pPr>
            <w:ins w:id="1520" w:author="Alaa Ahmed" w:date="2020-08-07T11:48:00Z">
              <w:del w:id="1521" w:author="Garrick W Bruening" w:date="2020-10-06T11:35:00Z">
                <w:r w:rsidRPr="009802F2" w:rsidDel="000A4F42">
                  <w:rPr>
                    <w:noProof/>
                  </w:rPr>
                  <w:drawing>
                    <wp:inline distT="0" distB="0" distL="0" distR="0" wp14:anchorId="7251734F" wp14:editId="637316BF">
                      <wp:extent cx="5858217" cy="3921125"/>
                      <wp:effectExtent l="0" t="0" r="9525"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0758" cy="3922826"/>
                              </a:xfrm>
                              <a:prstGeom prst="rect">
                                <a:avLst/>
                              </a:prstGeom>
                            </pic:spPr>
                          </pic:pic>
                        </a:graphicData>
                      </a:graphic>
                    </wp:inline>
                  </w:drawing>
                </w:r>
              </w:del>
            </w:ins>
          </w:p>
        </w:tc>
      </w:tr>
      <w:tr w:rsidR="00027FF6" w:rsidRPr="009802F2" w:rsidDel="000A4F42" w14:paraId="0C3942A4" w14:textId="1206AA36" w:rsidTr="00C934EC">
        <w:trPr>
          <w:ins w:id="1522" w:author="Alaa Ahmed" w:date="2020-08-07T10:46:00Z"/>
          <w:del w:id="1523" w:author="Garrick W Bruening" w:date="2020-10-06T11:35:00Z"/>
        </w:trPr>
        <w:tc>
          <w:tcPr>
            <w:tcW w:w="9350" w:type="dxa"/>
          </w:tcPr>
          <w:p w14:paraId="60A7461A" w14:textId="77019038" w:rsidR="00027FF6" w:rsidRPr="009802F2" w:rsidDel="000A4F42" w:rsidRDefault="00027FF6">
            <w:pPr>
              <w:rPr>
                <w:ins w:id="1524" w:author="Alaa Ahmed" w:date="2020-08-07T10:46:00Z"/>
                <w:del w:id="1525" w:author="Garrick W Bruening" w:date="2020-10-06T11:35:00Z"/>
              </w:rPr>
            </w:pPr>
            <w:ins w:id="1526" w:author="Alaa Ahmed" w:date="2020-08-07T10:46:00Z">
              <w:del w:id="1527" w:author="Garrick W Bruening" w:date="2020-10-06T11:35:00Z">
                <w:r w:rsidRPr="009802F2" w:rsidDel="000A4F42">
                  <w:delText>Figure 5 Caption (Probability)</w:delText>
                </w:r>
              </w:del>
            </w:ins>
          </w:p>
        </w:tc>
      </w:tr>
    </w:tbl>
    <w:p w14:paraId="7AC27841" w14:textId="4E0E46DD" w:rsidR="00027FF6" w:rsidRPr="009802F2" w:rsidDel="000A4F42" w:rsidRDefault="00027FF6">
      <w:pPr>
        <w:rPr>
          <w:ins w:id="1528" w:author="Alaa Ahmed" w:date="2020-08-07T10:46:00Z"/>
          <w:del w:id="1529" w:author="Garrick W Bruening" w:date="2020-10-06T11:35:00Z"/>
        </w:rPr>
      </w:pPr>
    </w:p>
    <w:p w14:paraId="0B909C5C" w14:textId="77777777" w:rsidR="000A4F42" w:rsidRPr="009802F2" w:rsidRDefault="000A4F42" w:rsidP="000E02EE">
      <w:pPr>
        <w:rPr>
          <w:ins w:id="1530" w:author="Garrick W Bruening" w:date="2020-10-06T11:35:00Z"/>
        </w:rPr>
      </w:pPr>
    </w:p>
    <w:p w14:paraId="3B0F7847" w14:textId="17D6B27F" w:rsidR="000E02EE" w:rsidRPr="009802F2" w:rsidRDefault="000E02EE" w:rsidP="000E02EE">
      <w:pPr>
        <w:rPr>
          <w:ins w:id="1531" w:author="Garrick W Bruening" w:date="2020-09-23T12:05:00Z"/>
        </w:rPr>
      </w:pPr>
      <w:r w:rsidRPr="009802F2">
        <w:t xml:space="preserve">At this point, for a given </w:t>
      </w:r>
      <w:r w:rsidR="00CE783D" w:rsidRPr="009802F2">
        <w:t xml:space="preserve">reward, </w:t>
      </w:r>
      <w:r w:rsidR="00B24814" w:rsidRPr="009802F2">
        <w:rPr>
          <w:noProof/>
          <w:position w:val="-6"/>
        </w:rPr>
        <w:object w:dxaOrig="240" w:dyaOrig="220" w14:anchorId="6E9D337C">
          <v:shape id="_x0000_i1047" type="#_x0000_t75" style="width:14.25pt;height:14.25pt" o:ole="">
            <v:imagedata r:id="rId61" o:title=""/>
          </v:shape>
          <o:OLEObject Type="Embed" ProgID="Equation.DSMT4" ShapeID="_x0000_i1047" DrawAspect="Content" ObjectID="_1663576633" r:id="rId62"/>
        </w:object>
      </w:r>
      <w:r w:rsidR="00CE783D" w:rsidRPr="009802F2">
        <w:t xml:space="preserve">, </w:t>
      </w:r>
      <w:r w:rsidRPr="009802F2">
        <w:t xml:space="preserve"> we can calculate the optimal movement duration, </w:t>
      </w:r>
      <w:r w:rsidR="002E6FCC">
        <w:rPr>
          <w:noProof/>
          <w:position w:val="-12"/>
        </w:rPr>
        <w:pict w14:anchorId="28F37CFC">
          <v:shape id="_x0000_i1048" type="#_x0000_t75" style="width:14.25pt;height:21.75pt">
            <v:imagedata r:id="rId63" o:title=""/>
          </v:shape>
        </w:pict>
      </w:r>
      <w:r w:rsidRPr="009802F2">
        <w:t xml:space="preserve">, that will maximize the </w:t>
      </w:r>
      <w:del w:id="1532" w:author="Alaa Ahmed" w:date="2020-07-28T09:21:00Z">
        <w:r w:rsidRPr="009802F2" w:rsidDel="0085496B">
          <w:delText xml:space="preserve">net </w:delText>
        </w:r>
      </w:del>
      <w:r w:rsidRPr="009802F2">
        <w:t xml:space="preserve">capture rate, </w:t>
      </w:r>
      <w:r w:rsidR="00B24814" w:rsidRPr="009802F2">
        <w:rPr>
          <w:noProof/>
          <w:position w:val="-6"/>
        </w:rPr>
        <w:object w:dxaOrig="200" w:dyaOrig="280" w14:anchorId="6C7F7867">
          <v:shape id="_x0000_i1049" type="#_x0000_t75" style="width:7.45pt;height:14.25pt" o:ole="">
            <v:imagedata r:id="rId64" o:title=""/>
          </v:shape>
          <o:OLEObject Type="Embed" ProgID="Equation.DSMT4" ShapeID="_x0000_i1049" DrawAspect="Content" ObjectID="_1663576634" r:id="rId65"/>
        </w:object>
      </w:r>
      <w:r w:rsidRPr="009802F2">
        <w:t xml:space="preserve">. To determine whether maximization of movement utility can explain the changes in preferred movement speeds seen in Experiment 2, we used numerical optimization to fit </w:t>
      </w:r>
      <w:r w:rsidR="00B24814" w:rsidRPr="009802F2">
        <w:rPr>
          <w:noProof/>
          <w:position w:val="-6"/>
        </w:rPr>
        <w:object w:dxaOrig="240" w:dyaOrig="220" w14:anchorId="3F741C73">
          <v:shape id="_x0000_i1050" type="#_x0000_t75" style="width:14.25pt;height:14.25pt" o:ole="">
            <v:imagedata r:id="rId61" o:title=""/>
          </v:shape>
          <o:OLEObject Type="Embed" ProgID="Equation.DSMT4" ShapeID="_x0000_i1050" DrawAspect="Content" ObjectID="_1663576635" r:id="rId66"/>
        </w:object>
      </w:r>
      <w:r w:rsidRPr="009802F2">
        <w:t xml:space="preserve"> </w:t>
      </w:r>
      <w:del w:id="1533" w:author="Garrick W Bruening" w:date="2020-09-23T11:32:00Z">
        <w:r w:rsidRPr="009802F2" w:rsidDel="00D256B2">
          <w:delText>to the experimental data</w:delText>
        </w:r>
      </w:del>
      <w:ins w:id="1534" w:author="Garrick W Bruening" w:date="2020-09-23T11:32:00Z">
        <w:r w:rsidR="00D256B2" w:rsidRPr="009802F2">
          <w:t xml:space="preserve">that minimizes the error between experimental data and </w:t>
        </w:r>
        <w:r w:rsidR="00422D7D" w:rsidRPr="009802F2">
          <w:t>predicted optimal durations</w:t>
        </w:r>
      </w:ins>
      <w:r w:rsidRPr="009802F2">
        <w:t xml:space="preserve">. A single </w:t>
      </w:r>
      <w:r w:rsidR="00B24814" w:rsidRPr="009802F2">
        <w:rPr>
          <w:noProof/>
          <w:position w:val="-6"/>
        </w:rPr>
        <w:object w:dxaOrig="240" w:dyaOrig="220" w14:anchorId="7F44603A">
          <v:shape id="_x0000_i1051" type="#_x0000_t75" style="width:14.25pt;height:14.25pt" o:ole="">
            <v:imagedata r:id="rId67" o:title=""/>
          </v:shape>
          <o:OLEObject Type="Embed" ProgID="Equation.DSMT4" ShapeID="_x0000_i1051" DrawAspect="Content" ObjectID="_1663576636" r:id="rId68"/>
        </w:object>
      </w:r>
      <w:r w:rsidRPr="009802F2">
        <w:t xml:space="preserve"> was fit to the combined data from </w:t>
      </w:r>
      <w:r w:rsidR="00E963DB" w:rsidRPr="009802F2">
        <w:t>E</w:t>
      </w:r>
      <w:r w:rsidRPr="009802F2">
        <w:t xml:space="preserve">xperiments 2a and 2b across all mass conditions, as the experiment specific speed-accuracy curves accounted for the sole difference between the experiments.  With only a single parameter to fit, across all mass conditions and two target sizes, we find that net capture rate can describe preferred movement </w:t>
      </w:r>
      <w:r w:rsidR="0081757F" w:rsidRPr="009802F2">
        <w:t>durations</w:t>
      </w:r>
      <w:r w:rsidRPr="009802F2">
        <w:t xml:space="preserve"> rather well (</w:t>
      </w:r>
      <w:ins w:id="1535" w:author="Alaa Ahmed" w:date="2020-07-30T12:20:00Z">
        <w:del w:id="1536" w:author="Garrick W Bruening" w:date="2020-10-02T13:44:00Z">
          <w:r w:rsidR="00B24814" w:rsidRPr="009802F2" w:rsidDel="00420B0F">
            <w:rPr>
              <w:noProof/>
              <w:position w:val="-6"/>
              <w:highlight w:val="yellow"/>
            </w:rPr>
            <w:object w:dxaOrig="1080" w:dyaOrig="280" w14:anchorId="5025199B">
              <v:shape id="_x0000_i1052" type="#_x0000_t75" style="width:57.75pt;height:14.25pt" o:ole="">
                <v:imagedata r:id="rId69" o:title=""/>
              </v:shape>
              <o:OLEObject Type="Embed" ProgID="Equation.DSMT4" ShapeID="_x0000_i1052" DrawAspect="Content" ObjectID="_1663576637" r:id="rId70"/>
            </w:object>
          </w:r>
        </w:del>
      </w:ins>
      <m:oMath>
        <m:r>
          <w:del w:id="1537" w:author="Garrick W Bruening" w:date="2020-10-02T13:45:00Z">
            <m:rPr>
              <m:sty m:val="p"/>
            </m:rPr>
            <w:rPr>
              <w:rFonts w:ascii="Cambria Math" w:hAnsi="Cambria Math" w:cstheme="minorHAnsi"/>
              <w:noProof/>
              <w:rPrChange w:id="1538" w:author="Garrick W Bruening" w:date="2020-10-02T13:46:00Z">
                <w:rPr>
                  <w:rFonts w:ascii="Cambria Math" w:hAnsi="Cambria Math" w:cstheme="minorHAnsi"/>
                  <w:noProof/>
                </w:rPr>
              </w:rPrChange>
            </w:rPr>
            <m:t>α</m:t>
          </w:del>
        </m:r>
        <m:sSub>
          <m:sSubPr>
            <m:ctrlPr>
              <w:ins w:id="1539" w:author="Garrick W Bruening" w:date="2020-10-02T13:45:00Z">
                <w:rPr>
                  <w:rFonts w:ascii="Cambria Math" w:hAnsi="Cambria Math" w:cstheme="minorHAnsi"/>
                  <w:noProof/>
                </w:rPr>
              </w:ins>
            </m:ctrlPr>
          </m:sSubPr>
          <m:e>
            <m:r>
              <w:ins w:id="1540" w:author="Garrick W Bruening" w:date="2020-10-02T13:45:00Z">
                <m:rPr>
                  <m:nor/>
                </m:rPr>
                <w:rPr>
                  <w:rFonts w:cstheme="minorHAnsi"/>
                  <w:noProof/>
                  <w:rPrChange w:id="1541" w:author="Garrick W Bruening" w:date="2020-10-02T13:47:00Z">
                    <w:rPr>
                      <w:rFonts w:ascii="Cambria Math" w:hAnsi="Cambria Math" w:cstheme="minorHAnsi"/>
                      <w:i/>
                      <w:noProof/>
                    </w:rPr>
                  </w:rPrChange>
                </w:rPr>
                <m:t>α</m:t>
              </w:ins>
            </m:r>
          </m:e>
          <m:sub>
            <m:r>
              <w:ins w:id="1542" w:author="Garrick W Bruening" w:date="2020-10-02T13:45:00Z">
                <m:rPr>
                  <m:nor/>
                </m:rPr>
                <w:rPr>
                  <w:rFonts w:cstheme="minorHAnsi"/>
                  <w:noProof/>
                  <w:rPrChange w:id="1543" w:author="Garrick W Bruening" w:date="2020-10-02T13:46:00Z">
                    <w:rPr>
                      <w:rFonts w:ascii="Cambria Math" w:hAnsi="Cambria Math" w:cstheme="minorHAnsi"/>
                      <w:i/>
                      <w:noProof/>
                    </w:rPr>
                  </w:rPrChange>
                </w:rPr>
                <m:t>a,b</m:t>
              </w:ins>
            </m:r>
          </m:sub>
        </m:sSub>
        <m:r>
          <w:ins w:id="1544" w:author="Garrick W Bruening" w:date="2020-10-02T13:46:00Z">
            <m:rPr>
              <m:nor/>
            </m:rPr>
            <w:rPr>
              <w:rFonts w:cstheme="minorHAnsi"/>
              <w:noProof/>
              <w:rPrChange w:id="1545" w:author="Garrick W Bruening" w:date="2020-10-02T13:46:00Z">
                <w:rPr>
                  <w:rFonts w:ascii="Cambria Math" w:cstheme="minorHAnsi"/>
                  <w:noProof/>
                </w:rPr>
              </w:rPrChange>
            </w:rPr>
            <m:t xml:space="preserve"> </m:t>
          </w:ins>
        </m:r>
        <m:r>
          <m:rPr>
            <m:nor/>
          </m:rPr>
          <w:rPr>
            <w:rFonts w:cstheme="minorHAnsi"/>
            <w:noProof/>
            <w:rPrChange w:id="1546" w:author="Garrick W Bruening" w:date="2020-10-02T13:46:00Z">
              <w:rPr>
                <w:rFonts w:ascii="Cambria Math" w:hAnsi="Cambria Math" w:cstheme="minorHAnsi"/>
                <w:i/>
                <w:noProof/>
              </w:rPr>
            </w:rPrChange>
          </w:rPr>
          <m:t>=</m:t>
        </m:r>
        <m:r>
          <w:ins w:id="1547" w:author="Garrick W Bruening" w:date="2020-10-02T13:46:00Z">
            <m:rPr>
              <m:nor/>
            </m:rPr>
            <w:rPr>
              <w:rFonts w:cstheme="minorHAnsi"/>
              <w:noProof/>
              <w:rPrChange w:id="1548" w:author="Garrick W Bruening" w:date="2020-10-02T13:46:00Z">
                <w:rPr>
                  <w:rFonts w:ascii="Cambria Math" w:cstheme="minorHAnsi"/>
                  <w:noProof/>
                </w:rPr>
              </w:rPrChange>
            </w:rPr>
            <m:t xml:space="preserve"> </m:t>
          </w:ins>
        </m:r>
        <m:r>
          <w:del w:id="1549" w:author="Garrick W Bruening" w:date="2020-10-02T13:45:00Z">
            <m:rPr>
              <m:nor/>
            </m:rPr>
            <w:rPr>
              <w:rFonts w:cstheme="minorHAnsi"/>
              <w:noProof/>
              <w:rPrChange w:id="1550" w:author="Garrick W Bruening" w:date="2020-10-02T13:46:00Z">
                <w:rPr>
                  <w:rFonts w:ascii="Cambria Math" w:hAnsi="Cambria Math" w:cstheme="minorHAnsi"/>
                  <w:i/>
                  <w:noProof/>
                </w:rPr>
              </w:rPrChange>
            </w:rPr>
            <m:t> </m:t>
          </w:del>
        </m:r>
        <m:r>
          <m:rPr>
            <m:nor/>
          </m:rPr>
          <w:rPr>
            <w:rFonts w:cstheme="minorHAnsi"/>
            <w:noProof/>
            <w:rPrChange w:id="1551" w:author="Garrick W Bruening" w:date="2020-10-02T13:46:00Z">
              <w:rPr>
                <w:rFonts w:ascii="Cambria Math" w:hAnsi="Cambria Math" w:cstheme="minorHAnsi"/>
                <w:i/>
                <w:noProof/>
              </w:rPr>
            </w:rPrChange>
          </w:rPr>
          <m:t>68.14</m:t>
        </m:r>
      </m:oMath>
      <w:ins w:id="1552" w:author="Garrick W Bruening" w:date="2020-10-02T13:44:00Z">
        <w:r w:rsidR="00420B0F" w:rsidRPr="009802F2">
          <w:rPr>
            <w:noProof/>
          </w:rPr>
          <w:t xml:space="preserve"> </w:t>
        </w:r>
      </w:ins>
      <w:r w:rsidR="00387A5A" w:rsidRPr="009802F2">
        <w:t>,</w:t>
      </w:r>
      <w:r w:rsidR="00E8722F" w:rsidRPr="009802F2">
        <w:rPr>
          <w:rPrChange w:id="1553" w:author="Alaa Ahmed" w:date="2020-08-03T15:05:00Z">
            <w:rPr>
              <w:highlight w:val="yellow"/>
            </w:rPr>
          </w:rPrChange>
        </w:rPr>
        <w:t xml:space="preserve"> </w:t>
      </w:r>
      <w:r w:rsidR="0081757F" w:rsidRPr="009802F2">
        <w:rPr>
          <w:rPrChange w:id="1554" w:author="Alaa Ahmed" w:date="2020-08-03T15:05:00Z">
            <w:rPr>
              <w:highlight w:val="yellow"/>
            </w:rPr>
          </w:rPrChange>
        </w:rPr>
        <w:t>SSE</w:t>
      </w:r>
      <w:r w:rsidR="00387A5A" w:rsidRPr="009802F2">
        <w:rPr>
          <w:rPrChange w:id="1555" w:author="Alaa Ahmed" w:date="2020-08-03T15:05:00Z">
            <w:rPr>
              <w:highlight w:val="yellow"/>
            </w:rPr>
          </w:rPrChange>
        </w:rPr>
        <w:t xml:space="preserve"> </w:t>
      </w:r>
      <w:del w:id="1556" w:author="Garrick W Bruening" w:date="2020-09-30T14:37:00Z">
        <w:r w:rsidR="00387A5A" w:rsidRPr="009802F2">
          <w:rPr>
            <w:rPrChange w:id="1557" w:author="Alaa Ahmed" w:date="2020-08-03T15:05:00Z">
              <w:rPr>
                <w:highlight w:val="yellow"/>
              </w:rPr>
            </w:rPrChange>
          </w:rPr>
          <w:delText>=</w:delText>
        </w:r>
        <w:r w:rsidR="003805E2" w:rsidRPr="009802F2">
          <w:delText xml:space="preserve"> </w:delText>
        </w:r>
        <w:r w:rsidR="001F248A" w:rsidRPr="009802F2" w:rsidDel="002544A3">
          <w:delText>3.24</w:delText>
        </w:r>
        <w:r w:rsidR="0003199E" w:rsidRPr="009802F2" w:rsidDel="002544A3">
          <w:delText>e</w:delText>
        </w:r>
        <w:r w:rsidR="0003199E" w:rsidRPr="009802F2" w:rsidDel="002544A3">
          <w:rPr>
            <w:vertAlign w:val="superscript"/>
          </w:rPr>
          <w:delText>-</w:delText>
        </w:r>
        <w:r w:rsidR="001F248A" w:rsidRPr="009802F2" w:rsidDel="002544A3">
          <w:rPr>
            <w:vertAlign w:val="superscript"/>
          </w:rPr>
          <w:delText>5</w:delText>
        </w:r>
        <w:r w:rsidR="00387A5A" w:rsidRPr="009802F2" w:rsidDel="002544A3">
          <w:delText xml:space="preserve"> </w:delText>
        </w:r>
        <w:r w:rsidR="001F248A" w:rsidRPr="009802F2" w:rsidDel="002544A3">
          <w:delText xml:space="preserve">OR </w:delText>
        </w:r>
        <w:r w:rsidR="00636438" w:rsidRPr="009802F2">
          <w:delText>8</w:delText>
        </w:r>
        <w:r w:rsidR="001F248A" w:rsidRPr="009802F2">
          <w:delText>.</w:delText>
        </w:r>
        <w:r w:rsidR="00636438" w:rsidRPr="009802F2">
          <w:delText>71</w:delText>
        </w:r>
        <w:r w:rsidR="001F248A" w:rsidRPr="009802F2">
          <w:delText>e</w:delText>
        </w:r>
        <w:r w:rsidR="001F248A" w:rsidRPr="009802F2">
          <w:rPr>
            <w:vertAlign w:val="superscript"/>
          </w:rPr>
          <w:delText>-</w:delText>
        </w:r>
        <w:r w:rsidR="00636438" w:rsidRPr="009802F2">
          <w:rPr>
            <w:vertAlign w:val="superscript"/>
          </w:rPr>
          <w:delText>4</w:delText>
        </w:r>
      </w:del>
      <w:ins w:id="1558" w:author="Garrick W Bruening" w:date="2020-09-30T14:37:00Z">
        <w:r w:rsidR="008E6DA1" w:rsidRPr="009802F2">
          <w:t>= 5.24e</w:t>
        </w:r>
        <w:r w:rsidR="008E6DA1" w:rsidRPr="009802F2">
          <w:rPr>
            <w:vertAlign w:val="superscript"/>
          </w:rPr>
          <w:t>-3</w:t>
        </w:r>
      </w:ins>
      <w:r w:rsidRPr="009802F2">
        <w:t xml:space="preserve">). </w:t>
      </w:r>
      <w:commentRangeStart w:id="1559"/>
      <w:r w:rsidR="00BC2462" w:rsidRPr="009802F2">
        <w:t xml:space="preserve">If we fit </w:t>
      </w:r>
      <w:r w:rsidR="00B24814" w:rsidRPr="009802F2">
        <w:rPr>
          <w:noProof/>
          <w:position w:val="-6"/>
        </w:rPr>
        <w:object w:dxaOrig="240" w:dyaOrig="220" w14:anchorId="1D6EE068">
          <v:shape id="_x0000_i1053" type="#_x0000_t75" style="width:14.25pt;height:14.25pt" o:ole="">
            <v:imagedata r:id="rId67" o:title=""/>
          </v:shape>
          <o:OLEObject Type="Embed" ProgID="Equation.DSMT4" ShapeID="_x0000_i1053" DrawAspect="Content" ObjectID="_1663576638" r:id="rId71"/>
        </w:object>
      </w:r>
      <w:r w:rsidR="00A167B0" w:rsidRPr="009802F2">
        <w:rPr>
          <w:noProof/>
        </w:rPr>
        <w:t xml:space="preserve"> </w:t>
      </w:r>
      <w:r w:rsidR="00BC2462" w:rsidRPr="009802F2">
        <w:t xml:space="preserve">to each experiment individually, we see that the values </w:t>
      </w:r>
      <w:r w:rsidR="00AB0F4D" w:rsidRPr="009802F2">
        <w:t xml:space="preserve">are </w:t>
      </w:r>
      <w:r w:rsidR="00BC2462" w:rsidRPr="009802F2">
        <w:t>not very different</w:t>
      </w:r>
      <w:r w:rsidR="009D377E" w:rsidRPr="009802F2">
        <w:t xml:space="preserve"> with</w:t>
      </w:r>
      <w:r w:rsidR="00A167B0" w:rsidRPr="009802F2">
        <w:t xml:space="preserve"> </w:t>
      </w:r>
      <w:r w:rsidR="00B24814" w:rsidRPr="009802F2">
        <w:rPr>
          <w:noProof/>
          <w:position w:val="-6"/>
        </w:rPr>
        <w:object w:dxaOrig="240" w:dyaOrig="220" w14:anchorId="721855A0">
          <v:shape id="_x0000_i1054" type="#_x0000_t75" style="width:14.25pt;height:14.25pt" o:ole="">
            <v:imagedata r:id="rId67" o:title=""/>
          </v:shape>
          <o:OLEObject Type="Embed" ProgID="Equation.DSMT4" ShapeID="_x0000_i1054" DrawAspect="Content" ObjectID="_1663576639" r:id="rId72"/>
        </w:object>
      </w:r>
      <w:r w:rsidR="009D377E" w:rsidRPr="009802F2">
        <w:t xml:space="preserve"> </w:t>
      </w:r>
      <w:r w:rsidR="00FF23F8" w:rsidRPr="009802F2">
        <w:t>values of</w:t>
      </w:r>
      <w:r w:rsidR="00ED37EB" w:rsidRPr="009802F2">
        <w:t xml:space="preserve"> </w:t>
      </w:r>
      <w:ins w:id="1560" w:author="Alaa Ahmed" w:date="2020-07-30T12:17:00Z">
        <w:del w:id="1561" w:author="Garrick W Bruening" w:date="2020-10-02T13:48:00Z">
          <w:r w:rsidR="00FA39BC" w:rsidRPr="009802F2" w:rsidDel="00356BDA">
            <w:rPr>
              <w:rPrChange w:id="1562" w:author="Alaa Ahmed" w:date="2020-08-03T15:05:00Z">
                <w:rPr>
                  <w:highlight w:val="yellow"/>
                </w:rPr>
              </w:rPrChange>
            </w:rPr>
            <w:delText>43.20</w:delText>
          </w:r>
        </w:del>
      </w:ins>
      <w:del w:id="1563" w:author="Garrick W Bruening" w:date="2020-10-02T13:48:00Z">
        <w:r w:rsidR="00ED37EB" w:rsidRPr="009802F2" w:rsidDel="00356BDA">
          <w:rPr>
            <w:rPrChange w:id="1564" w:author="Alaa Ahmed" w:date="2020-08-03T15:05:00Z">
              <w:rPr>
                <w:highlight w:val="yellow"/>
              </w:rPr>
            </w:rPrChange>
          </w:rPr>
          <w:delText>xx</w:delText>
        </w:r>
      </w:del>
      <w:ins w:id="1565" w:author="Garrick W Bruening" w:date="2020-10-02T13:48:00Z">
        <w:r w:rsidR="00356BDA" w:rsidRPr="009802F2">
          <w:t>59.34</w:t>
        </w:r>
      </w:ins>
      <w:r w:rsidR="00ED37EB" w:rsidRPr="009802F2">
        <w:t xml:space="preserve"> and </w:t>
      </w:r>
      <w:ins w:id="1566" w:author="Alaa Ahmed" w:date="2020-08-03T15:03:00Z">
        <w:del w:id="1567" w:author="Garrick W Bruening" w:date="2020-10-02T13:48:00Z">
          <w:r w:rsidR="003743D8" w:rsidRPr="009802F2" w:rsidDel="00013B45">
            <w:rPr>
              <w:rPrChange w:id="1568" w:author="Alaa Ahmed" w:date="2020-08-03T15:05:00Z">
                <w:rPr>
                  <w:highlight w:val="yellow"/>
                </w:rPr>
              </w:rPrChange>
            </w:rPr>
            <w:delText>34.9</w:delText>
          </w:r>
          <w:r w:rsidR="00634D7A" w:rsidRPr="009802F2" w:rsidDel="00013B45">
            <w:rPr>
              <w:rPrChange w:id="1569" w:author="Alaa Ahmed" w:date="2020-08-03T15:05:00Z">
                <w:rPr>
                  <w:highlight w:val="yellow"/>
                </w:rPr>
              </w:rPrChange>
            </w:rPr>
            <w:delText>8</w:delText>
          </w:r>
        </w:del>
      </w:ins>
      <w:ins w:id="1570" w:author="Garrick W Bruening" w:date="2020-10-02T13:48:00Z">
        <w:r w:rsidR="00013B45" w:rsidRPr="009802F2">
          <w:t>105.</w:t>
        </w:r>
      </w:ins>
      <w:ins w:id="1571" w:author="Garrick W Bruening" w:date="2020-10-02T13:49:00Z">
        <w:r w:rsidR="00013B45" w:rsidRPr="009802F2">
          <w:t>78</w:t>
        </w:r>
      </w:ins>
      <w:del w:id="1572" w:author="Alaa Ahmed" w:date="2020-07-30T12:20:00Z">
        <w:r w:rsidR="00ED37EB" w:rsidRPr="009802F2" w:rsidDel="002B07F2">
          <w:rPr>
            <w:rPrChange w:id="1573" w:author="Alaa Ahmed" w:date="2020-08-03T15:05:00Z">
              <w:rPr>
                <w:highlight w:val="yellow"/>
              </w:rPr>
            </w:rPrChange>
          </w:rPr>
          <w:delText>xx</w:delText>
        </w:r>
      </w:del>
      <w:r w:rsidRPr="009802F2">
        <w:t xml:space="preserve">, </w:t>
      </w:r>
      <w:ins w:id="1574" w:author="Alaa Ahmed" w:date="2020-07-30T12:15:00Z">
        <w:r w:rsidR="009A5407" w:rsidRPr="009802F2">
          <w:t xml:space="preserve">and corresponding SSEs of </w:t>
        </w:r>
      </w:ins>
      <w:ins w:id="1575" w:author="Alaa Ahmed" w:date="2020-08-03T15:01:00Z">
        <w:del w:id="1576" w:author="Garrick W Bruening" w:date="2020-10-02T13:49:00Z">
          <w:r w:rsidR="002544A3" w:rsidRPr="009802F2" w:rsidDel="00013B45">
            <w:delText>3.24</w:delText>
          </w:r>
        </w:del>
      </w:ins>
      <w:ins w:id="1577" w:author="Garrick W Bruening" w:date="2020-10-02T13:49:00Z">
        <w:r w:rsidR="00013B45" w:rsidRPr="009802F2">
          <w:t>1.49</w:t>
        </w:r>
      </w:ins>
      <w:ins w:id="1578" w:author="Alaa Ahmed" w:date="2020-08-03T15:01:00Z">
        <w:r w:rsidR="002544A3" w:rsidRPr="009802F2">
          <w:t>e</w:t>
        </w:r>
        <w:r w:rsidR="002544A3" w:rsidRPr="009802F2">
          <w:rPr>
            <w:vertAlign w:val="superscript"/>
          </w:rPr>
          <w:t>-</w:t>
        </w:r>
        <w:del w:id="1579" w:author="Garrick W Bruening" w:date="2020-10-02T13:49:00Z">
          <w:r w:rsidR="002544A3" w:rsidRPr="009802F2" w:rsidDel="00013B45">
            <w:rPr>
              <w:vertAlign w:val="superscript"/>
            </w:rPr>
            <w:delText>5</w:delText>
          </w:r>
        </w:del>
      </w:ins>
      <w:ins w:id="1580" w:author="Garrick W Bruening" w:date="2020-10-02T13:49:00Z">
        <w:r w:rsidR="00013B45" w:rsidRPr="009802F2">
          <w:rPr>
            <w:vertAlign w:val="superscript"/>
          </w:rPr>
          <w:t>4</w:t>
        </w:r>
      </w:ins>
      <w:ins w:id="1581" w:author="Alaa Ahmed" w:date="2020-08-03T15:01:00Z">
        <w:r w:rsidR="002544A3" w:rsidRPr="009802F2">
          <w:t xml:space="preserve"> </w:t>
        </w:r>
      </w:ins>
      <w:ins w:id="1582" w:author="Alaa Ahmed" w:date="2020-07-30T12:15:00Z">
        <w:r w:rsidR="009A5407" w:rsidRPr="009802F2">
          <w:t xml:space="preserve"> and </w:t>
        </w:r>
      </w:ins>
      <w:ins w:id="1583" w:author="Alaa Ahmed" w:date="2020-08-03T15:01:00Z">
        <w:del w:id="1584" w:author="Garrick W Bruening" w:date="2020-10-02T13:49:00Z">
          <w:r w:rsidR="002544A3" w:rsidRPr="009802F2" w:rsidDel="00013B45">
            <w:delText>1.33</w:delText>
          </w:r>
        </w:del>
      </w:ins>
      <w:ins w:id="1585" w:author="Garrick W Bruening" w:date="2020-10-02T13:49:00Z">
        <w:r w:rsidR="00013B45" w:rsidRPr="009802F2">
          <w:t>1.08</w:t>
        </w:r>
      </w:ins>
      <w:ins w:id="1586" w:author="Alaa Ahmed" w:date="2020-08-03T15:01:00Z">
        <w:r w:rsidR="002544A3" w:rsidRPr="009802F2">
          <w:t>e</w:t>
        </w:r>
        <w:r w:rsidR="002544A3" w:rsidRPr="009802F2">
          <w:rPr>
            <w:vertAlign w:val="superscript"/>
          </w:rPr>
          <w:t>-</w:t>
        </w:r>
        <w:del w:id="1587" w:author="Garrick W Bruening" w:date="2020-10-02T13:49:00Z">
          <w:r w:rsidR="002544A3" w:rsidRPr="009802F2" w:rsidDel="00013B45">
            <w:rPr>
              <w:vertAlign w:val="superscript"/>
            </w:rPr>
            <w:delText>2</w:delText>
          </w:r>
        </w:del>
      </w:ins>
      <w:ins w:id="1588" w:author="Garrick W Bruening" w:date="2020-10-02T13:49:00Z">
        <w:r w:rsidR="00013B45" w:rsidRPr="009802F2">
          <w:rPr>
            <w:vertAlign w:val="superscript"/>
          </w:rPr>
          <w:t>3</w:t>
        </w:r>
      </w:ins>
      <w:ins w:id="1589" w:author="Alaa Ahmed" w:date="2020-07-30T12:15:00Z">
        <w:r w:rsidR="009A5407" w:rsidRPr="009802F2">
          <w:t xml:space="preserve"> </w:t>
        </w:r>
      </w:ins>
      <w:r w:rsidRPr="009802F2">
        <w:t xml:space="preserve">for </w:t>
      </w:r>
      <w:r w:rsidR="009D377E" w:rsidRPr="009802F2">
        <w:t>Experiment 2a and 2b respectively</w:t>
      </w:r>
      <w:commentRangeEnd w:id="1559"/>
      <w:r w:rsidR="00B51B9C" w:rsidRPr="009802F2">
        <w:rPr>
          <w:rStyle w:val="CommentReference"/>
        </w:rPr>
        <w:commentReference w:id="1559"/>
      </w:r>
      <w:r w:rsidR="00D307B9">
        <w:t xml:space="preserve"> (Fig. S1)</w:t>
      </w:r>
      <w:r w:rsidR="009D377E" w:rsidRPr="009802F2">
        <w:t xml:space="preserve">. </w:t>
      </w:r>
      <w:r w:rsidR="00B21F04" w:rsidRPr="009802F2">
        <w:t xml:space="preserve">A separate </w:t>
      </w:r>
      <w:r w:rsidR="00B24814" w:rsidRPr="009802F2">
        <w:rPr>
          <w:noProof/>
          <w:position w:val="-6"/>
        </w:rPr>
        <w:object w:dxaOrig="240" w:dyaOrig="220" w14:anchorId="0096D8C1">
          <v:shape id="_x0000_i1055" type="#_x0000_t75" style="width:14.25pt;height:14.25pt" o:ole="">
            <v:imagedata r:id="rId67" o:title=""/>
          </v:shape>
          <o:OLEObject Type="Embed" ProgID="Equation.DSMT4" ShapeID="_x0000_i1055" DrawAspect="Content" ObjectID="_1663576640" r:id="rId73"/>
        </w:object>
      </w:r>
      <w:r w:rsidR="00B21F04" w:rsidRPr="009802F2">
        <w:t xml:space="preserve"> was fit to Experiment 2c, since the movements were qualitatively different (i.e. out and back vs out and stop). </w:t>
      </w:r>
      <w:r w:rsidR="00BC2462" w:rsidRPr="009802F2">
        <w:t>F</w:t>
      </w:r>
      <w:r w:rsidRPr="009802F2">
        <w:t xml:space="preserve">or </w:t>
      </w:r>
      <w:r w:rsidR="0081757F" w:rsidRPr="009802F2">
        <w:t>E</w:t>
      </w:r>
      <w:r w:rsidRPr="009802F2">
        <w:t xml:space="preserve">xperiment 2c, the predicted optimal durations </w:t>
      </w:r>
      <w:r w:rsidR="009D377E" w:rsidRPr="009802F2">
        <w:t xml:space="preserve">also </w:t>
      </w:r>
      <w:r w:rsidRPr="009802F2">
        <w:t>match those observed (</w:t>
      </w:r>
      <m:oMath>
        <m:sSub>
          <m:sSubPr>
            <m:ctrlPr>
              <w:ins w:id="1590" w:author="Garrick W Bruening" w:date="2020-10-02T13:47:00Z">
                <w:rPr>
                  <w:rFonts w:ascii="Cambria Math" w:hAnsi="Cambria Math" w:cstheme="minorHAnsi"/>
                  <w:noProof/>
                </w:rPr>
              </w:ins>
            </m:ctrlPr>
          </m:sSubPr>
          <m:e>
            <m:r>
              <w:ins w:id="1591" w:author="Garrick W Bruening" w:date="2020-10-02T13:47:00Z">
                <m:rPr>
                  <m:nor/>
                </m:rPr>
                <w:rPr>
                  <w:rFonts w:cstheme="minorHAnsi"/>
                  <w:noProof/>
                </w:rPr>
                <m:t>α</m:t>
              </w:ins>
            </m:r>
          </m:e>
          <m:sub>
            <m:r>
              <w:ins w:id="1592" w:author="Garrick W Bruening" w:date="2020-10-02T13:47:00Z">
                <m:rPr>
                  <m:nor/>
                </m:rPr>
                <w:rPr>
                  <w:rFonts w:cstheme="minorHAnsi"/>
                  <w:noProof/>
                  <w:rPrChange w:id="1593" w:author="Garrick W Bruening" w:date="2020-10-02T13:47:00Z">
                    <w:rPr>
                      <w:rFonts w:ascii="Cambria Math" w:cstheme="minorHAnsi"/>
                      <w:noProof/>
                    </w:rPr>
                  </w:rPrChange>
                </w:rPr>
                <m:t>c</m:t>
              </w:ins>
            </m:r>
          </m:sub>
        </m:sSub>
        <m:r>
          <w:ins w:id="1594" w:author="Garrick W Bruening" w:date="2020-10-02T13:47:00Z">
            <m:rPr>
              <m:nor/>
            </m:rPr>
            <w:rPr>
              <w:rFonts w:cstheme="minorHAnsi"/>
              <w:noProof/>
            </w:rPr>
            <m:t xml:space="preserve"> =</m:t>
          </w:ins>
        </m:r>
        <m:r>
          <w:ins w:id="1595" w:author="Garrick W Bruening" w:date="2020-10-02T13:47:00Z">
            <m:rPr>
              <m:nor/>
            </m:rPr>
            <w:rPr>
              <w:rFonts w:cstheme="minorHAnsi"/>
              <w:noProof/>
              <w:rPrChange w:id="1596" w:author="Garrick W Bruening" w:date="2020-10-02T13:47:00Z">
                <w:rPr>
                  <w:rFonts w:cstheme="minorHAnsi"/>
                  <w:noProof/>
                </w:rPr>
              </w:rPrChange>
            </w:rPr>
            <m:t xml:space="preserve"> </m:t>
          </w:ins>
        </m:r>
        <m:r>
          <w:ins w:id="1597" w:author="Garrick W Bruening" w:date="2020-10-02T13:47:00Z">
            <m:rPr>
              <m:nor/>
            </m:rPr>
            <w:rPr>
              <w:rFonts w:cstheme="minorHAnsi"/>
              <w:noProof/>
              <w:rPrChange w:id="1598" w:author="Garrick W Bruening" w:date="2020-10-02T13:47:00Z">
                <w:rPr>
                  <w:rFonts w:ascii="Cambria Math" w:cstheme="minorHAnsi"/>
                  <w:noProof/>
                </w:rPr>
              </w:rPrChange>
            </w:rPr>
            <m:t>95.67</m:t>
          </w:ins>
        </m:r>
      </m:oMath>
      <w:ins w:id="1599" w:author="Alaa Ahmed" w:date="2020-07-30T12:20:00Z">
        <w:del w:id="1600" w:author="Garrick W Bruening" w:date="2020-10-02T13:44:00Z">
          <w:r w:rsidR="00B24814" w:rsidRPr="009802F2" w:rsidDel="00420B0F">
            <w:rPr>
              <w:noProof/>
              <w:position w:val="-6"/>
              <w:highlight w:val="yellow"/>
            </w:rPr>
            <w:object w:dxaOrig="1080" w:dyaOrig="280" w14:anchorId="293ED585">
              <v:shape id="_x0000_i1056" type="#_x0000_t75" style="width:57.75pt;height:14.25pt" o:ole="">
                <v:imagedata r:id="rId74" o:title=""/>
              </v:shape>
              <o:OLEObject Type="Embed" ProgID="Equation.DSMT4" ShapeID="_x0000_i1056" DrawAspect="Content" ObjectID="_1663576641" r:id="rId75"/>
            </w:object>
          </w:r>
        </w:del>
      </w:ins>
      <w:r w:rsidR="00387A5A" w:rsidRPr="009802F2">
        <w:t xml:space="preserve">, </w:t>
      </w:r>
      <w:r w:rsidR="0081757F" w:rsidRPr="009802F2">
        <w:rPr>
          <w:rPrChange w:id="1601" w:author="Alaa Ahmed" w:date="2020-08-03T15:05:00Z">
            <w:rPr>
              <w:highlight w:val="yellow"/>
            </w:rPr>
          </w:rPrChange>
        </w:rPr>
        <w:t>SSE</w:t>
      </w:r>
      <w:r w:rsidR="003805E2" w:rsidRPr="009802F2">
        <w:t xml:space="preserve"> </w:t>
      </w:r>
      <w:r w:rsidR="003805E2" w:rsidRPr="009802F2">
        <w:rPr>
          <w:rPrChange w:id="1602" w:author="Alaa Ahmed" w:date="2020-08-03T15:05:00Z">
            <w:rPr>
              <w:highlight w:val="yellow"/>
            </w:rPr>
          </w:rPrChange>
        </w:rPr>
        <w:t>=</w:t>
      </w:r>
      <w:ins w:id="1603" w:author="Alaa Ahmed" w:date="2020-08-03T15:01:00Z">
        <w:r w:rsidR="002544A3" w:rsidRPr="009802F2">
          <w:t xml:space="preserve"> </w:t>
        </w:r>
      </w:ins>
      <w:ins w:id="1604" w:author="Garrick W Bruening" w:date="2020-09-30T14:38:00Z">
        <w:r w:rsidR="005E6A76" w:rsidRPr="009802F2">
          <w:t>9.69e</w:t>
        </w:r>
        <w:r w:rsidR="005E6A76" w:rsidRPr="009802F2">
          <w:rPr>
            <w:vertAlign w:val="superscript"/>
          </w:rPr>
          <w:t>-4</w:t>
        </w:r>
      </w:ins>
      <w:ins w:id="1605" w:author="Alaa Ahmed" w:date="2020-08-03T15:01:00Z">
        <w:del w:id="1606" w:author="Garrick W Bruening" w:date="2020-09-30T14:38:00Z">
          <w:r w:rsidR="003C5C03" w:rsidRPr="009802F2">
            <w:delText>5.91e</w:delText>
          </w:r>
          <w:r w:rsidR="003C5C03" w:rsidRPr="009802F2">
            <w:rPr>
              <w:vertAlign w:val="superscript"/>
            </w:rPr>
            <w:delText>-2</w:delText>
          </w:r>
        </w:del>
      </w:ins>
      <w:del w:id="1607" w:author="Alaa Ahmed" w:date="2020-08-03T15:02:00Z">
        <w:r w:rsidR="003805E2" w:rsidRPr="009802F2" w:rsidDel="003C5C03">
          <w:delText xml:space="preserve"> </w:delText>
        </w:r>
      </w:del>
      <w:r w:rsidRPr="009802F2">
        <w:t>).</w:t>
      </w:r>
      <w:ins w:id="1608" w:author="Garrick W Bruening" w:date="2020-09-30T14:39:00Z">
        <w:r w:rsidR="00A008ED" w:rsidRPr="009802F2">
          <w:t xml:space="preserve"> The total SSE across all three experiments was 6.20e</w:t>
        </w:r>
        <w:r w:rsidR="00A008ED" w:rsidRPr="009802F2">
          <w:rPr>
            <w:vertAlign w:val="superscript"/>
          </w:rPr>
          <w:t>-3</w:t>
        </w:r>
        <w:r w:rsidR="00A008ED" w:rsidRPr="009802F2">
          <w:t>.</w:t>
        </w:r>
      </w:ins>
    </w:p>
    <w:tbl>
      <w:tblPr>
        <w:tblStyle w:val="TableGrid"/>
        <w:tblW w:w="0" w:type="auto"/>
        <w:tblLook w:val="04A0" w:firstRow="1" w:lastRow="0" w:firstColumn="1" w:lastColumn="0" w:noHBand="0" w:noVBand="1"/>
      </w:tblPr>
      <w:tblGrid>
        <w:gridCol w:w="9350"/>
      </w:tblGrid>
      <w:tr w:rsidR="00F4322E" w:rsidRPr="009802F2" w14:paraId="2D3F086D" w14:textId="77777777" w:rsidTr="00F4322E">
        <w:trPr>
          <w:ins w:id="1609" w:author="Garrick W Bruening" w:date="2020-09-23T12:05:00Z"/>
        </w:trPr>
        <w:tc>
          <w:tcPr>
            <w:tcW w:w="9350" w:type="dxa"/>
          </w:tcPr>
          <w:p w14:paraId="129865BC" w14:textId="3565EB57" w:rsidR="00F4322E" w:rsidRPr="009802F2" w:rsidRDefault="00F14971" w:rsidP="0003415B">
            <w:pPr>
              <w:rPr>
                <w:ins w:id="1610" w:author="Garrick W Bruening" w:date="2020-09-24T12:25:00Z"/>
              </w:rPr>
            </w:pPr>
            <w:commentRangeStart w:id="1611"/>
            <w:commentRangeStart w:id="1612"/>
            <w:commentRangeEnd w:id="1611"/>
            <w:ins w:id="1613" w:author="Garrick W Bruening" w:date="2020-09-23T12:06:00Z">
              <w:r w:rsidRPr="009802F2">
                <w:rPr>
                  <w:rStyle w:val="CommentReference"/>
                </w:rPr>
                <w:lastRenderedPageBreak/>
                <w:commentReference w:id="1611"/>
              </w:r>
            </w:ins>
            <w:commentRangeEnd w:id="1612"/>
            <w:ins w:id="1614" w:author="Garrick W Bruening" w:date="2020-09-24T14:05:00Z">
              <w:r w:rsidR="00464F7B" w:rsidRPr="009802F2">
                <w:rPr>
                  <w:rStyle w:val="CommentReference"/>
                </w:rPr>
                <w:commentReference w:id="1612"/>
              </w:r>
            </w:ins>
            <w:ins w:id="1615" w:author="Garrick W Bruening" w:date="2020-10-06T11:37:00Z">
              <w:r w:rsidR="00FD4358" w:rsidRPr="009802F2">
                <w:rPr>
                  <w:noProof/>
                </w:rPr>
                <w:drawing>
                  <wp:inline distT="0" distB="0" distL="0" distR="0" wp14:anchorId="22022AC5" wp14:editId="482F89F4">
                    <wp:extent cx="5943600" cy="5586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5586095"/>
                            </a:xfrm>
                            <a:prstGeom prst="rect">
                              <a:avLst/>
                            </a:prstGeom>
                          </pic:spPr>
                        </pic:pic>
                      </a:graphicData>
                    </a:graphic>
                  </wp:inline>
                </w:drawing>
              </w:r>
            </w:ins>
          </w:p>
          <w:p w14:paraId="67F1405C" w14:textId="5FA6ACC0" w:rsidR="009058B6" w:rsidRPr="009802F2" w:rsidRDefault="001016B7" w:rsidP="0003415B">
            <w:pPr>
              <w:rPr>
                <w:ins w:id="1616" w:author="Garrick W Bruening" w:date="2020-09-23T12:05:00Z"/>
              </w:rPr>
            </w:pPr>
            <w:commentRangeStart w:id="1617"/>
            <w:commentRangeStart w:id="1618"/>
            <w:commentRangeEnd w:id="1617"/>
            <w:ins w:id="1619" w:author="Garrick W Bruening" w:date="2020-09-24T12:26:00Z">
              <w:r w:rsidRPr="009802F2">
                <w:rPr>
                  <w:rStyle w:val="CommentReference"/>
                </w:rPr>
                <w:commentReference w:id="1617"/>
              </w:r>
            </w:ins>
            <w:commentRangeEnd w:id="1618"/>
            <w:ins w:id="1620" w:author="Garrick W Bruening" w:date="2020-09-24T14:05:00Z">
              <w:r w:rsidR="00464F7B" w:rsidRPr="009802F2">
                <w:rPr>
                  <w:rStyle w:val="CommentReference"/>
                </w:rPr>
                <w:commentReference w:id="1618"/>
              </w:r>
            </w:ins>
          </w:p>
        </w:tc>
      </w:tr>
      <w:tr w:rsidR="00F4322E" w:rsidRPr="009802F2" w14:paraId="50679D3F" w14:textId="77777777" w:rsidTr="00F4322E">
        <w:trPr>
          <w:ins w:id="1621" w:author="Garrick W Bruening" w:date="2020-09-23T12:05:00Z"/>
        </w:trPr>
        <w:tc>
          <w:tcPr>
            <w:tcW w:w="9350" w:type="dxa"/>
          </w:tcPr>
          <w:p w14:paraId="743BE2D1" w14:textId="5562FA3A" w:rsidR="00F4322E" w:rsidRPr="009802F2" w:rsidRDefault="00F4322E" w:rsidP="0003415B">
            <w:pPr>
              <w:rPr>
                <w:ins w:id="1622" w:author="Garrick W Bruening" w:date="2020-10-06T11:37:00Z"/>
              </w:rPr>
            </w:pPr>
            <w:ins w:id="1623" w:author="Garrick W Bruening" w:date="2020-09-23T12:05:00Z">
              <w:r w:rsidRPr="009802F2">
                <w:t xml:space="preserve">Figure </w:t>
              </w:r>
            </w:ins>
            <w:ins w:id="1624" w:author="Garrick W Bruening" w:date="2020-10-06T11:49:00Z">
              <w:r w:rsidR="00CF4D26" w:rsidRPr="009802F2">
                <w:t>5</w:t>
              </w:r>
            </w:ins>
            <w:ins w:id="1625" w:author="Garrick W Bruening" w:date="2020-09-23T12:05:00Z">
              <w:r w:rsidRPr="009802F2">
                <w:t xml:space="preserve"> Caption Model Fits for all experiments</w:t>
              </w:r>
            </w:ins>
          </w:p>
          <w:p w14:paraId="0B419133" w14:textId="3B5F06FF" w:rsidR="00913936" w:rsidRPr="009802F2" w:rsidRDefault="00913936" w:rsidP="0003415B">
            <w:pPr>
              <w:rPr>
                <w:ins w:id="1626" w:author="Garrick W Bruening" w:date="2020-10-06T11:39:00Z"/>
              </w:rPr>
            </w:pPr>
            <w:ins w:id="1627" w:author="Garrick W Bruening" w:date="2020-10-06T11:37:00Z">
              <w:r w:rsidRPr="009802F2">
                <w:t xml:space="preserve">(A) </w:t>
              </w:r>
            </w:ins>
            <w:ins w:id="1628" w:author="Garrick W Bruening" w:date="2020-10-06T11:39:00Z">
              <w:r w:rsidR="00247B99" w:rsidRPr="009802F2">
                <w:t>Using the data from experiment 1, and the logistic regression shown in Eq. 5</w:t>
              </w:r>
            </w:ins>
            <w:ins w:id="1629" w:author="Garrick W Bruening" w:date="2020-10-06T11:40:00Z">
              <w:r w:rsidR="001C0478" w:rsidRPr="009802F2">
                <w:t>, we can compute</w:t>
              </w:r>
              <w:r w:rsidR="00CE5521" w:rsidRPr="009802F2">
                <w:t xml:space="preserve"> the probability of success given the criteria for experiment 2a and 2b. </w:t>
              </w:r>
            </w:ins>
            <w:ins w:id="1630" w:author="Garrick W Bruening" w:date="2020-10-06T11:42:00Z">
              <w:r w:rsidR="0082077C" w:rsidRPr="009802F2">
                <w:t xml:space="preserve">Data points are the fraction of trails within that condition that were a success. </w:t>
              </w:r>
            </w:ins>
            <w:ins w:id="1631" w:author="Garrick W Bruening" w:date="2020-10-06T11:41:00Z">
              <w:r w:rsidR="007D33BB" w:rsidRPr="009802F2">
                <w:t xml:space="preserve">The regression for experiment </w:t>
              </w:r>
              <w:r w:rsidR="00992CB7" w:rsidRPr="009802F2">
                <w:t>2a</w:t>
              </w:r>
            </w:ins>
            <w:ins w:id="1632" w:author="Garrick W Bruening" w:date="2020-10-06T11:43:00Z">
              <w:r w:rsidR="00206BD0" w:rsidRPr="009802F2">
                <w:t xml:space="preserve"> criteria</w:t>
              </w:r>
            </w:ins>
            <w:ins w:id="1633" w:author="Garrick W Bruening" w:date="2020-10-06T11:41:00Z">
              <w:r w:rsidR="007D33BB" w:rsidRPr="009802F2">
                <w:t xml:space="preserve"> is shown with a solid line and </w:t>
              </w:r>
              <w:r w:rsidR="00992CB7" w:rsidRPr="009802F2">
                <w:t>circle data points. The regression for 2b</w:t>
              </w:r>
            </w:ins>
            <w:ins w:id="1634" w:author="Garrick W Bruening" w:date="2020-10-06T11:43:00Z">
              <w:r w:rsidR="00206BD0" w:rsidRPr="009802F2">
                <w:t xml:space="preserve"> criteria</w:t>
              </w:r>
            </w:ins>
            <w:ins w:id="1635" w:author="Garrick W Bruening" w:date="2020-10-06T11:41:00Z">
              <w:r w:rsidR="00992CB7" w:rsidRPr="009802F2">
                <w:t xml:space="preserve"> is shown with a dashed </w:t>
              </w:r>
            </w:ins>
            <w:ins w:id="1636" w:author="Garrick W Bruening" w:date="2020-10-06T11:42:00Z">
              <w:r w:rsidR="00992CB7" w:rsidRPr="009802F2">
                <w:t>line and square data points. We see that the probability function can well represent the</w:t>
              </w:r>
              <w:r w:rsidR="0082077C" w:rsidRPr="009802F2">
                <w:t xml:space="preserve"> </w:t>
              </w:r>
            </w:ins>
            <w:ins w:id="1637" w:author="Garrick W Bruening" w:date="2020-10-06T11:43:00Z">
              <w:r w:rsidR="00206BD0" w:rsidRPr="009802F2">
                <w:t>data seen in experiment 1.</w:t>
              </w:r>
              <w:r w:rsidR="009B797A" w:rsidRPr="009802F2">
                <w:t xml:space="preserve"> Each line is colored by mass added from experiment 1.</w:t>
              </w:r>
            </w:ins>
          </w:p>
          <w:p w14:paraId="40CF6035" w14:textId="544B109E" w:rsidR="00916D4B" w:rsidRPr="009802F2" w:rsidRDefault="00916D4B" w:rsidP="0003415B">
            <w:pPr>
              <w:rPr>
                <w:ins w:id="1638" w:author="Garrick W Bruening" w:date="2020-09-30T14:29:00Z"/>
              </w:rPr>
            </w:pPr>
            <w:ins w:id="1639" w:author="Garrick W Bruening" w:date="2020-10-06T11:39:00Z">
              <w:r w:rsidRPr="009802F2">
                <w:t xml:space="preserve">(B) </w:t>
              </w:r>
            </w:ins>
            <w:ins w:id="1640" w:author="Garrick W Bruening" w:date="2020-10-06T11:43:00Z">
              <w:r w:rsidR="009B797A" w:rsidRPr="009802F2">
                <w:t>Using the regressions from Eq. 5</w:t>
              </w:r>
            </w:ins>
            <w:ins w:id="1641" w:author="Garrick W Bruening" w:date="2020-10-06T11:44:00Z">
              <w:r w:rsidR="003A6D9F" w:rsidRPr="009802F2">
                <w:t xml:space="preserve">, we can apply this to the masses and movement durations see in experiment 2. This plot shows </w:t>
              </w:r>
            </w:ins>
            <w:ins w:id="1642" w:author="Garrick W Bruening" w:date="2020-10-06T11:45:00Z">
              <w:r w:rsidR="003A6D9F" w:rsidRPr="009802F2">
                <w:t xml:space="preserve">how the regressions map onto the data seen in experiment 2a and 2b. </w:t>
              </w:r>
              <w:r w:rsidR="00F1534D" w:rsidRPr="009802F2">
                <w:t xml:space="preserve">As with panel A, experiment 2a is shown with a solid line and experiment 2b is shown with a dashed line. </w:t>
              </w:r>
            </w:ins>
            <w:ins w:id="1643" w:author="Garrick W Bruening" w:date="2020-10-06T11:47:00Z">
              <w:r w:rsidR="005C750E" w:rsidRPr="009802F2">
                <w:t xml:space="preserve">The </w:t>
              </w:r>
              <w:r w:rsidR="00652BB3" w:rsidRPr="009802F2">
                <w:t>fractional success is shown with v</w:t>
              </w:r>
            </w:ins>
            <w:ins w:id="1644" w:author="Garrick W Bruening" w:date="2020-10-06T11:48:00Z">
              <w:r w:rsidR="00652BB3" w:rsidRPr="009802F2">
                <w:t>ertical error bars</w:t>
              </w:r>
              <w:r w:rsidR="00C036B4" w:rsidRPr="009802F2">
                <w:t>. For experiment 2a, the regression slightly underpredicts the probability of success</w:t>
              </w:r>
            </w:ins>
            <w:ins w:id="1645" w:author="Garrick W Bruening" w:date="2020-10-06T11:49:00Z">
              <w:r w:rsidR="00C036B4" w:rsidRPr="009802F2">
                <w:t xml:space="preserve"> for a given movement duration</w:t>
              </w:r>
            </w:ins>
            <w:ins w:id="1646" w:author="Garrick W Bruening" w:date="2020-10-06T11:48:00Z">
              <w:r w:rsidR="00C036B4" w:rsidRPr="009802F2">
                <w:t>. For experiment 2b, the regression slightly overpredicts the probability of success for a given movement</w:t>
              </w:r>
            </w:ins>
            <w:ins w:id="1647" w:author="Garrick W Bruening" w:date="2020-10-06T11:49:00Z">
              <w:r w:rsidR="00C036B4" w:rsidRPr="009802F2">
                <w:t xml:space="preserve"> duration.</w:t>
              </w:r>
            </w:ins>
          </w:p>
          <w:p w14:paraId="663312DD" w14:textId="4E6744A9" w:rsidR="00F4322E" w:rsidRPr="009802F2" w:rsidRDefault="00FD4358" w:rsidP="0003415B">
            <w:pPr>
              <w:rPr>
                <w:ins w:id="1648" w:author="Garrick W Bruening" w:date="2020-09-23T12:05:00Z"/>
              </w:rPr>
            </w:pPr>
            <w:ins w:id="1649" w:author="Garrick W Bruening" w:date="2020-10-06T11:37:00Z">
              <w:r w:rsidRPr="009802F2">
                <w:lastRenderedPageBreak/>
                <w:t>(C)</w:t>
              </w:r>
              <w:r w:rsidR="00913936" w:rsidRPr="009802F2">
                <w:t xml:space="preserve"> </w:t>
              </w:r>
            </w:ins>
            <w:ins w:id="1650" w:author="Garrick W Bruening" w:date="2020-09-30T14:30:00Z">
              <w:r w:rsidR="001D1502" w:rsidRPr="009802F2">
                <w:t>Utility fits by experiment</w:t>
              </w:r>
              <w:r w:rsidR="00723933" w:rsidRPr="009802F2">
                <w:t>. Each solid line with</w:t>
              </w:r>
            </w:ins>
            <w:ins w:id="1651" w:author="Garrick W Bruening" w:date="2020-09-30T14:32:00Z">
              <w:r w:rsidR="004E04C1" w:rsidRPr="009802F2">
                <w:t xml:space="preserve"> error bars (</w:t>
              </w:r>
              <w:r w:rsidR="004E6F58" w:rsidRPr="009802F2">
                <w:t>standard error across subjects’ average</w:t>
              </w:r>
              <w:r w:rsidR="004E04C1" w:rsidRPr="009802F2">
                <w:t>)</w:t>
              </w:r>
            </w:ins>
            <w:ins w:id="1652" w:author="Garrick W Bruening" w:date="2020-09-30T14:30:00Z">
              <w:r w:rsidR="00723933" w:rsidRPr="009802F2">
                <w:t xml:space="preserve"> represent the ave</w:t>
              </w:r>
            </w:ins>
            <w:ins w:id="1653" w:author="Garrick W Bruening" w:date="2020-09-30T14:31:00Z">
              <w:r w:rsidR="00723933" w:rsidRPr="009802F2">
                <w:t>rage movement duration for experiment 2a (</w:t>
              </w:r>
              <w:r w:rsidR="00A661B4" w:rsidRPr="009802F2">
                <w:t>pink), 2b (blue), 2c (green)</w:t>
              </w:r>
              <w:r w:rsidR="004E04C1" w:rsidRPr="009802F2">
                <w:t xml:space="preserve">. </w:t>
              </w:r>
            </w:ins>
            <w:ins w:id="1654" w:author="Garrick W Bruening" w:date="2020-09-30T14:33:00Z">
              <w:r w:rsidR="004E6F58" w:rsidRPr="009802F2">
                <w:t xml:space="preserve">The dashed lines indicate different optimal utility durations. For experiment 2a and 2b, we fit one </w:t>
              </w:r>
            </w:ins>
            <w:ins w:id="1655" w:author="Garrick W Bruening" w:date="2020-09-30T14:34:00Z">
              <w:r w:rsidR="0046598D" w:rsidRPr="009802F2">
                <w:rPr>
                  <w:rFonts w:cstheme="minorHAnsi"/>
                </w:rPr>
                <w:t>α</w:t>
              </w:r>
              <w:r w:rsidR="00D97C33" w:rsidRPr="009802F2">
                <w:rPr>
                  <w:rFonts w:cstheme="minorHAnsi"/>
                </w:rPr>
                <w:t xml:space="preserve"> value</w:t>
              </w:r>
              <w:r w:rsidR="0046598D" w:rsidRPr="009802F2">
                <w:t xml:space="preserve"> (</w:t>
              </w:r>
              <w:r w:rsidR="0046598D" w:rsidRPr="009802F2">
                <w:rPr>
                  <w:rFonts w:cstheme="minorHAnsi"/>
                </w:rPr>
                <w:t>α</w:t>
              </w:r>
              <w:r w:rsidR="0046598D" w:rsidRPr="009802F2">
                <w:t xml:space="preserve"> = 68.137)</w:t>
              </w:r>
            </w:ins>
            <w:ins w:id="1656" w:author="Garrick W Bruening" w:date="2020-09-30T14:35:00Z">
              <w:r w:rsidR="000B4FA7" w:rsidRPr="009802F2">
                <w:t xml:space="preserve"> to find the durations predicted by optimizing utility. We see the utility model does a reasonable job </w:t>
              </w:r>
              <w:r w:rsidR="00AE7A8C" w:rsidRPr="009802F2">
                <w:t>and predicting two experiments by altering the probability of task success (</w:t>
              </w:r>
            </w:ins>
            <w:ins w:id="1657" w:author="Garrick W Bruening" w:date="2020-09-30T14:42:00Z">
              <w:r w:rsidR="005F67B8" w:rsidRPr="009802F2">
                <w:t>SSE = 5.24e</w:t>
              </w:r>
              <w:r w:rsidR="005F67B8" w:rsidRPr="009802F2">
                <w:rPr>
                  <w:vertAlign w:val="superscript"/>
                </w:rPr>
                <w:t>-3</w:t>
              </w:r>
              <w:r w:rsidR="005F67B8" w:rsidRPr="009802F2">
                <w:t>)</w:t>
              </w:r>
              <w:r w:rsidR="00AD567F" w:rsidRPr="009802F2">
                <w:t xml:space="preserve">. When fitting another </w:t>
              </w:r>
              <w:r w:rsidR="00AD567F" w:rsidRPr="009802F2">
                <w:rPr>
                  <w:rFonts w:cstheme="minorHAnsi"/>
                </w:rPr>
                <w:t>α</w:t>
              </w:r>
              <w:r w:rsidR="00AD567F" w:rsidRPr="009802F2">
                <w:t xml:space="preserve"> value (</w:t>
              </w:r>
              <w:r w:rsidR="00AD567F" w:rsidRPr="009802F2">
                <w:rPr>
                  <w:rFonts w:cstheme="minorHAnsi"/>
                </w:rPr>
                <w:t>α</w:t>
              </w:r>
              <w:r w:rsidR="00AD567F" w:rsidRPr="009802F2">
                <w:t xml:space="preserve"> = </w:t>
              </w:r>
            </w:ins>
            <w:ins w:id="1658" w:author="Garrick W Bruening" w:date="2020-09-30T14:43:00Z">
              <w:r w:rsidR="00852073" w:rsidRPr="009802F2">
                <w:t>95.665</w:t>
              </w:r>
            </w:ins>
            <w:ins w:id="1659" w:author="Garrick W Bruening" w:date="2020-09-30T14:42:00Z">
              <w:r w:rsidR="00AD567F" w:rsidRPr="009802F2">
                <w:t>) to 2c</w:t>
              </w:r>
            </w:ins>
            <w:ins w:id="1660" w:author="Garrick W Bruening" w:date="2020-09-30T14:43:00Z">
              <w:r w:rsidR="00852073" w:rsidRPr="009802F2">
                <w:t xml:space="preserve">, we find that utility </w:t>
              </w:r>
            </w:ins>
            <w:ins w:id="1661" w:author="Garrick W Bruening" w:date="2020-10-06T11:49:00Z">
              <w:r w:rsidR="00CF4D26" w:rsidRPr="009802F2">
                <w:t>can</w:t>
              </w:r>
            </w:ins>
            <w:ins w:id="1662" w:author="Garrick W Bruening" w:date="2020-09-30T14:43:00Z">
              <w:r w:rsidR="00852073" w:rsidRPr="009802F2">
                <w:t xml:space="preserve"> predict the movement durations (SSE = 9.69e</w:t>
              </w:r>
              <w:r w:rsidR="00852073" w:rsidRPr="009802F2">
                <w:rPr>
                  <w:vertAlign w:val="superscript"/>
                </w:rPr>
                <w:t>-3</w:t>
              </w:r>
              <w:r w:rsidR="00852073" w:rsidRPr="009802F2">
                <w:t xml:space="preserve">). </w:t>
              </w:r>
              <w:r w:rsidR="00D31A29" w:rsidRPr="009802F2">
                <w:t xml:space="preserve">The black dashed line indicates using the </w:t>
              </w:r>
            </w:ins>
            <w:ins w:id="1663" w:author="Garrick W Bruening" w:date="2020-09-30T14:44:00Z">
              <w:r w:rsidR="00D31A29" w:rsidRPr="009802F2">
                <w:rPr>
                  <w:rFonts w:cstheme="minorHAnsi"/>
                </w:rPr>
                <w:t>α</w:t>
              </w:r>
              <w:r w:rsidR="00D31A29" w:rsidRPr="009802F2">
                <w:t xml:space="preserve"> value from experiment 2a and 2b, setting the probability of success to 1, then finding the optimal durations. We see that it is not quite able to predict </w:t>
              </w:r>
              <w:r w:rsidR="00CB7D0E" w:rsidRPr="009802F2">
                <w:t>the movement durations seen in experiment 2c. The dashed red line</w:t>
              </w:r>
            </w:ins>
            <w:ins w:id="1664" w:author="Garrick W Bruening" w:date="2020-09-30T14:45:00Z">
              <w:r w:rsidR="0002373B" w:rsidRPr="009802F2">
                <w:t xml:space="preserve"> indicates the gross metabolic minima duration. This shows that</w:t>
              </w:r>
              <w:r w:rsidR="005071EA" w:rsidRPr="009802F2">
                <w:t xml:space="preserve"> </w:t>
              </w:r>
            </w:ins>
            <w:ins w:id="1665" w:author="Garrick W Bruening" w:date="2020-09-30T14:46:00Z">
              <w:r w:rsidR="0069400F" w:rsidRPr="009802F2">
                <w:t>the metabolic minima lines up very well with experiment 2c</w:t>
              </w:r>
            </w:ins>
            <w:ins w:id="1666" w:author="Garrick W Bruening" w:date="2020-09-30T14:47:00Z">
              <w:r w:rsidR="00D36D82" w:rsidRPr="009802F2">
                <w:t xml:space="preserve"> (SSE = 1.972e</w:t>
              </w:r>
              <w:r w:rsidR="00D36D82" w:rsidRPr="009802F2">
                <w:rPr>
                  <w:vertAlign w:val="superscript"/>
                </w:rPr>
                <w:t>-3</w:t>
              </w:r>
              <w:r w:rsidR="00D36D82" w:rsidRPr="009802F2">
                <w:t>)</w:t>
              </w:r>
            </w:ins>
            <w:ins w:id="1667" w:author="Garrick W Bruening" w:date="2020-09-30T14:46:00Z">
              <w:r w:rsidR="0069400F" w:rsidRPr="009802F2">
                <w:t>.</w:t>
              </w:r>
            </w:ins>
            <w:ins w:id="1668" w:author="Garrick W Bruening" w:date="2020-09-30T14:42:00Z">
              <w:r w:rsidR="00AD567F" w:rsidRPr="009802F2">
                <w:t xml:space="preserve"> </w:t>
              </w:r>
            </w:ins>
          </w:p>
        </w:tc>
      </w:tr>
      <w:tr w:rsidR="00F4322E" w:rsidRPr="009802F2" w:rsidDel="00F4322E" w14:paraId="0208CE7D" w14:textId="0973BEB7" w:rsidTr="00C934EC">
        <w:trPr>
          <w:ins w:id="1669" w:author="Alaa Ahmed" w:date="2020-08-07T10:46:00Z"/>
          <w:del w:id="1670" w:author="Garrick W Bruening" w:date="2020-09-23T12:05:00Z"/>
        </w:trPr>
        <w:tc>
          <w:tcPr>
            <w:tcW w:w="9350" w:type="dxa"/>
          </w:tcPr>
          <w:p w14:paraId="342B73DE" w14:textId="78624F26" w:rsidR="00F4322E" w:rsidRPr="009802F2" w:rsidDel="00F4322E" w:rsidRDefault="00F4322E" w:rsidP="00F4322E">
            <w:pPr>
              <w:rPr>
                <w:ins w:id="1671" w:author="Alaa Ahmed" w:date="2020-08-07T10:46:00Z"/>
                <w:del w:id="1672" w:author="Garrick W Bruening" w:date="2020-09-23T12:05:00Z"/>
              </w:rPr>
            </w:pPr>
            <w:ins w:id="1673" w:author="Garrick W Bruening" w:date="2020-09-23T12:05:00Z">
              <w:r w:rsidRPr="009802F2">
                <w:rPr>
                  <w:noProof/>
                </w:rPr>
                <w:lastRenderedPageBreak/>
                <w:drawing>
                  <wp:inline distT="0" distB="0" distL="0" distR="0" wp14:anchorId="6E835A5D" wp14:editId="402EA1D7">
                    <wp:extent cx="5943600" cy="47993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799330"/>
                            </a:xfrm>
                            <a:prstGeom prst="rect">
                              <a:avLst/>
                            </a:prstGeom>
                          </pic:spPr>
                        </pic:pic>
                      </a:graphicData>
                    </a:graphic>
                  </wp:inline>
                </w:drawing>
              </w:r>
            </w:ins>
            <w:ins w:id="1674" w:author="Alaa Ahmed" w:date="2020-08-07T11:55:00Z">
              <w:del w:id="1675" w:author="Garrick W Bruening" w:date="2020-09-23T12:04:00Z">
                <w:r w:rsidRPr="009802F2" w:rsidDel="00F4322E">
                  <w:rPr>
                    <w:noProof/>
                  </w:rPr>
                  <w:drawing>
                    <wp:inline distT="0" distB="0" distL="0" distR="0" wp14:anchorId="734ADB7E" wp14:editId="19D35C13">
                      <wp:extent cx="5943600" cy="29260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26080"/>
                              </a:xfrm>
                              <a:prstGeom prst="rect">
                                <a:avLst/>
                              </a:prstGeom>
                            </pic:spPr>
                          </pic:pic>
                        </a:graphicData>
                      </a:graphic>
                    </wp:inline>
                  </w:drawing>
                </w:r>
              </w:del>
            </w:ins>
          </w:p>
        </w:tc>
      </w:tr>
      <w:tr w:rsidR="00F4322E" w:rsidRPr="009802F2" w:rsidDel="00F4322E" w14:paraId="6B100896" w14:textId="0D852530" w:rsidTr="00C934EC">
        <w:trPr>
          <w:ins w:id="1676" w:author="Alaa Ahmed" w:date="2020-08-07T10:46:00Z"/>
          <w:del w:id="1677" w:author="Garrick W Bruening" w:date="2020-09-23T12:05:00Z"/>
        </w:trPr>
        <w:tc>
          <w:tcPr>
            <w:tcW w:w="9350" w:type="dxa"/>
          </w:tcPr>
          <w:p w14:paraId="26E645C9" w14:textId="580378EA" w:rsidR="00F4322E" w:rsidRPr="009802F2" w:rsidDel="00F4322E" w:rsidRDefault="00F4322E" w:rsidP="00F4322E">
            <w:pPr>
              <w:rPr>
                <w:ins w:id="1678" w:author="Alaa Ahmed" w:date="2020-08-07T10:46:00Z"/>
                <w:del w:id="1679" w:author="Garrick W Bruening" w:date="2020-09-23T12:05:00Z"/>
              </w:rPr>
            </w:pPr>
            <w:ins w:id="1680" w:author="Garrick W Bruening" w:date="2020-09-23T12:05:00Z">
              <w:r w:rsidRPr="009802F2">
                <w:t>Figure 7 Caption Model Fits for all experiments</w:t>
              </w:r>
            </w:ins>
            <w:ins w:id="1681" w:author="Alaa Ahmed" w:date="2020-08-07T10:46:00Z">
              <w:del w:id="1682" w:author="Garrick W Bruening" w:date="2020-09-23T12:04:00Z">
                <w:r w:rsidRPr="009802F2" w:rsidDel="00F4322E">
                  <w:delText>Figure 6 Caption Model Fit</w:delText>
                </w:r>
              </w:del>
            </w:ins>
            <w:ins w:id="1683" w:author="Alaa Ahmed" w:date="2020-08-07T10:47:00Z">
              <w:del w:id="1684" w:author="Garrick W Bruening" w:date="2020-09-23T12:04:00Z">
                <w:r w:rsidRPr="009802F2" w:rsidDel="00F4322E">
                  <w:delText>s</w:delText>
                </w:r>
              </w:del>
            </w:ins>
            <w:ins w:id="1685" w:author="Alaa Ahmed" w:date="2020-08-07T11:55:00Z">
              <w:del w:id="1686" w:author="Garrick W Bruening" w:date="2020-09-23T12:04:00Z">
                <w:r w:rsidRPr="009802F2" w:rsidDel="00F4322E">
                  <w:delText xml:space="preserve"> for Exp 2a</w:delText>
                </w:r>
              </w:del>
            </w:ins>
          </w:p>
        </w:tc>
      </w:tr>
    </w:tbl>
    <w:p w14:paraId="40C0F3B8" w14:textId="4AEE279E" w:rsidR="00027FF6" w:rsidRPr="009802F2" w:rsidDel="00D50221" w:rsidRDefault="00027FF6" w:rsidP="008917EF">
      <w:pPr>
        <w:pStyle w:val="Heading3"/>
        <w:rPr>
          <w:ins w:id="1687" w:author="Alaa Ahmed" w:date="2020-08-07T10:46:00Z"/>
          <w:del w:id="1688" w:author="Garrick W Bruening" w:date="2020-10-06T12:04:00Z"/>
        </w:rPr>
      </w:pPr>
    </w:p>
    <w:p w14:paraId="5B8611F6" w14:textId="7CCFB1EB" w:rsidR="000E02EE" w:rsidRPr="009802F2" w:rsidDel="002437B8" w:rsidRDefault="000E02EE" w:rsidP="008917EF">
      <w:pPr>
        <w:pStyle w:val="Heading3"/>
        <w:rPr>
          <w:del w:id="1689" w:author="Garrick W Bruening" w:date="2020-09-28T15:57:00Z"/>
        </w:rPr>
      </w:pPr>
      <w:del w:id="1690" w:author="Garrick W Bruening" w:date="2020-09-28T15:57:00Z">
        <w:r w:rsidRPr="009802F2" w:rsidDel="002437B8">
          <w:delText>Alternative models</w:delText>
        </w:r>
      </w:del>
    </w:p>
    <w:p w14:paraId="06AA44C2" w14:textId="20EFBD41" w:rsidR="00A04810" w:rsidRPr="009802F2" w:rsidDel="002437B8" w:rsidRDefault="00A04810" w:rsidP="00A04810">
      <w:pPr>
        <w:rPr>
          <w:ins w:id="1691" w:author="Alaa Ahmed" w:date="2020-08-03T15:31:00Z"/>
          <w:del w:id="1692" w:author="Garrick W Bruening" w:date="2020-09-28T15:57:00Z"/>
        </w:rPr>
      </w:pPr>
      <w:ins w:id="1693" w:author="Alaa Ahmed" w:date="2020-08-03T15:31:00Z">
        <w:del w:id="1694" w:author="Garrick W Bruening" w:date="2020-09-28T15:57:00Z">
          <w:r w:rsidRPr="009802F2" w:rsidDel="002437B8">
            <w:rPr>
              <w:b/>
              <w:bCs/>
            </w:rPr>
            <w:delText>Metabolic cost:</w:delText>
          </w:r>
          <w:r w:rsidRPr="009802F2" w:rsidDel="002437B8">
            <w:delText xml:space="preserve"> A popular hypothesis i</w:delText>
          </w:r>
        </w:del>
      </w:ins>
      <w:ins w:id="1695" w:author="Alaa Ahmed" w:date="2020-08-03T15:32:00Z">
        <w:del w:id="1696" w:author="Garrick W Bruening" w:date="2020-09-28T15:57:00Z">
          <w:r w:rsidR="007D59A6" w:rsidRPr="009802F2" w:rsidDel="002437B8">
            <w:delText>n locomotion research is</w:delText>
          </w:r>
        </w:del>
      </w:ins>
      <w:ins w:id="1697" w:author="Alaa Ahmed" w:date="2020-08-03T15:31:00Z">
        <w:del w:id="1698" w:author="Garrick W Bruening" w:date="2020-09-28T15:57:00Z">
          <w:r w:rsidRPr="009802F2" w:rsidDel="002437B8">
            <w:delText xml:space="preserve"> that humans and other animals choose the speed that minimizes the gross metabolic cost to move a fixed distance. We can test that hypothesis using the present data set. In this case, utility is solely comprised of a cost which accordingly needs to be minimized. We can represent this utility as the negative of </w:delText>
          </w:r>
        </w:del>
      </w:ins>
      <w:ins w:id="1699" w:author="Alaa Ahmed" w:date="2020-08-03T15:31:00Z">
        <w:del w:id="1700" w:author="Garrick W Bruening" w:date="2020-09-28T15:57:00Z">
          <w:r w:rsidR="00B24814" w:rsidRPr="009802F2" w:rsidDel="002437B8">
            <w:rPr>
              <w:noProof/>
              <w:position w:val="-12"/>
            </w:rPr>
            <w:object w:dxaOrig="320" w:dyaOrig="380" w14:anchorId="7421E1A3">
              <v:shape id="_x0000_i1057" type="#_x0000_t75" style="width:14.25pt;height:21.75pt" o:ole="">
                <v:imagedata r:id="rId79" o:title=""/>
              </v:shape>
              <o:OLEObject Type="Embed" ProgID="Equation.DSMT4" ShapeID="_x0000_i1057" DrawAspect="Content" ObjectID="_1663576642" r:id="rId80"/>
            </w:object>
          </w:r>
        </w:del>
      </w:ins>
      <w:ins w:id="1701" w:author="Alaa Ahmed" w:date="2020-08-03T15:31:00Z">
        <w:del w:id="1702" w:author="Garrick W Bruening" w:date="2020-09-28T15:57:00Z">
          <w:r w:rsidRPr="009802F2" w:rsidDel="002437B8">
            <w:delText>, the cost to reach 10 cm with a given mass at a given duration:</w:delText>
          </w:r>
        </w:del>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A04810" w:rsidRPr="009802F2" w:rsidDel="002437B8" w14:paraId="6CD17991" w14:textId="7785CF5B" w:rsidTr="00C934EC">
        <w:trPr>
          <w:ins w:id="1703" w:author="Alaa Ahmed" w:date="2020-08-03T15:31:00Z"/>
          <w:del w:id="1704" w:author="Garrick W Bruening" w:date="2020-09-28T15:57:00Z"/>
        </w:trPr>
        <w:tc>
          <w:tcPr>
            <w:tcW w:w="500" w:type="pct"/>
          </w:tcPr>
          <w:p w14:paraId="4D1C8C29" w14:textId="283C3630" w:rsidR="00A04810" w:rsidRPr="009802F2" w:rsidDel="002437B8" w:rsidRDefault="00A04810" w:rsidP="00C934EC">
            <w:pPr>
              <w:rPr>
                <w:ins w:id="1705" w:author="Alaa Ahmed" w:date="2020-08-03T15:31:00Z"/>
                <w:del w:id="1706" w:author="Garrick W Bruening" w:date="2020-09-28T15:57:00Z"/>
              </w:rPr>
            </w:pPr>
          </w:p>
        </w:tc>
        <w:tc>
          <w:tcPr>
            <w:tcW w:w="4000" w:type="pct"/>
            <w:vAlign w:val="center"/>
          </w:tcPr>
          <w:p w14:paraId="551BF4E2" w14:textId="0DEDBE43" w:rsidR="00A04810" w:rsidRPr="009802F2" w:rsidDel="002437B8" w:rsidRDefault="002E6FCC">
            <w:pPr>
              <w:jc w:val="center"/>
              <w:rPr>
                <w:ins w:id="1707" w:author="Alaa Ahmed" w:date="2020-08-03T15:31:00Z"/>
                <w:del w:id="1708" w:author="Garrick W Bruening" w:date="2020-09-28T15:57:00Z"/>
                <w:rPrChange w:id="1709" w:author="Alaa Ahmed" w:date="2020-08-05T11:40:00Z">
                  <w:rPr>
                    <w:ins w:id="1710" w:author="Alaa Ahmed" w:date="2020-08-03T15:31:00Z"/>
                    <w:del w:id="1711" w:author="Garrick W Bruening" w:date="2020-09-28T15:57:00Z"/>
                    <w:rFonts w:ascii="Cambria" w:hAnsi="Cambria" w:cs="Aharoni"/>
                  </w:rPr>
                </w:rPrChange>
              </w:rPr>
            </w:pPr>
            <m:oMathPara>
              <m:oMath>
                <m:sSub>
                  <m:sSubPr>
                    <m:ctrlPr>
                      <w:ins w:id="1712" w:author="Alaa Ahmed" w:date="2020-08-03T15:31:00Z">
                        <w:del w:id="1713" w:author="Garrick W Bruening" w:date="2020-09-28T15:57:00Z">
                          <w:rPr>
                            <w:rFonts w:ascii="Cambria Math" w:hAnsi="Cambria Math" w:cstheme="minorHAnsi"/>
                            <w:noProof/>
                          </w:rPr>
                        </w:del>
                      </w:ins>
                    </m:ctrlPr>
                  </m:sSubPr>
                  <m:e>
                    <m:r>
                      <w:ins w:id="1714" w:author="Alaa Ahmed" w:date="2020-08-03T15:31:00Z">
                        <w:del w:id="1715" w:author="Garrick W Bruening" w:date="2020-09-28T15:57:00Z">
                          <m:rPr>
                            <m:nor/>
                          </m:rPr>
                          <w:rPr>
                            <w:rFonts w:cstheme="minorHAnsi"/>
                            <w:noProof/>
                          </w:rPr>
                          <m:t>J</m:t>
                        </w:del>
                      </w:ins>
                    </m:r>
                  </m:e>
                  <m:sub>
                    <m:r>
                      <w:ins w:id="1716" w:author="Alaa Ahmed" w:date="2020-08-05T12:14:00Z">
                        <w:del w:id="1717" w:author="Garrick W Bruening" w:date="2020-09-28T15:57:00Z">
                          <m:rPr>
                            <m:nor/>
                          </m:rPr>
                          <w:rPr>
                            <w:rFonts w:ascii="Cambria Math" w:cstheme="minorHAnsi"/>
                            <w:noProof/>
                          </w:rPr>
                          <m:t>g</m:t>
                        </w:del>
                      </w:ins>
                    </m:r>
                    <m:r>
                      <w:ins w:id="1718" w:author="Alaa Ahmed" w:date="2020-08-03T15:31:00Z">
                        <w:del w:id="1719" w:author="Garrick W Bruening" w:date="2020-09-28T15:57:00Z">
                          <m:rPr>
                            <m:nor/>
                          </m:rPr>
                          <w:rPr>
                            <w:rFonts w:cstheme="minorHAnsi"/>
                            <w:noProof/>
                          </w:rPr>
                          <m:t>rossOnly</m:t>
                        </w:del>
                      </w:ins>
                    </m:r>
                  </m:sub>
                </m:sSub>
                <m:r>
                  <w:ins w:id="1720" w:author="Alaa Ahmed" w:date="2020-08-03T15:31:00Z">
                    <w:del w:id="1721" w:author="Garrick W Bruening" w:date="2020-09-28T15:57:00Z">
                      <m:rPr>
                        <m:nor/>
                      </m:rPr>
                      <w:rPr>
                        <w:rFonts w:cstheme="minorHAnsi"/>
                        <w:noProof/>
                      </w:rPr>
                      <m:t>=-a</m:t>
                    </w:del>
                  </w:ins>
                </m:r>
                <m:sSub>
                  <m:sSubPr>
                    <m:ctrlPr>
                      <w:ins w:id="1722" w:author="Alaa Ahmed" w:date="2020-08-03T15:31:00Z">
                        <w:del w:id="1723" w:author="Garrick W Bruening" w:date="2020-09-28T15:57:00Z">
                          <w:rPr>
                            <w:rFonts w:ascii="Cambria Math" w:hAnsi="Cambria Math" w:cstheme="minorHAnsi"/>
                            <w:noProof/>
                          </w:rPr>
                        </w:del>
                      </w:ins>
                    </m:ctrlPr>
                  </m:sSubPr>
                  <m:e>
                    <m:r>
                      <w:ins w:id="1724" w:author="Alaa Ahmed" w:date="2020-08-03T15:31:00Z">
                        <w:del w:id="1725" w:author="Garrick W Bruening" w:date="2020-09-28T15:57:00Z">
                          <m:rPr>
                            <m:nor/>
                          </m:rPr>
                          <w:rPr>
                            <w:rFonts w:cstheme="minorHAnsi"/>
                            <w:noProof/>
                          </w:rPr>
                          <m:t>t</m:t>
                        </w:del>
                      </w:ins>
                    </m:r>
                  </m:e>
                  <m:sub>
                    <m:r>
                      <w:ins w:id="1726" w:author="Alaa Ahmed" w:date="2020-08-03T15:31:00Z">
                        <w:del w:id="1727" w:author="Garrick W Bruening" w:date="2020-09-28T15:57:00Z">
                          <m:rPr>
                            <m:nor/>
                          </m:rPr>
                          <w:rPr>
                            <w:rFonts w:cstheme="minorHAnsi"/>
                            <w:noProof/>
                          </w:rPr>
                          <m:t>m</m:t>
                        </w:del>
                      </w:ins>
                    </m:r>
                  </m:sub>
                </m:sSub>
                <m:r>
                  <w:ins w:id="1728" w:author="Alaa Ahmed" w:date="2020-08-03T15:31:00Z">
                    <w:del w:id="1729" w:author="Garrick W Bruening" w:date="2020-09-28T15:57:00Z">
                      <m:rPr>
                        <m:nor/>
                      </m:rPr>
                      <w:rPr>
                        <w:rFonts w:cstheme="minorHAnsi"/>
                        <w:noProof/>
                      </w:rPr>
                      <m:t>-</m:t>
                    </w:del>
                  </w:ins>
                </m:r>
                <m:f>
                  <m:fPr>
                    <m:ctrlPr>
                      <w:ins w:id="1730" w:author="Alaa Ahmed" w:date="2020-08-03T15:31:00Z">
                        <w:del w:id="1731" w:author="Garrick W Bruening" w:date="2020-09-28T15:57:00Z">
                          <w:rPr>
                            <w:rFonts w:ascii="Cambria Math" w:hAnsi="Cambria Math" w:cstheme="minorHAnsi"/>
                            <w:noProof/>
                          </w:rPr>
                        </w:del>
                      </w:ins>
                    </m:ctrlPr>
                  </m:fPr>
                  <m:num>
                    <m:r>
                      <w:ins w:id="1732" w:author="Alaa Ahmed" w:date="2020-08-03T15:31:00Z">
                        <w:del w:id="1733" w:author="Garrick W Bruening" w:date="2020-09-28T15:57:00Z">
                          <m:rPr>
                            <m:nor/>
                          </m:rPr>
                          <w:rPr>
                            <w:rFonts w:cstheme="minorHAnsi"/>
                            <w:noProof/>
                          </w:rPr>
                          <m:t>b</m:t>
                        </w:del>
                      </w:ins>
                    </m:r>
                    <m:sSup>
                      <m:sSupPr>
                        <m:ctrlPr>
                          <w:ins w:id="1734" w:author="Alaa Ahmed" w:date="2020-08-03T15:31:00Z">
                            <w:del w:id="1735" w:author="Garrick W Bruening" w:date="2020-09-28T15:57:00Z">
                              <w:rPr>
                                <w:rFonts w:ascii="Cambria Math" w:hAnsi="Cambria Math" w:cstheme="minorHAnsi"/>
                                <w:noProof/>
                              </w:rPr>
                            </w:del>
                          </w:ins>
                        </m:ctrlPr>
                      </m:sSupPr>
                      <m:e>
                        <m:r>
                          <w:ins w:id="1736" w:author="Alaa Ahmed" w:date="2020-08-03T15:31:00Z">
                            <w:del w:id="1737" w:author="Garrick W Bruening" w:date="2020-09-28T15:57:00Z">
                              <m:rPr>
                                <m:nor/>
                              </m:rPr>
                              <w:rPr>
                                <w:rFonts w:cstheme="minorHAnsi"/>
                                <w:noProof/>
                              </w:rPr>
                              <m:t>m</m:t>
                            </w:del>
                          </w:ins>
                        </m:r>
                      </m:e>
                      <m:sup>
                        <m:r>
                          <w:ins w:id="1738" w:author="Alaa Ahmed" w:date="2020-08-03T15:31:00Z">
                            <w:del w:id="1739" w:author="Garrick W Bruening" w:date="2020-09-28T15:57:00Z">
                              <m:rPr>
                                <m:nor/>
                              </m:rPr>
                              <w:rPr>
                                <w:rFonts w:cstheme="minorHAnsi"/>
                                <w:noProof/>
                              </w:rPr>
                              <m:t>i</m:t>
                            </w:del>
                          </w:ins>
                        </m:r>
                      </m:sup>
                    </m:sSup>
                  </m:num>
                  <m:den>
                    <m:sSubSup>
                      <m:sSubSupPr>
                        <m:ctrlPr>
                          <w:ins w:id="1740" w:author="Alaa Ahmed" w:date="2020-08-03T15:31:00Z">
                            <w:del w:id="1741" w:author="Garrick W Bruening" w:date="2020-09-28T15:57:00Z">
                              <w:rPr>
                                <w:rFonts w:ascii="Cambria Math" w:hAnsi="Cambria Math" w:cstheme="minorHAnsi"/>
                                <w:noProof/>
                              </w:rPr>
                            </w:del>
                          </w:ins>
                        </m:ctrlPr>
                      </m:sSubSupPr>
                      <m:e>
                        <m:r>
                          <w:ins w:id="1742" w:author="Alaa Ahmed" w:date="2020-08-03T15:31:00Z">
                            <w:del w:id="1743" w:author="Garrick W Bruening" w:date="2020-09-28T15:57:00Z">
                              <m:rPr>
                                <m:nor/>
                              </m:rPr>
                              <w:rPr>
                                <w:rFonts w:cstheme="minorHAnsi"/>
                                <w:noProof/>
                              </w:rPr>
                              <m:t>t</m:t>
                            </w:del>
                          </w:ins>
                        </m:r>
                      </m:e>
                      <m:sub>
                        <m:r>
                          <w:ins w:id="1744" w:author="Alaa Ahmed" w:date="2020-08-03T15:31:00Z">
                            <w:del w:id="1745" w:author="Garrick W Bruening" w:date="2020-09-28T15:57:00Z">
                              <m:rPr>
                                <m:nor/>
                              </m:rPr>
                              <w:rPr>
                                <w:rFonts w:cstheme="minorHAnsi"/>
                                <w:noProof/>
                              </w:rPr>
                              <m:t>m</m:t>
                            </w:del>
                          </w:ins>
                        </m:r>
                      </m:sub>
                      <m:sup>
                        <m:r>
                          <w:ins w:id="1746" w:author="Alaa Ahmed" w:date="2020-08-03T15:31:00Z">
                            <w:del w:id="1747" w:author="Garrick W Bruening" w:date="2020-09-28T15:57:00Z">
                              <m:rPr>
                                <m:nor/>
                              </m:rPr>
                              <w:rPr>
                                <w:rFonts w:cstheme="minorHAnsi"/>
                                <w:noProof/>
                              </w:rPr>
                              <m:t>j-1</m:t>
                            </w:del>
                          </w:ins>
                        </m:r>
                      </m:sup>
                    </m:sSubSup>
                  </m:den>
                </m:f>
              </m:oMath>
            </m:oMathPara>
          </w:p>
        </w:tc>
        <w:tc>
          <w:tcPr>
            <w:tcW w:w="500" w:type="pct"/>
            <w:vAlign w:val="center"/>
          </w:tcPr>
          <w:p w14:paraId="2C8E5EA4" w14:textId="51CB18DE" w:rsidR="00A04810" w:rsidRPr="009802F2" w:rsidDel="002437B8" w:rsidRDefault="00A04810" w:rsidP="00C934EC">
            <w:pPr>
              <w:pStyle w:val="Caption"/>
              <w:keepNext/>
              <w:jc w:val="right"/>
              <w:rPr>
                <w:ins w:id="1748" w:author="Alaa Ahmed" w:date="2020-08-03T15:31:00Z"/>
                <w:del w:id="1749" w:author="Garrick W Bruening" w:date="2020-09-28T15:57:00Z"/>
                <w:i w:val="0"/>
                <w:iCs w:val="0"/>
                <w:sz w:val="22"/>
                <w:szCs w:val="22"/>
              </w:rPr>
            </w:pPr>
            <w:ins w:id="1750" w:author="Alaa Ahmed" w:date="2020-08-03T15:31:00Z">
              <w:del w:id="1751" w:author="Garrick W Bruening" w:date="2020-09-28T15:57:00Z">
                <w:r w:rsidRPr="009802F2" w:rsidDel="002437B8">
                  <w:rPr>
                    <w:i w:val="0"/>
                    <w:iCs w:val="0"/>
                    <w:color w:val="auto"/>
                    <w:sz w:val="22"/>
                    <w:szCs w:val="22"/>
                  </w:rPr>
                  <w:delText>(</w:delText>
                </w:r>
                <w:r w:rsidRPr="009802F2" w:rsidDel="002437B8">
                  <w:fldChar w:fldCharType="begin"/>
                </w:r>
                <w:r w:rsidRPr="009802F2" w:rsidDel="002437B8">
                  <w:rPr>
                    <w:i w:val="0"/>
                    <w:iCs w:val="0"/>
                    <w:color w:val="auto"/>
                    <w:sz w:val="22"/>
                    <w:szCs w:val="22"/>
                  </w:rPr>
                  <w:delInstrText xml:space="preserve"> SEQ Equation \* ARABIC </w:delInstrText>
                </w:r>
                <w:r w:rsidRPr="009802F2" w:rsidDel="002437B8">
                  <w:fldChar w:fldCharType="separate"/>
                </w:r>
                <w:r w:rsidRPr="009802F2" w:rsidDel="002437B8">
                  <w:rPr>
                    <w:i w:val="0"/>
                    <w:iCs w:val="0"/>
                    <w:noProof/>
                    <w:color w:val="auto"/>
                    <w:sz w:val="22"/>
                    <w:szCs w:val="22"/>
                  </w:rPr>
                  <w:delText>1</w:delText>
                </w:r>
                <w:r w:rsidRPr="009802F2" w:rsidDel="002437B8">
                  <w:fldChar w:fldCharType="end"/>
                </w:r>
                <w:r w:rsidRPr="009802F2" w:rsidDel="002437B8">
                  <w:rPr>
                    <w:i w:val="0"/>
                    <w:iCs w:val="0"/>
                    <w:color w:val="auto"/>
                    <w:sz w:val="22"/>
                    <w:szCs w:val="22"/>
                  </w:rPr>
                  <w:delText>)</w:delText>
                </w:r>
              </w:del>
            </w:ins>
          </w:p>
        </w:tc>
      </w:tr>
    </w:tbl>
    <w:p w14:paraId="556197D9" w14:textId="77777777" w:rsidR="00D50221" w:rsidRPr="009802F2" w:rsidRDefault="00D50221" w:rsidP="00D50221">
      <w:pPr>
        <w:rPr>
          <w:ins w:id="1752" w:author="Garrick W Bruening" w:date="2020-10-06T12:04:00Z"/>
        </w:rPr>
      </w:pPr>
    </w:p>
    <w:p w14:paraId="51440A5E" w14:textId="77777777" w:rsidR="00D50221" w:rsidRPr="009802F2" w:rsidRDefault="00D50221" w:rsidP="00D50221">
      <w:pPr>
        <w:rPr>
          <w:ins w:id="1753" w:author="Garrick W Bruening" w:date="2020-10-06T12:04:00Z"/>
        </w:rPr>
      </w:pPr>
    </w:p>
    <w:p w14:paraId="177CF049" w14:textId="22184D71" w:rsidR="00D50221" w:rsidRPr="009802F2" w:rsidRDefault="00D50221">
      <w:pPr>
        <w:pStyle w:val="Heading1"/>
        <w:rPr>
          <w:ins w:id="1754" w:author="Garrick W Bruening" w:date="2020-10-06T12:04:00Z"/>
        </w:rPr>
        <w:pPrChange w:id="1755" w:author="Garrick W Bruening" w:date="2020-10-06T12:04:00Z">
          <w:pPr/>
        </w:pPrChange>
      </w:pPr>
      <w:ins w:id="1756" w:author="Garrick W Bruening" w:date="2020-10-06T12:04:00Z">
        <w:r w:rsidRPr="009802F2">
          <w:t>Discussion</w:t>
        </w:r>
      </w:ins>
    </w:p>
    <w:p w14:paraId="1639C4C9" w14:textId="64589FB6" w:rsidR="00D50221" w:rsidRDefault="00D50221" w:rsidP="00D50221">
      <w:ins w:id="1757" w:author="Garrick W Bruening" w:date="2020-10-06T12:04:00Z">
        <w:r w:rsidRPr="009802F2">
          <w:t xml:space="preserve">In this study we found that adding mass at the hand led subjects to make increased duration and reduced vigor reaching movements, and adding mass increased the metabolic cost of reaching in a sublinear manner. A recently proposed utility framework, that represents effort with metabolic cost discounted by time, can explain the movement duration across multiple experiments </w:t>
        </w:r>
        <w:r w:rsidRPr="009802F2">
          <w:fldChar w:fldCharType="begin"/>
        </w:r>
      </w:ins>
      <w:r w:rsidR="00EF525D" w:rsidRPr="009802F2">
        <w:instrText xml:space="preserve"> ADDIN ZOTERO_ITEM CSL_CITATION {"citationID":"FdI1OE9e","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ins w:id="1758" w:author="Garrick W Bruening" w:date="2020-10-06T12:04:00Z">
        <w:r w:rsidRPr="009802F2">
          <w:fldChar w:fldCharType="separate"/>
        </w:r>
      </w:ins>
      <w:r w:rsidR="00EF525D" w:rsidRPr="009802F2">
        <w:rPr>
          <w:rFonts w:ascii="Calibri" w:hAnsi="Calibri" w:cs="Calibri"/>
        </w:rPr>
        <w:t>[1]</w:t>
      </w:r>
      <w:ins w:id="1759" w:author="Garrick W Bruening" w:date="2020-10-06T12:04:00Z">
        <w:r w:rsidRPr="009802F2">
          <w:fldChar w:fldCharType="end"/>
        </w:r>
        <w:r w:rsidRPr="009802F2">
          <w:t xml:space="preserve">. When comparing the metabolic cost minimum to the preferred reach duration of subjects, we find that minimizing metabolic cost alone cannot predict the preferred movement duration. </w:t>
        </w:r>
      </w:ins>
    </w:p>
    <w:p w14:paraId="695CBC05" w14:textId="6945D153" w:rsidR="0030593F" w:rsidRPr="009802F2" w:rsidRDefault="0030593F" w:rsidP="0030593F">
      <w:pPr>
        <w:pStyle w:val="Heading2"/>
        <w:rPr>
          <w:ins w:id="1760" w:author="Garrick W Bruening" w:date="2020-10-06T12:04:00Z"/>
        </w:rPr>
        <w:pPrChange w:id="1761" w:author="Garrick W Bruening" w:date="2020-10-06T12:04:00Z">
          <w:pPr/>
        </w:pPrChange>
      </w:pPr>
      <w:r>
        <w:t>Cost of Transport</w:t>
      </w:r>
    </w:p>
    <w:p w14:paraId="726C5418" w14:textId="77777777" w:rsidR="0030593F" w:rsidRDefault="00D50221" w:rsidP="0030593F">
      <w:ins w:id="1762" w:author="Garrick W Bruening" w:date="2020-10-06T12:04:00Z">
        <w:r w:rsidRPr="009802F2">
          <w:t xml:space="preserve">One common method used to explain movement speed is to minimize the total metabolic cost of the movement. Minimizing metabolic cost of transport has been used to explain preferred walking and running velocity across many different studies </w:t>
        </w:r>
        <w:r w:rsidRPr="009802F2">
          <w:fldChar w:fldCharType="begin"/>
        </w:r>
      </w:ins>
      <w:r w:rsidR="00EF525D" w:rsidRPr="009802F2">
        <w:instrText xml:space="preserve"> ADDIN ZOTERO_ITEM CSL_CITATION {"citationID":"eJWh8gUl","properties":{"formattedCitation":"[6]\\uc0\\u8211{}[8], [17]\\uc0\\u8211{}[24]","plainCitation":"[6]–[8], [17]–[24]","noteIndex":0},"citationItems":[{"id":2961,"uris":["http://zotero.org/users/4343224/items/KWDBHGYC"],"uri":["http://zotero.org/users/4343224/items/KWDBHGYC"],"itemData":{"id":2961,"type":"article-journal","abstract":"Individuals with Down syndrome (DS) show reduced gait stability that may increase the metabolic rate (MR) during over-ground walking and alter their energetic cost per unit distance (ECtransport) to speed relationship. If so, the preferred walking speed (PWS) of people with DS may coincide with their speed at minimal ECtransport, reflecting energetic optimization. This study therefore examined whether MR and ECtransport during over-ground walking differ between individuals with and without DS and whether PWS minimizes their ECtransport. Expired gases were collected from 18 individuals with DS and 18 without during six over-ground walking trials, each lasting 6min, at PWS and at 0.51, 0.76, 1.01, 1.26, and 1.51m/s. Gross- and net-MR, and gross- and net-ECtransport were expressed in dimensionless form. Energetically optimal walking speeds and minimal gross- and net-ECtransport were determined from the gross- and net-ECtransport to speed curves for each participant. Individuals with DS showed higher gross-MR, net-MR, gross-ECtransport, and net-ECtransport. PWS minimized gross-ECtransport in participants with DS, but not in those without. PWS did not minimize net-ECtransport in either group. Therefore, gross-ECtransport minimization during over-ground walking may determine PWS when impairments alter the gross-ECtransport to speed relationship.","container-title":"Gait &amp; Posture","DOI":"10.1016/j.gaitpost.2011.02.007","ISSN":"0966-6362","issue":"4","journalAbbreviation":"Gait &amp; Posture","language":"en","page":"630-634","source":"ScienceDirect","title":"Energetic optimization during over-ground walking in people with and without Down syndrome","volume":"33","author":[{"family":"Agiovlasitis","given":"Stamatis"},{"family":"Motl","given":"Robert W."},{"family":"Ranadive","given":"Sushant M."},{"family":"Fahs","given":"Christopher A."},{"family":"Yan","given":"Huimin"},{"family":"Echols","given":"George H."},{"family":"Rossow","given":"Lindy"},{"family":"Fernhall","given":"Bo"}],"issued":{"date-parts":[["2011",4,1]]}}},{"id":2947,"uris":["http://zotero.org/users/4343224/items/MRGUCR4T"],"uri":["http://zotero.org/users/4343224/items/MRGUCR4T"],"itemData":{"id":2947,"type":"article-journal","abstract":"A person constrained to walk at a given speed v on a treadmill, chooses a particular step frequency f and step length d=v/f. Testing over a range of speeds generates a speed–frequency (v–f) relationship. This relationship is commonly posited as a basic feature of human gait. It is often further posited that this curve follows from minimum energy cost strategy. We observed that individuals walking under different constraint circumstances—walking to a range of fixed metronome frequencies (fixed f) or over a range of spaced markers (fixed d)—produce speed–frequency relations distinct from the constrained v relation. We show here that three distinct speed–frequency curves, similar to those observed, are predicted by the assumption that a walking person optimizes an underlying objective function F (v, f) that has a minimum at the preferred gait. Further, the metabolic cost of transport is a reasonable approximate candidate for the function F.","container-title":"Journal of Theoretical Biology","DOI":"10.1006/jtbi.2001.2279","ISSN":"0022-5193","issue":"4","journalAbbreviation":"Journal of Theoretical Biology","language":"en","page":"445-453","source":"ScienceDirect","title":"Multiple Walking Speed–frequency Relations are Predicted by Constrained Optimization","volume":"209","author":[{"family":"Bertram","given":"JOHN E. A."},{"family":"Ruina","given":"ANDY"}],"issued":{"date-parts":[["2001",4,21]]}}},{"id":982,"uris":["http://zotero.org/users/4343224/items/6NMKD8IZ"],"uri":["http://zotero.org/users/4343224/items/6NMKD8IZ"],"itemData":{"id":982,"type":"article-journal","abstract":"Objective: We tested the hypotheses that walking is more expensive for obese women, and they prefer slower walking speeds that minimize the gross energy cost per distance despite a greater relative aerobic effort [percent of maximal oxygen uptake (V˙o2max)/kg]. Research Methods and Procedures: Twenty adult women, 10 obese (BMI = 34.1 ± 3.2 kg/m2) and 10 normal weight (BMI = 20.4 ± 2.1 kg/m2) volunteered. To determine the metabolic rate and energy cost per distance vs. speed relationships, we measured V˙o2 and V˙CO2 while subjects walked on a treadmill at six speeds (0.50, 0.75, 1.0, 1.25, 1.5, and 1.75 m/s; 5-minute trials, with a 5-minute rest period between trials). We measured preferred walking speed on a 50-m section of level sidewalk and V˙o2max using a modified Balke treadmill protocol. Results: Walking was 11% more expensive for the obese subjects, but they preferred to walk at similar speeds as normal weight subjects (1.40 vs. 1.47 m/s, p = 0.07). Both groups preferred walking speeds at which their gross energy cost per distance was almost minimized. Obese subjects had a smaller V˙o2max/kg, so they required a greater relative aerobic effort at the preferred speed (51% vs. 36%, p = 0.001). Discussion: Obese women preferred a walking speed that minimized energy cost per distance, even though this strategy required a greater relative aerobic effort than walking more slowly. Our results suggest that walking slower for a set distance may be an appropriate exercise recommendation for a weight management prescription in obese adults.","container-title":"Obesity Research","DOI":"10.1038/oby.2005.103","ISSN":"1550-8528","issue":"5","language":"en","page":"891–899","title":"Energetic Cost and Preferred Speed of Walking in Obese vs. Normal Weight Women","volume":"13","author":[{"family":"Browning","given":"Raymond C."},{"family":"Kram","given":"Rodger"}],"issued":{"date-parts":[["2005"]]}}},{"id":2944,"uris":["http://zotero.org/users/4343224/items/4P8A5272"],"uri":["http://zotero.org/users/4343224/items/4P8A5272"],"itemData":{"id":2944,"type":"article-journal","abstract":"When humans wish to move sideways, they almost never walk sideways, except for a step or two; they usually turn and walk facing forward. Here, we show that the experimental metabolic cost of walking sideways, per unit distance, is over three times that of forward walking. We explain this high metabolic cost with a simple mathematical model; sideways walking is expensive because it involves repeated starting and stopping. When walking sideways, our subjects preferred a low natural speed, averaging 0.575 m s−1 (0.123 s.d.). Even with no prior practice, this preferred sideways walking speed is close to the metabolically optimal speed, averaging 0.610 m s−1 (0.064 s.d.). Subjects were within 2.4% of their optimal metabolic cost per distance. Thus, we argue that sideways walking is avoided because it is expensive and slow, and it is slow because the optimal speed is low, not because humans cannot move sideways fast.","container-title":"Biology Letters","DOI":"10.1098/rsbl.2013.1006","ISSN":"1744-9561","issue":"1","journalAbbreviation":"Biol Lett","note":"PMID: 24429685\nPMCID: PMC3917343","source":"PubMed Central","title":"Sideways walking: preferred is slow, slow is optimal, and optimal is expensive","title-short":"Sideways walking","URL":"https://www.ncbi.nlm.nih.gov/pmc/articles/PMC3917343/","volume":"10","author":[{"family":"Handford","given":"Matthew L."},{"family":"Srinivasan","given":"Manoj"}],"accessed":{"date-parts":[["2020",10,2]]},"issued":{"date-parts":[["2014",1]]}}},{"id":2968,"uris":["http://zotero.org/users/4343224/items/8EH2UR6N"],"uri":["http://zotero.org/users/4343224/items/8EH2UR6N"],"itemData":{"id":2968,"type":"article-journal","abstract":"The energy output is investigated during running at constant speed with varying length of stride and stride frequency. The results show that the most economical stride length always lies in the region of the freely chosen one when the subject is well-trained. An increase of stride length above the freely chosen one gives a larger increase of 02-consumption than a corresponding shortening of the stride. There is for every runner and every speed an optimum of stride length and frequency.","container-title":"Arbeitsphysiologie","issue":"6","language":"en","page":"437–441","source":"Zotero","title":"How do stride length and stride frequency influence the energy-output during running?","volume":"14","author":[{"family":"Hogberg","given":"Paul"}]}},{"id":2953,"uris":["http://zotero.org/users/4343224/items/7GPWN7CJ"],"uri":["http://zotero.org/users/4343224/items/7GPWN7CJ"],"itemData":{"id":2953,"type":"article-journal","abstract":"On a treadmill, humans switch from walking to running beyond a characteristic transition speed. Here, we study human choice between walking and running in a more ecological (non-treadmill) setting. We asked subjects to travel a given distance overground in a given allowed time duration. During this task, the subjects carried, and could look at, a stopwatch that counted down to zero. As expected, if the total time available were large, humans walk the whole distance. If the time available were small, humans mostly run. For an intermediate total time, humans often use a mixture of walking at a slow speed and running at a higher speed. With analytical and computational optimization, we show that using a walk-run mixture at intermediate speeds and a walk-rest mixture at the lowest average speeds is predicted by metabolic energy minimization, even with costs for transients-a consequence of non-convex energy curves. Thus, sometimes, steady locomotion may not be energy optimal, and not preferred, even in the absence of fatigue. Assuming similar non-convex energy curves, we conjecture that similar walk-run mixtures may be energetically beneficial to children following a parent and animals on long leashes. Humans and other animals might also benefit energetically from alternating between moving forward and standing still on a slow and sufficiently long treadmill.","container-title":"Journal of the Royal Society, Interface","DOI":"10.1098/rsif.2012.0980","ISSN":"1742-5662","issue":"81","journalAbbreviation":"J R Soc Interface","language":"eng","note":"PMID: 23365192\nPMCID: PMC3627106","page":"20120980","source":"PubMed","title":"Walking, running, and resting under time, distance, and average speed constraints: optimality of walk-run-rest mixtures","title-short":"Walking, running, and resting under time, distance, and average speed constraints","volume":"10","author":[{"family":"Long","given":"Leroy L."},{"family":"Srinivasan","given":"Manoj"}],"issued":{"date-parts":[["2013",4,6]]}}},{"id":2770,"uris":["http://zotero.org/users/4343224/items/M8UYMQA9"],"uri":["http://zotero.org/users/4343224/items/M8UYMQA9"],"itemData":{"id":2770,"type":"article-journal","abstract":"A novel apparatus, composed by a controllable treadmill, a computer, and an ultrasonic range finder, is here proposed to help investigation of many aspects of spontaneous locomotion. The acceleration or deceleration of the subject, detected by the sensor and processed by the computer, is used to accelerate or decelerate the treadmill in real time. The system has been used to assess, in eight subjects, the self-selected speed of walking and running, the maximum “reasonable” speed of walking, and the minimum reasonable speed of running at different gradients (from level up to +25%). This evidenced the speed range at which humans neither walk nor run, from 7.2 ± 0.6 to 8.4 ± 1.1 km/h for level locomotion, slightly narrowing at steeper slopes. These data confirm previous results, obtained indirectly from stride frequency recordings. The self-selected speed of walking decreases with increasing gradient (from 5.0 ± 0.8 km/h at 0% to 3.0 ± 0.9 km/h at +25%) and seems to be </w:instrText>
      </w:r>
      <w:r w:rsidR="00EF525D" w:rsidRPr="009802F2">
        <w:rPr>
          <w:rFonts w:ascii="Cambria Math" w:hAnsi="Cambria Math" w:cs="Cambria Math"/>
        </w:rPr>
        <w:instrText>∼</w:instrText>
      </w:r>
      <w:r w:rsidR="00EF525D" w:rsidRPr="009802F2">
        <w:instrText xml:space="preserve">30% higher than the speed that minimizes the metabolic energy cost of walking, obtained from the literature, at all the investigated gradients. The advantages, limitations, and potential applications of the newly proposed methodology in physiology, biomechanics, and pathology of locomotion are discussed in this paper.","container-title":"Journal of Applied Physiology","DOI":"10.1152/japplphysiol.00128.2003","ISSN":"8750-7587, 1522-1601","issue":"2","journalAbbreviation":"Journal of Applied Physiology","language":"en","page":"838-843","source":"DOI.org (Crossref)","title":"A feedback-controlled treadmill (treadmill-on-demand) and the spontaneous speed of walking and running in humans","volume":"95","author":[{"family":"Minetti","given":"Alberto E."},{"family":"Boldrini","given":"Lorenzo"},{"family":"Brusamolin","given":"Laura"},{"family":"Zamparo","given":"Paola"},{"family":"McKee","given":"Tom"}],"issued":{"date-parts":[["2003",8]]}}},{"id":956,"uris":["http://zotero.org/users/4343224/items/SWPGPPIL"],"uri":["http://zotero.org/users/4343224/items/SWPGPPIL"],"itemData":{"id":956,"type":"article-journal","abstract":"Summary and ConclusionsEnergy expenditures in 12 male and 7 female untrained adult subjects were measured with Max Planck respirometers while walking in the laboratory at speeds of 24.4, 48.8, 73.2 and 97.6 meters/ min. The results were collated with those of other investigators, and the following conclusions were drawn:1.During level walking, the energy expenditure is a linear function of the square of the speed. The relation is: E˙w=29+0.0053v2E˙w=29+0.0053v2\\textbackslashdot E_w = 29 + 0.0053vˆ2 , where E˙wE˙w\\textbackslashdot E_w is energy expenditure in cal/min/kg, and v is speed in meters/min. 2.The energy expenditure per unit distance walked is derived from the above equation and is shown to be a hyperbola having a minimal value of 0.78 cal/meter/kg at a speed of 74 meters/min. 3.A given subject adopts a “natural” speed of walking that corresponds to a minimal value of the energy expenditure expressed as cal/ meter/kg.","container-title":"Internationale Zeitschrift für angewandte Physiologie einschließlich Arbeitsphysiologie","DOI":"10.1007/BF00698754","ISSN":"0020-9376, 1439-6327","issue":"4","language":"en","page":"277–283","title":"Energy-speed relation and optimal speed during level walking","volume":"17","author":[{"family":"Ralston","given":"H. J."}],"issued":{"date-parts":[["1958",10]]}}},{"id":2802,"uris":["http://zotero.org/users/4343224/items/QRBPN4C2"],"uri":["http://zotero.org/users/4343224/items/QRBPN4C2"],"itemData":{"id":2802,"type":"article-journal","abstract":"Objectives The purpose of this article is to test whether people choose to behave in a manner that reduces the amount of energy they use to travel a given distance. While this has been shown consistently for walking, it has never been tested with human running. Materials and Methods We collected energetic data and lower limb anthropometrics on nine men running at six different running speeds. We collected on all six speeds on 3 different days and took the average of the energetic values for each speed. On each day we also asked the participants to choose the speed at which they could comfortably run for an hour, and we took the average of these preferred speeds. We then fit a 2nd order polynomial to the energetic data and compared the speed at which the minimum cost of transport (SpMinCoT) occurred with their preferred running speed. Results All participants showed a curvilinear relationship between speed and their cost of transport (CoT). Additionally, the preferred speed was not significantly different than the speed at the minCoT (p = 0.215), and the best fit line between the minCoT and the CoT at the preferred speed was y = x (R2 = 0.994). Discussion Humans are able to preferentially identify the speed which minimizes energy expenditure during running, as well as in walking. Over long distances, energy conservation during running would be particularly crucial so further investigations should focus on the mechanisms by which people are able to detect their ‘optimal’ running speeds.","container-title":"American Journal of Physical Anthropology","DOI":"10.1002/ajpa.23187","ISSN":"1096-8644","issue":"1","language":"en","page":"85-93","source":"Wiley Online Library","title":"People choose to run at their optimal speed","volume":"163","author":[{"family":"Rathkey","given":"Joseph K."},{"family":"Wall‐Scheffler","given":"Cara M."}],"issued":{"date-parts":[["2017"]]}}},{"id":2950,"uris":["http://zotero.org/users/4343224/items/LHP483PT"],"uri":["http://zotero.org/users/4343224/items/LHP483PT"],"itemData":{"id":2950,"type":"article-journal","abstract":"Humans do not generally walk at constant speed, except perhaps on a treadmill. Normal walking involves starting, stopping and changing speeds, in addition to roughly steady locomotion. Here, we measure the metabolic energy cost of walking when changing speed. Subjects (healthy adults) walked with oscillating speeds on a constant-speed treadmill, alternating between walking slower and faster than the treadmill belt, moving back and forth in the laboratory frame. The metabolic rate for oscillating-speed walking was significantly higher than that for constant-speed walking (6–20% cost increase for ±0.13–0.27 m s−1 speed fluctuations). The metabolic rate increase was correlated with two models: a model based on kinetic energy fluctuations and an inverted pendulum walking model, optimized for oscillating-speed constraints. The cost of changing speeds may have behavioural implications: we predicted that the energy-optimal walking speed is lower for shorter distances. We measured preferred human walking speeds for different walking distances and found people preferred lower walking speeds for shorter distances as predicted. Further, analysing published daily walking-bout distributions, we estimate that the cost of changing speeds is 4–8% of daily walking energy budget.","container-title":"Biology Letters","DOI":"10.1098/rsbl.2015.0486","ISSN":"1744-9561","issue":"9","journalAbbreviation":"Biol Lett","note":"PMID: 26382072\nPMCID: PMC4614425","source":"PubMed Central","title":"The metabolic cost of changing walking speeds is significant, implies lower optimal speeds for shorter distances, and increases daily energy estimates","URL":"https://www.ncbi.nlm.nih.gov/pmc/articles/PMC4614425/","volume":"11","author":[{"family":"Seethapathi","given":"Nidhi"},{"family":"Srinivasan","given":"Manoj"}],"accessed":{"date-parts":[["2020",10,2]]},"issued":{"date-parts":[["2015",9]]}}},{"id":989,"uris":["http://zotero.org/users/4343224/items/8CYNLCMY"],"uri":["http://zotero.org/users/4343224/items/8CYNLCMY"],"itemData":{"id":989,"type":"article-journal","abstract":"Summary People prefer to move in ways that minimize their energetic cost [1, 2, 3, 4, 5, 6, 7, 8, 9]. For example, people tend to walk at a speed that minimizes energy use per unit distance [5, 6, 7, 8] and, for that speed, they select a step frequency that makes walking less costly [3, 4, 6, 10, 11, 12]. Although aspects of this preference appear to be established over both evolutionary [9, 13, 14, 15] and developmental [16] timescales, it remains unclear whether people can also optimize energetic cost in real time. Here we show that during walking, people readily adapt established motor programs to minimize energy use. To accomplish this, we used robotic exoskeletons to shift people’s energetically optimal step frequency to frequencies higher and lower than normally preferred. In response, we found that subjects adapted their step frequency to converge on the new energetic optima within minutes and in response to relatively small savings in cost (\\textless5%). When transiently perturbed from their new optimal gait, subjects relied on an updated prediction to rapidly re-converge within seconds. Our collective findings indicate that energetic cost is not just an outcome of movement, but also plays a central role in continuously shaping it.","container-title":"Current Biology","DOI":"10.1016/j.cub.2015.08.016","ISSN":"0960-9822","issue":"18","page":"2452–2456","title":"Humans Can Continuously Optimize Energetic Cost during Walking","volume":"25","author":[{"family":"Selinger","given":"Jessica C."},{"family":"O’Connor","given":"Shawn M."},{"family":"Wong","given":"Jeremy D."},{"family":"Donelan","given":"J. Maxwell"}],"issued":{"date-parts":[["2015",9]]}}}],"schema":"https://github.com/citation-style-language/schema/raw/master/csl-citation.json"} </w:instrText>
      </w:r>
      <w:ins w:id="1763" w:author="Garrick W Bruening" w:date="2020-10-06T12:04:00Z">
        <w:r w:rsidRPr="009802F2">
          <w:fldChar w:fldCharType="separate"/>
        </w:r>
      </w:ins>
      <w:r w:rsidR="00EF525D" w:rsidRPr="009802F2">
        <w:rPr>
          <w:rFonts w:ascii="Calibri" w:hAnsi="Calibri" w:cs="Calibri"/>
          <w:szCs w:val="24"/>
        </w:rPr>
        <w:t>[6]–[8], [17]–[24]</w:t>
      </w:r>
      <w:ins w:id="1764" w:author="Garrick W Bruening" w:date="2020-10-06T12:04:00Z">
        <w:r w:rsidRPr="009802F2">
          <w:fldChar w:fldCharType="end"/>
        </w:r>
        <w:r w:rsidRPr="009802F2">
          <w:t xml:space="preserve">. In this study however, we found that subjects typically do not make their reaching movements at the metabolic minimum. A possible explanation is that when making reaching movements effort is discounted by time. Temporal discounting has been shown in relation to rewards as well as cost of time </w:t>
        </w:r>
        <w:r w:rsidRPr="009802F2">
          <w:fldChar w:fldCharType="begin"/>
        </w:r>
      </w:ins>
      <w:r w:rsidR="00EF525D" w:rsidRPr="009802F2">
        <w:instrText xml:space="preserve"> ADDIN ZOTERO_ITEM CSL_CITATION {"citationID":"5bB95O7i","properties":{"formattedCitation":"[25]\\uc0\\u8211{}[27]","plainCitation":"[25]–[27]","noteIndex":0},"citationItems":[{"id":1049,"uris":["http://zotero.org/users/4343224/items/KIMAFIF3"],"uri":["http://zotero.org/users/4343224/items/KIMAFIF3"],"itemData":{"id":1049,"type":"article-journal","abstract":"The present paper addresses the question of the form of the mathematical relation between the time until a delayed reward and its present value. Data are presented from an experiment in which subjects chose between hypothetical amounts of money available either immediately or after a delay (Green, Fry, &amp; Myerson, 1994). Analyses of the behavior of individual young adults demonstrated that temporal discounting is better described by hyperbola-like functions than by exponential decay functions. For most individuals, the parameter that determines the rate of discounting varied inversely with amount. Raising the denominator of the discounting function to a power resulted in better descriptions of the data from most subjects. Two possible derivations of the temporal discounting function are proposed, a repeated choice model and an expected value model. These provide theoretical interpretations for amount-dependent discounting but amount-independent exponent parameters.","container-title":"Journal of the Experimental Analysis of Behavior","DOI":"10.1901/jeab.1995.64-263","ISSN":"0022-5002","issue":"3","note":"PMID: 16812772\nPMCID: PMC1350137","page":"263–276","title":"Discounting of delayed rewards: Models of individual choice","title-short":"Discounting of delayed rewards","volume":"64","author":[{"family":"Myerson","given":"Joel"},{"family":"Green","given":"Leonard"}],"issued":{"date-parts":[["1995",11]]}}},{"id":1047,"uris":["http://zotero.org/users/4343224/items/RDKPK537"],"uri":["http://zotero.org/users/4343224/items/RDKPK537"],"itemData":{"id":1047,"type":"article-journal","abstract":"Why do movements take a characteristic amount of time, and why do diseases that affect the reward system alter control of movements? Suppose that the purpose of any movement is to position our body in a more rewarding state. People and other animals discount future reward as a hyperbolic function of time. Here, we show that across populations of people and monkeys there is a correlation between discounting of reward and control of movements. We consider saccadic eye movements and hypothesize that duration of a movement is equivalent to a delay of reward. The hyperbolic cost of this delay not only accounts for kinematics of saccades in adults, it also accounts for the faster saccades of children, who temporally discount reward more steeply. Our theory explains why saccade velocities increase when reward is elevated, and why disorders in the encoding of reward, for example in Parkinson's disease and schizophrenia, produce changes in saccade. We show that delay of reward elevates the cost of saccades, reducing velocities. Finally, we consider coordinated movements that include motion of eyes and head and find that their kinematics is also consistent with a hyperbolic, reward-dependent cost of time. Therefore, each voluntary movement carries a cost because its duration delays acquisition of reward. The cost depends on the value that the brain assigns to stimuli, and the rate at which it discounts this value in time. The motor commands that move our eyes reflect this cost of time.","container-title":"Journal of Neuroscience","DOI":"10.1523/JNEUROSCI.1343-10.2010","ISSN":"0270-6474, 1529-2401","issue":"31","language":"en","note":"PMID: 20685993","page":"10507–10516","title":"Temporal Discounting of Reward and the Cost of Time in Motor Control","volume":"30","author":[{"family":"Shadmehr","given":"Reza"},{"family":"Xivry","given":"Jean Jacques Orban","dropping-particle":"de"},{"family":"Xu-Wilson","given":"Minnan"},{"family":"Shih","given":"Ting-Yu"}],"issued":{"date-parts":[["2010",8]]}}},{"id":25,"uris":["http://zotero.org/users/4343224/items/47L83UHW"],"uri":["http://zotero.org/users/4343224/items/47L83UHW"],"itemData":{"id":25,"type":"article-journal","abstract":"Humans naturally select several parameters within a gait that correspond with minimizing metabolic cost. Much less is understood about the role of metabolic cost in selecting between gaits. Here, we asked participants to decide between walking or running out and back to different gait specific markers. The distance of the walking marker was adjusted after each decision to identify relative distances where individuals switched gait preferences. We found that neither minimizing solely metabolic energy nor minimizing solely movement time could predict how the group decided between gaits. Of our twenty participants, six behaved in a way that tended towards minimizing metabolic energy, while eight favoured strategies that tended more towards minimizing movement time. The remaining six participants could not be explained by minimizing a single cost. We provide evidence that humans consider not just a single movement cost, but instead a weighted combination of these conflicting costs with their relative contributions varying across participants. Individuals who placed a higher relative value on time ran faster than individuals who placed a higher relative value on metabolic energy. Sensitivity to temporal costs also explained variability in an individual's preferred velocity as a function of increasing running distance. Interestingly, these differences in velocity both within and across participants were absent in walking, possibly due to a steeper metabolic cost of transport curve. We conclude that metabolic cost plays an essential, but not exclusive role in gait decisions.","container-title":"Journal of The Royal Society Interface","DOI":"10.1098/rsif.2018.0197","issue":"143","page":"20180197","title":"Contributions of metabolic and temporal costs to human gait selection","volume":"15","author":[{"family":"Summerside","given":"Erik M."},{"literal":"Kram Rodger"},{"literal":"Ahmed Alaa A."}],"issued":{"date-parts":[["2018",6]]}}}],"schema":"https://github.com/citation-style-language/schema/raw/master/csl-citation.json"} </w:instrText>
      </w:r>
      <w:ins w:id="1765" w:author="Garrick W Bruening" w:date="2020-10-06T12:04:00Z">
        <w:r w:rsidRPr="009802F2">
          <w:fldChar w:fldCharType="separate"/>
        </w:r>
      </w:ins>
      <w:r w:rsidR="00EF525D" w:rsidRPr="009802F2">
        <w:rPr>
          <w:rFonts w:ascii="Calibri" w:hAnsi="Calibri" w:cs="Calibri"/>
          <w:szCs w:val="24"/>
        </w:rPr>
        <w:t>[25]–[27]</w:t>
      </w:r>
      <w:ins w:id="1766" w:author="Garrick W Bruening" w:date="2020-10-06T12:04:00Z">
        <w:r w:rsidRPr="009802F2">
          <w:fldChar w:fldCharType="end"/>
        </w:r>
        <w:r w:rsidRPr="009802F2">
          <w:t>. The utility model presented here assumes that both reward (</w:t>
        </w:r>
        <w:r w:rsidRPr="009802F2">
          <w:rPr>
            <w:rFonts w:cstheme="minorHAnsi"/>
          </w:rPr>
          <w:t>α)</w:t>
        </w:r>
        <w:r w:rsidRPr="009802F2">
          <w:t xml:space="preserve"> and effort (E) are both discounted by time </w:t>
        </w:r>
        <w:r w:rsidRPr="009802F2">
          <w:fldChar w:fldCharType="begin"/>
        </w:r>
      </w:ins>
      <w:r w:rsidR="00EF525D" w:rsidRPr="009802F2">
        <w:instrText xml:space="preserve"> ADDIN ZOTERO_ITEM CSL_CITATION {"citationID":"PGdwDm6g","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ins w:id="1767" w:author="Garrick W Bruening" w:date="2020-10-06T12:04:00Z">
        <w:r w:rsidRPr="009802F2">
          <w:fldChar w:fldCharType="separate"/>
        </w:r>
      </w:ins>
      <w:r w:rsidR="00EF525D" w:rsidRPr="009802F2">
        <w:rPr>
          <w:rFonts w:ascii="Calibri" w:hAnsi="Calibri" w:cs="Calibri"/>
        </w:rPr>
        <w:t>[1]</w:t>
      </w:r>
      <w:ins w:id="1768" w:author="Garrick W Bruening" w:date="2020-10-06T12:04:00Z">
        <w:r w:rsidRPr="009802F2">
          <w:fldChar w:fldCharType="end"/>
        </w:r>
        <w:r w:rsidRPr="009802F2">
          <w:t xml:space="preserve">. When discounting both by time, either gross metabolic cost or net metabolic cost can explain the preferred reach duration. However, the type of metabolic cost that we use affects the </w:t>
        </w:r>
        <w:r w:rsidRPr="009802F2">
          <w:rPr>
            <w:rFonts w:cstheme="minorHAnsi"/>
          </w:rPr>
          <w:t>α</w:t>
        </w:r>
        <w:r w:rsidRPr="009802F2">
          <w:t xml:space="preserve"> parameter that is fit in the utility framework (Eq. </w:t>
        </w:r>
        <w:r w:rsidRPr="009802F2">
          <w:fldChar w:fldCharType="begin"/>
        </w:r>
        <w:r w:rsidRPr="009802F2">
          <w:instrText xml:space="preserve"> REF _Ref46584719 \h  \* MERGEFORMAT </w:instrText>
        </w:r>
      </w:ins>
      <w:ins w:id="1769" w:author="Garrick W Bruening" w:date="2020-10-06T12:04:00Z">
        <w:r w:rsidRPr="009802F2">
          <w:fldChar w:fldCharType="separate"/>
        </w:r>
      </w:ins>
      <w:r w:rsidR="005B369E" w:rsidRPr="009802F2">
        <w:rPr>
          <w:noProof/>
        </w:rPr>
        <w:t>5</w:t>
      </w:r>
      <w:ins w:id="1770" w:author="Garrick W Bruening" w:date="2020-10-06T12:04:00Z">
        <w:r w:rsidRPr="009802F2">
          <w:fldChar w:fldCharType="end"/>
        </w:r>
        <w:r w:rsidRPr="009802F2">
          <w:t xml:space="preserve">). Using gross metabolic </w:t>
        </w:r>
      </w:ins>
      <w:r w:rsidR="00555486" w:rsidRPr="009802F2">
        <w:t>cost,</w:t>
      </w:r>
      <w:ins w:id="1771" w:author="Garrick W Bruening" w:date="2020-10-06T12:04:00Z">
        <w:r w:rsidRPr="009802F2">
          <w:t xml:space="preserve"> we find </w:t>
        </w:r>
        <w:r w:rsidRPr="009802F2">
          <w:rPr>
            <w:rFonts w:cstheme="minorHAnsi"/>
          </w:rPr>
          <w:t>α</w:t>
        </w:r>
        <w:r w:rsidRPr="009802F2" w:rsidDel="00E76D6B">
          <w:t xml:space="preserve"> </w:t>
        </w:r>
        <w:r w:rsidRPr="009802F2">
          <w:t xml:space="preserve">= 68.137. </w:t>
        </w:r>
      </w:ins>
    </w:p>
    <w:p w14:paraId="413F0B5E" w14:textId="636D3437" w:rsidR="00D50221" w:rsidRPr="009802F2" w:rsidRDefault="0030593F" w:rsidP="0030593F">
      <w:pPr>
        <w:pStyle w:val="Heading2"/>
        <w:rPr>
          <w:ins w:id="1772" w:author="Garrick W Bruening" w:date="2020-10-06T12:04:00Z"/>
        </w:rPr>
      </w:pPr>
      <w:r>
        <w:t>Quadratic Representation</w:t>
      </w:r>
    </w:p>
    <w:p w14:paraId="2AA3DF67" w14:textId="1343E0D8" w:rsidR="00D50221" w:rsidRPr="009802F2" w:rsidRDefault="00D50221" w:rsidP="00D50221">
      <w:pPr>
        <w:rPr>
          <w:ins w:id="1773" w:author="Garrick W Bruening" w:date="2020-10-06T12:04:00Z"/>
        </w:rPr>
      </w:pPr>
      <w:ins w:id="1774" w:author="Garrick W Bruening" w:date="2020-10-06T12:04:00Z">
        <w:r w:rsidRPr="009802F2">
          <w:t xml:space="preserve">This leads researchers to minimizing a proxy for metabolic cost in many studies </w:t>
        </w:r>
        <w:r w:rsidRPr="009802F2">
          <w:fldChar w:fldCharType="begin"/>
        </w:r>
      </w:ins>
      <w:r w:rsidR="00EF525D" w:rsidRPr="009802F2">
        <w:instrText xml:space="preserve"> ADDIN ZOTERO_ITEM CSL_CITATION {"citationID":"01eIo7Re","properties":{"formattedCitation":"[28]\\uc0\\u8211{}[33]","plainCitation":"[28]–[33]","noteIndex":0},"citationItems":[{"id":876,"uris":["http://zotero.org/users/4343224/items/SCXID27I"],"uri":["http://zotero.org/users/4343224/items/SCXID27I"],"itemData":{"id":876,"type":"article-journal","abstract":"Author Summary When performing reaching and grasping movements, the brain has to choose one trajectory among an infinite set of possibilities. Nevertheless, because human and animal movements provide highly stereotyped features, motor strategies used by the brain were assumed to be optimal according to certain optimality criteria. In this study, we propose a theoretical model for motor planning of arm movements that minimizes a compromise between the absolute work exerted by the muscles and the integral of the squared acceleration. We demonstrate that under these assumptions agonistic and antagonistic muscles are inactivated during overlapping periods of time for quick enough movements. Moreover, it is shown that only this type of criterion can predict these inactivation periods. Finally, experimental evidence is in agreement with the predictions of the model. Indeed, we report the existence of simultaneous inactivation of opposing muscles during fast vertical arm movements. Therefore, this study suggests that biological movements partly optimize the energy expenditure, integrating both inertial and gravitational forces during the motor planning process.","container-title":"PLOS Computational Biology","DOI":"10.1371/journal.pcbi.1000194","ISSN":"1553-7358","issue":"10","language":"en","page":"e1000194","title":"The Inactivation Principle: Mathematical Solutions Minimizing the Absolute Work and Biological Implications for the Planning of Arm Movements","title-short":"The Inactivation Principle","volume":"4","author":[{"family":"Berret","given":"Bastien"},{"family":"Darlot","given":"Christian"},{"family":"Jean","given":"Frédéric"},{"family":"Pozzo","given":"Thierry"},{"family":"Papaxanthis","given":"Charalambos"},{"family":"Gauthier","given":"Jean Paul"}],"issued":{"date-parts":[["2008",10]]}}},{"id":889,"uris":["http://zotero.org/users/4343224/items/2GXEFLPI"],"uri":["http://zotero.org/users/4343224/items/2GXEFLPI"],"itemData":{"id":889,"type":"article-journal","abstract":"To execute a movement, the CNS must appropriately select and activate the set of muscles that will produce the desired movement. This problem is particularly difficult because a variety of muscle subsets can usually be used to produce the same joint motion. The motor system is therefore faced with a motor redundancy problem that must be resolved to produce the movement. In this paper, we present a model of muscle recruitment in the wrist step-tracking task. Muscle activation levels for five muscles are selected so as to satisfy task constraints (moving to the designated target) while also minimizing a measure of the total effort in producing the movement. Imposing these constraints yields muscle activation patterns qualitatively similar to those observed experimentally. In particular, the model reproduces the observed cosine-like recruitment of muscles as a function of movement direction and also appropriately predicts that certain muscles will be recruited most strongly in movement directions that differ significantly from their direction of action. These results suggest that the observed recruitment behavior may not be an explicit strategy employed by the nervous system, but instead may result from a process of movement optimization.","container-title":"Journal of Neurophysiology","DOI":"10.1152/jn.00621.2002","ISSN":"0022-3077","issue":"6","page":"3348–3358","title":"A Computational Model of Muscle Recruitment for Wrist Movements","volume":"88","author":[{"family":"Fagg","given":"Andrew H."},{"family":"Shah","given":"Ashvin"},{"family":"Barto","given":"Andrew G."}],"issued":{"date-parts":[["2002",12]]}}},{"id":767,"uris":["http://zotero.org/users/4343224/items/5YXUE584"],"uri":["http://zotero.org/users/4343224/items/5YXUE584"],"itemData":{"id":767,"type":"article-journal","abstract":"This paper presents studies of the coordination of voluntary human arm movements. A mathematical model is formulated which is shown to predict both the qualitative features and the quantitative details observed experimentally in planar, multijoint arm movements. Coordination is modeled mathematically by defining an objective function, a measure of performance for any possible movement. The unique trajectory which yields the best performance is determined using dynamic optimization theory. In the work presented here, the objective function is the square of the magnitude of jerk (rate of change of acceleration) of the hand integrated over the entire movement. This is equivalent to assuming that a major goal of motor coordination is the production of the smoothest possible movement of the hand. Experimental observations of human subjects performing voluntary unconstrained movements in a horizontal plane are presented. They confirm the following predictions of the mathematical model: unconstrained point-to-point motions are approximately straight with bell-shaped tangential velocity profiles; curved motions (through an intermediate point or around an obstacle) have portions of low curvature joined by portions of high curvature; at points of high curvature, the tangential velocity is reduced; the durations of the low-curvature portions are approximately equal. The theoretical analysis is based solely on the kinematics of movement independent of the dynamics of the musculoskeletal system and is successful only when formulated in terms of the motion of the hand in extracorporal space. The implications with respect to movement organization are discussed.","container-title":"Journal of Neuroscience","ISSN":"0270-6474, 1529-2401","issue":"7","language":"en","note":"PMID: 4020415","page":"1688–1703","title":"The coordination of arm movements: an experimentally confirmed mathematical model","title-short":"The coordination of arm movements","volume":"5","author":[{"family":"Flash","given":"T."},{"family":"Hogan","given":"N."}],"issued":{"date-parts":[["1985",7]]}}},{"id":58,"uris":["http://zotero.org/users/4343224/items/PJFAMRZ9"],"uri":["http://zotero.org/users/4343224/items/PJFAMRZ9"],"itemData":{"id":58,"type":"article-journal","abstract":"It has been widely suggested that the many degrees of freedom of the musculoskeletal system may be exploited by the CNS to minimize energy cost. We tested this idea by having subjects making point-to-point movements while grasping a robotic manipulandum. The robot created a force field chosen such that the minimal energy hand path for reaching movements differed substantially from those observed in a null field. The results show that after extended exposure to the force field, subjects continued to move exactly as they did in the null field and thus used substantially more energy than needed. Even after practicing to move along the minimal energy path, subjects did not adapt their freely chosen hand paths to reduce energy expenditure. The results of this study indicate that for point-to-point arm movements minimization of energy cost is not a dominant factor that influences how the CNS arrives at kinematics and associated muscle activation patterns.","container-title":"Journal of Neurophysiology","DOI":"10.1152/jn.00483.2010","ISSN":"0022-3077","issue":"6","journalAbbreviation":"Journal of Neurophysiology","page":"2985-2994","source":"physiology.org (Atypon)","title":"The Central Nervous System Does Not Minimize Energy Cost in Arm Movements","volume":"104","author":[{"family":"Kistemaker","given":"Dinant A."},{"family":"Wong","given":"Jeremy D."},{"family":"Gribble","given":"Paul L."}],"issued":{"date-parts":[["2010",9,8]]}}},{"id":780,"uris":["http://zotero.org/users/4343224/items/XQ9ZIR65"],"uri":["http://zotero.org/users/4343224/items/XQ9ZIR65"],"itemData":{"id":780,"type":"article-journal","abstract":"Quantitative examinations of internal representations for arm trajectory planning: minimum commanded torque change model. A number of invariant features of multijoint planar reaching movements have been observed in measured hand trajectories. These features include roughly straight hand paths and bell-shaped speed profiles where the trajectory curvatures between transverse and radial movements have been found to be different. For quantitative and statistical investigations, we obtained a large amount of trajectory data within a wide range of the workspace in the horizontal and sagittal planes (400 trajectories for each subject). A pair of movements within the horizontal and sagittal planes was set to be equivalent in the elbow and shoulder flexion/extension. The trajectory curvatures of the corresponding pair in these planes were almost the same. Moreover, these curvatures can be accurately reproduced with a linear regression from the summation of rotations in the elbow and shoulder joints. This means that trajectory curvatures systematically depend on the movement location and direction represented in the intrinsic body coordinates. We then examined the following four candidates as planning spaces and the four corresponding computational models for trajectory planning. The candidates were as follows: the minimum hand jerk model in an extrinsic-kinematic space, the minimum angle jerk model in an intrinsic-kinematic space, the minimum torque change model in an intrinsic-dynamic-mechanical space, and the minimum commanded torque change model in an intrinsic-dynamic-neural space. The minimum commanded torque change model, which is proposed here as a computable version of the minimum motor command change model, reproduced actual trajectories best for curvature, position, velocity, acceleration, and torque. The model’s prediction that the longer the duration of the movement the larger the trajectory curvature was also confirmed. Movements passing through via-points in the horizontal plane were also measured, and they converged to those predicted by the minimum commanded torque change model with training. Our results indicated that the brain may plan, and learn to plan, the optimal trajectory in the intrinsic coordinates considering arm and muscle dynamics and using representations for motor commands controlling muscle tensions.","container-title":"Journal of Neurophysiology","ISSN":"0022-3077, 1522-1598","issue":"5","language":"en","note":"PMID: 10322055","page":"2140–2155","title":"Quantitative Examinations of Internal Representations for Arm Trajectory Planning: Minimum Commanded Torque Change Model","title-short":"Quantitative Examinations of Internal Representations for Arm Trajectory Planning","volume":"81","author":[{"family":"Nakano","given":"Eri"},{"family":"Imamizu","given":"Hiroshi"},{"family":"Osu","given":"Rieko"},{"family":"Uno","given":"Yoji"},{"family":"Gomi","given":"Hiroaki"},{"family":"Yoshioka","given":"Toshinori"},{"family":"Kawato","given":"Mitsuo"}],"issued":{"date-parts":[["1999",5]]}}},{"id":763,"uris":["http://zotero.org/users/4343224/items/E6REG55S"],"uri":["http://zotero.org/users/4343224/items/E6REG55S"],"itemData":{"id":763,"type":"article-journal","abstract":"In this paper, we study trajectory planning and control in voluntary, human arm movements. When a hand is moved to a target, the central nervous system must select one specific trajectory among an infinite number of possible trajectories that lead to the target position. First, we discuss what criterion is adopted for trajectory determination. Several researchers measured the hand trajectories of skilled movements and found common invariant features. For example, when moving the hand between a pair of targets, subjects tended to generate roughly straight hand paths with bell-shaped speed profiles. On the basis of these observations and dynamic optimization theory, we propose a mathematical model which accounts for formation of hand trajectories. This model is formulated by defining an objective function, a measure of performance for any possible movement: square of the rate of change of torque integrated over the entire movement. That is, the objective function CT is defined as follows: (formula; see text) We overcome this difficult by developing an iterative scheme, with which the optimal trajectory and the associated motor command are simultaneously computed. To evaluate our model, human hand trajectories were experimentally measured under various behavioral situations. These results supported the idea that the human hand trajectory is planned and controlled in accordance with the minimum torque-change criterion.","container-title":"Biological Cybernetics","ISSN":"0340-1200","issue":"2","language":"eng","note":"PMID: 2742921","page":"89–101","title":"Formation and control of optimal trajectory in human multijoint arm movement. Minimum torque-change model","volume":"61","author":[{"family":"Uno","given":"Y."},{"family":"Kawato","given":"M."},{"family":"Suzuki","given":"R."}],"issued":{"date-parts":[["1989"]]}}}],"schema":"https://github.com/citation-style-language/schema/raw/master/csl-citation.json"} </w:instrText>
      </w:r>
      <w:ins w:id="1775" w:author="Garrick W Bruening" w:date="2020-10-06T12:04:00Z">
        <w:r w:rsidRPr="009802F2">
          <w:fldChar w:fldCharType="separate"/>
        </w:r>
      </w:ins>
      <w:r w:rsidR="00EF525D" w:rsidRPr="009802F2">
        <w:rPr>
          <w:rFonts w:ascii="Calibri" w:hAnsi="Calibri" w:cs="Calibri"/>
          <w:szCs w:val="24"/>
        </w:rPr>
        <w:t>[28]–[33]</w:t>
      </w:r>
      <w:ins w:id="1776" w:author="Garrick W Bruening" w:date="2020-10-06T12:04:00Z">
        <w:r w:rsidRPr="009802F2">
          <w:fldChar w:fldCharType="end"/>
        </w:r>
        <w:r w:rsidRPr="009802F2">
          <w:t>. It is unclear though how these proxies for effort represent how humans chose reaching movement durations. A very common proxy, sum of torque squared, does a very poor job at predicting movement related kinematics (Fig. S1). Sum of torque</w:t>
        </w:r>
        <w:r w:rsidRPr="009802F2">
          <w:rPr>
            <w:vertAlign w:val="superscript"/>
          </w:rPr>
          <w:t>2</w:t>
        </w:r>
        <w:r w:rsidRPr="009802F2">
          <w:t xml:space="preserve"> does not match well with preferred movement duration. By fitting a similar model to the metabolic power models (Eq. </w:t>
        </w:r>
        <w:r w:rsidRPr="009802F2">
          <w:fldChar w:fldCharType="begin"/>
        </w:r>
        <w:r w:rsidRPr="009802F2">
          <w:instrText xml:space="preserve"> REF _Ref52877866 \h  \* MERGEFORMAT </w:instrText>
        </w:r>
      </w:ins>
      <w:ins w:id="1777" w:author="Garrick W Bruening" w:date="2020-10-06T12:04:00Z">
        <w:r w:rsidRPr="009802F2">
          <w:fldChar w:fldCharType="separate"/>
        </w:r>
      </w:ins>
      <w:r w:rsidR="005B369E" w:rsidRPr="009802F2">
        <w:rPr>
          <w:noProof/>
        </w:rPr>
        <w:t>3</w:t>
      </w:r>
      <w:ins w:id="1778" w:author="Garrick W Bruening" w:date="2020-10-06T12:04:00Z">
        <w:r w:rsidRPr="009802F2">
          <w:fldChar w:fldCharType="end"/>
        </w:r>
        <w:r w:rsidRPr="009802F2">
          <w:t>), we can determine how sum of torque</w:t>
        </w:r>
        <w:r w:rsidRPr="009802F2">
          <w:rPr>
            <w:vertAlign w:val="superscript"/>
          </w:rPr>
          <w:t>2</w:t>
        </w:r>
        <w:r w:rsidRPr="009802F2">
          <w:t xml:space="preserve"> scales with added mass. We found that metabolic cost (and preferred movement duration) scales in a sublinear fashion according to the metabolic expenditure section and Eq. </w:t>
        </w:r>
        <w:r w:rsidRPr="009802F2">
          <w:fldChar w:fldCharType="begin"/>
        </w:r>
        <w:r w:rsidRPr="009802F2">
          <w:instrText xml:space="preserve"> REF _Ref46587138 \h  \* MERGEFORMAT </w:instrText>
        </w:r>
      </w:ins>
      <w:ins w:id="1779" w:author="Garrick W Bruening" w:date="2020-10-06T12:04:00Z">
        <w:r w:rsidRPr="009802F2">
          <w:fldChar w:fldCharType="separate"/>
        </w:r>
      </w:ins>
      <w:r w:rsidR="005B369E" w:rsidRPr="009802F2">
        <w:rPr>
          <w:noProof/>
        </w:rPr>
        <w:t>4</w:t>
      </w:r>
      <w:ins w:id="1780" w:author="Garrick W Bruening" w:date="2020-10-06T12:04:00Z">
        <w:r w:rsidRPr="009802F2">
          <w:fldChar w:fldCharType="end"/>
        </w:r>
        <w:r w:rsidRPr="009802F2">
          <w:t>. Sum of torque</w:t>
        </w:r>
        <w:r w:rsidRPr="009802F2">
          <w:rPr>
            <w:vertAlign w:val="superscript"/>
          </w:rPr>
          <w:t>2</w:t>
        </w:r>
        <w:r w:rsidRPr="009802F2">
          <w:t>, however, increases in a super linear fashion with mass. Therefore, we see a large difference in the preferred durations and the duration that minimizing sum of torque</w:t>
        </w:r>
        <w:r w:rsidRPr="009802F2">
          <w:rPr>
            <w:vertAlign w:val="superscript"/>
          </w:rPr>
          <w:t>2</w:t>
        </w:r>
        <w:r w:rsidRPr="009802F2">
          <w:t xml:space="preserve"> would predict.</w:t>
        </w:r>
      </w:ins>
    </w:p>
    <w:p w14:paraId="724507F0" w14:textId="387B624E" w:rsidR="00D23348" w:rsidRDefault="00D23348" w:rsidP="00D23348">
      <w:pPr>
        <w:pStyle w:val="Heading2"/>
      </w:pPr>
      <w:r>
        <w:lastRenderedPageBreak/>
        <w:t>Accuracy</w:t>
      </w:r>
    </w:p>
    <w:p w14:paraId="6BBE4C7B" w14:textId="2ACEEE5D" w:rsidR="00D50221" w:rsidRPr="009802F2" w:rsidRDefault="00D50221" w:rsidP="00D50221">
      <w:pPr>
        <w:rPr>
          <w:ins w:id="1781" w:author="Garrick W Bruening" w:date="2020-10-06T12:04:00Z"/>
        </w:rPr>
      </w:pPr>
      <w:ins w:id="1782" w:author="Garrick W Bruening" w:date="2020-10-06T12:04:00Z">
        <w:r w:rsidRPr="009802F2">
          <w:t>Across both experiments, the effect of movement duration on endpoint error was much larger than the effect of mass.</w:t>
        </w:r>
      </w:ins>
      <w:r w:rsidR="00C40A3C" w:rsidRPr="009802F2">
        <w:t xml:space="preserve"> </w:t>
      </w:r>
      <w:ins w:id="1783" w:author="Garrick W Bruening" w:date="2020-10-06T12:04:00Z">
        <w:r w:rsidR="00C40A3C" w:rsidRPr="009802F2">
          <w:t xml:space="preserve">In experiment </w:t>
        </w:r>
      </w:ins>
      <w:r w:rsidR="00C40A3C" w:rsidRPr="009802F2">
        <w:t>1</w:t>
      </w:r>
      <w:ins w:id="1784" w:author="Garrick W Bruening" w:date="2020-10-06T12:04:00Z">
        <w:r w:rsidR="00C40A3C" w:rsidRPr="009802F2">
          <w:t>, subjects were forced to move in specific time windows which is may have caused the effect of mass in this experiment.</w:t>
        </w:r>
        <w:r w:rsidRPr="009802F2">
          <w:t xml:space="preserve"> Experiment </w:t>
        </w:r>
      </w:ins>
      <w:r w:rsidR="00C40A3C" w:rsidRPr="009802F2">
        <w:t>2</w:t>
      </w:r>
      <w:ins w:id="1785" w:author="Garrick W Bruening" w:date="2020-10-06T12:04:00Z">
        <w:r w:rsidRPr="009802F2">
          <w:t xml:space="preserve"> did not show </w:t>
        </w:r>
      </w:ins>
      <w:r w:rsidR="00C40A3C" w:rsidRPr="009802F2">
        <w:t>an</w:t>
      </w:r>
      <w:ins w:id="1786" w:author="Garrick W Bruening" w:date="2020-10-06T12:04:00Z">
        <w:r w:rsidRPr="009802F2">
          <w:t xml:space="preserve"> effect of mass but experiment </w:t>
        </w:r>
      </w:ins>
      <w:r w:rsidR="00C40A3C" w:rsidRPr="009802F2">
        <w:t>1</w:t>
      </w:r>
      <w:ins w:id="1787" w:author="Garrick W Bruening" w:date="2020-10-06T12:04:00Z">
        <w:r w:rsidRPr="009802F2">
          <w:t xml:space="preserve"> did. In experiment </w:t>
        </w:r>
      </w:ins>
      <w:r w:rsidR="00C40A3C" w:rsidRPr="009802F2">
        <w:t>2</w:t>
      </w:r>
      <w:ins w:id="1788" w:author="Garrick W Bruening" w:date="2020-10-06T12:04:00Z">
        <w:r w:rsidRPr="009802F2">
          <w:t xml:space="preserve">, subjects were free to choose their movement duration. Increasing movement duration reduced error as the speed accuracy trade-off would predict </w:t>
        </w:r>
        <w:r w:rsidRPr="009802F2">
          <w:fldChar w:fldCharType="begin"/>
        </w:r>
      </w:ins>
      <w:r w:rsidR="00EF525D" w:rsidRPr="009802F2">
        <w:instrText xml:space="preserve"> ADDIN ZOTERO_ITEM CSL_CITATION {"citationID":"7u8BzLX6","properties":{"formattedCitation":"[34], [35]","plainCitation":"[34], [35]","noteIndex":0},"citationItems":[{"id":993,"uris":["http://zotero.org/users/4343224/items/VW2FYTQX"],"uri":["http://zotero.org/users/4343224/items/VW2FYTQX"],"itemData":{"id":993,"type":"article-journal","container-title":"Journal of Vision","DOI":"10.1167/7.5.10","ISSN":"1534-7362","issue":"5","language":"en","page":"10–10","title":"Trading off speed and accuracy in rapid, goal-directed movements","volume":"7","author":[{"family":"Dean","given":"Mark"},{"family":"Wu","given":"Shih-Wei"},{"family":"Maloney","given":"Laurence T."}],"issued":{"date-parts":[["2007",3]]}}},{"id":46,"uris":["http://zotero.org/users/4343224/items/DZFSEYWZ"],"uri":["http://zotero.org/users/4343224/items/DZFSEYWZ"],"itemData":{"id":46,"type":"article-journal","abstract":"Speed accuracy","collection-title":"262-269","container-title":"Journal of Experimental Psycholog","issue":"3","language":"en","page":"8","source":"Zotero","title":"The Information Capacity of the Human Motor System in Controlling the Amplitude of Movement","volume":"121","author":[{"family":"Fitts","given":"Paul M"}],"issued":{"date-parts":[["1992"]]}}}],"schema":"https://github.com/citation-style-language/schema/raw/master/csl-citation.json"} </w:instrText>
      </w:r>
      <w:ins w:id="1789" w:author="Garrick W Bruening" w:date="2020-10-06T12:04:00Z">
        <w:r w:rsidRPr="009802F2">
          <w:fldChar w:fldCharType="separate"/>
        </w:r>
      </w:ins>
      <w:r w:rsidR="00EF525D" w:rsidRPr="009802F2">
        <w:rPr>
          <w:rFonts w:ascii="Calibri" w:hAnsi="Calibri" w:cs="Calibri"/>
        </w:rPr>
        <w:t>[34], [35]</w:t>
      </w:r>
      <w:ins w:id="1790" w:author="Garrick W Bruening" w:date="2020-10-06T12:04:00Z">
        <w:r w:rsidRPr="009802F2">
          <w:fldChar w:fldCharType="end"/>
        </w:r>
        <w:r w:rsidRPr="009802F2">
          <w:t>. Mass did not change the consistency with which subjects made their movements in either experiment, but as expected, movement duration reduced the endpoint variability. Angular error</w:t>
        </w:r>
      </w:ins>
      <w:r w:rsidR="000E0FDD" w:rsidRPr="009802F2">
        <w:t xml:space="preserve"> variability</w:t>
      </w:r>
      <w:ins w:id="1791" w:author="Garrick W Bruening" w:date="2020-10-06T12:04:00Z">
        <w:r w:rsidRPr="009802F2">
          <w:t xml:space="preserve"> </w:t>
        </w:r>
      </w:ins>
      <w:r w:rsidR="002D0691" w:rsidRPr="009802F2">
        <w:t>may be</w:t>
      </w:r>
      <w:ins w:id="1792" w:author="Garrick W Bruening" w:date="2020-10-06T12:04:00Z">
        <w:r w:rsidRPr="009802F2">
          <w:t xml:space="preserve"> affected by mass</w:t>
        </w:r>
      </w:ins>
      <w:r w:rsidR="002D0691" w:rsidRPr="009802F2">
        <w:t xml:space="preserve"> (p = 0.0114)</w:t>
      </w:r>
      <w:ins w:id="1793" w:author="Garrick W Bruening" w:date="2020-10-06T12:04:00Z">
        <w:r w:rsidRPr="009802F2">
          <w:t>, but this could be driven by the subjects preferring to reach more towards the lower inertial directions of the arm as the lowest inertial directions are not oriented exactly at 45</w:t>
        </w:r>
        <w:r w:rsidRPr="009802F2">
          <w:rPr>
            <w:vertAlign w:val="superscript"/>
          </w:rPr>
          <w:t>o</w:t>
        </w:r>
        <w:r w:rsidRPr="009802F2">
          <w:t xml:space="preserve"> and 225</w:t>
        </w:r>
        <w:r w:rsidRPr="009802F2">
          <w:rPr>
            <w:vertAlign w:val="superscript"/>
          </w:rPr>
          <w:t>o</w:t>
        </w:r>
        <w:r w:rsidRPr="009802F2">
          <w:t xml:space="preserve">, which caused subjects to reach slightly off center from the target </w:t>
        </w:r>
        <w:r w:rsidRPr="009802F2">
          <w:fldChar w:fldCharType="begin"/>
        </w:r>
      </w:ins>
      <w:r w:rsidR="00EF525D" w:rsidRPr="009802F2">
        <w:instrText xml:space="preserve"> ADDIN ZOTERO_ITEM CSL_CITATION {"citationID":"lUkj8boJ","properties":{"formattedCitation":"[3]","plainCitation":"[3]","noteIndex":0},"citationItems":[{"id":806,"uris":["http://zotero.org/users/4343224/items/WZBRYYYK"],"uri":["http://zotero.org/users/4343224/items/WZBRYYYK"],"itemData":{"id":806,"type":"article-journal","abstract":"Strategies used by the CNS to optimize arm movements in terms of speed, accuracy, and resistance to fatigue remain largely unknown. A hypothesis is studied that the CNS exploits biomechanical properties of multijoint limbs to increase efficiency of movement control. To test this notion, a novel free-stroke drawing task was used that instructs subjects to make straight strokes in as many different directions as possible in the horizontal plane through rotations of the elbow and shoulder joints. Despite explicit instructions to distribute strokes uniformly, subjects showed biases to move in specific directions. These biases were associated with a tendency to perform movements that included active motion at one joint and largely passive motion at the other joint, revealing a tendency to minimize intervention of muscle torque for regulation of the effect of interaction torque. Other biomechanical factors, such as inertial resistance and kinematic manipulability, were unable to adequately account for these significant biases. Also, minimizations of jerk, muscle torque change, and sum of squared muscle torque were analyzed; however, these cost functions failed to explain the observed directional biases. Collectively, these results suggest that knowledge of biomechanical cost functions regarding interaction torque (IT) regulation is available to the control system. This knowledge may be used to evaluate potential movements and to select movement of “low cost.” The preference to reduce active regulation of interaction torque suggests that, in addition to muscle energy, the criterion for movement cost may include neural activity required for movement control.","container-title":"Journal of Neurophysiology","DOI":"10.1152/jn.00582.2007","ISSN":"0022-3077, 1522-1598","issue":"3","language":"en","note":"PMID: 17625062","page":"1240–1252","title":"Directional Biases Reveal Utilization of Arm's Biomechanical Properties for Optimization of Motor Behavior","volume":"98","author":[{"family":"Goble","given":"Jacob A."},{"family":"Zhang","given":"Yanxin"},{"family":"Shimansky","given":"Yury"},{"family":"Sharma","given":"Siddharth"},{"family":"Dounskaia","given":"Natalia V."}],"issued":{"date-parts":[["2007",9]]}}}],"schema":"https://github.com/citation-style-language/schema/raw/master/csl-citation.json"} </w:instrText>
      </w:r>
      <w:ins w:id="1794" w:author="Garrick W Bruening" w:date="2020-10-06T12:04:00Z">
        <w:r w:rsidRPr="009802F2">
          <w:fldChar w:fldCharType="separate"/>
        </w:r>
      </w:ins>
      <w:r w:rsidR="00EF525D" w:rsidRPr="009802F2">
        <w:rPr>
          <w:rFonts w:ascii="Calibri" w:hAnsi="Calibri" w:cs="Calibri"/>
        </w:rPr>
        <w:t>[3]</w:t>
      </w:r>
      <w:ins w:id="1795" w:author="Garrick W Bruening" w:date="2020-10-06T12:04:00Z">
        <w:r w:rsidRPr="009802F2">
          <w:fldChar w:fldCharType="end"/>
        </w:r>
        <w:r w:rsidRPr="009802F2">
          <w:t xml:space="preserve">. </w:t>
        </w:r>
      </w:ins>
    </w:p>
    <w:p w14:paraId="7381535D" w14:textId="1628158E" w:rsidR="00D23348" w:rsidRDefault="00D23348" w:rsidP="00D23348">
      <w:pPr>
        <w:pStyle w:val="Heading2"/>
      </w:pPr>
      <w:r>
        <w:t>Reaction Time</w:t>
      </w:r>
    </w:p>
    <w:p w14:paraId="7E88F142" w14:textId="3B07C3EA" w:rsidR="00D50221" w:rsidRPr="009802F2" w:rsidRDefault="00D50221" w:rsidP="00D50221">
      <w:pPr>
        <w:rPr>
          <w:ins w:id="1796" w:author="Garrick W Bruening" w:date="2020-10-06T12:04:00Z"/>
        </w:rPr>
      </w:pPr>
      <w:ins w:id="1797" w:author="Garrick W Bruening" w:date="2020-10-06T12:04:00Z">
        <w:r w:rsidRPr="009802F2">
          <w:t xml:space="preserve">We found that increasing the effort of a movement also increases the reaction time and this can be predicted by the utility model </w:t>
        </w:r>
        <w:r w:rsidRPr="009802F2">
          <w:fldChar w:fldCharType="begin"/>
        </w:r>
      </w:ins>
      <w:r w:rsidR="00EF525D" w:rsidRPr="009802F2">
        <w:instrText xml:space="preserve"> ADDIN ZOTERO_ITEM CSL_CITATION {"citationID":"r5R52Xds","properties":{"formattedCitation":"[1], [2]","plainCitation":"[1], [2]","noteIndex":0},"citationItems":[{"id":811,"uris":["http://zotero.org/users/4343224/items/3UEEVG5R"],"uri":["http://zotero.org/users/4343224/items/3UEEVG5R"],"itemData":{"id":811,"type":"article-journal","abstract":"Given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A."}],"issued":{"date-parts":[["2016",7]]}}},{"id":909,"uris":["http://zotero.org/users/4343224/items/Q9K7L92N"],"uri":["http://zotero.org/users/4343224/items/Q9K7L92N"],"itemData":{"id":909,"type":"article-journal","abstract":"Making a movement may be thought of as an economic decision in which one spends effort to acquire reward. Time discounts reward, which predicts that the magnitude of reward should affect movement vigor: we should move faster, spending greater effort, when there is greater reward at stake. Indeed, saccade peak velocities are greater and reaction-times shorter when a target is paired with reward. In this study, we focused on human reaching and asked whether movement kinematics were affected by expectation of reward. Participants made out-and-back reaching movements to one of four quadrants of a 14-cm circle. During various periods of the experiment only one of the four quadrants was paired with reward, and the transition from reward to nonreward status of a quadrant occurred randomly. Our experiment design minimized dependence of reward on accuracy, granting the subjects wide latitude in self-selecting their movement speed, amplitude, and variability. When a quadrant was paired with reward, reaching movements had a shorter reaction time, higher peak velocity, and greater amplitude. Despite this greater vigor, movements toward the rewarded quadrant suffered from less variability: both reaction times and reach kinematics were less variable when there was expectation of reward. Importantly, the effect of reward on vigor was specific to the movement component that preceded the time of reward (outward reach), not the movement component that followed it (return reach). Our results suggest that expectation of reward not only increases vigor of human reaching but also decreases its variability.NEW &amp; NOTEWORTHY Movements may be thought of as an economic transaction where the vigor of the movement represents the effort that the brain is willing to expend to acquire a rewarding state. We show that in reaching, reward discounts the cost of effort, producing movements with shorter reaction time, higher velocity, greater amplitude, and reduced reaction-time variability. These results complement earlier observations in saccades, suggesting a common principle of economics across modalities of motor control.","container-title":"Journal of Neurophysiology","DOI":"10.1152/jn.00872.2017","ISSN":"0022-3077","issue":"6","page":"2347–2357","title":"Vigor of reaching movements: reward discounts the cost of effort","title-short":"Vigor of reaching movements","volume":"119","author":[{"family":"Summerside","given":"Erik M."},{"family":"Shadmehr","given":"Reza"},{"family":"Ahmed","given":"Alaa A."}],"issued":{"date-parts":[["2018",3]]}}}],"schema":"https://github.com/citation-style-language/schema/raw/master/csl-citation.json"} </w:instrText>
      </w:r>
      <w:ins w:id="1798" w:author="Garrick W Bruening" w:date="2020-10-06T12:04:00Z">
        <w:r w:rsidRPr="009802F2">
          <w:fldChar w:fldCharType="separate"/>
        </w:r>
      </w:ins>
      <w:r w:rsidR="00EF525D" w:rsidRPr="009802F2">
        <w:rPr>
          <w:rFonts w:ascii="Calibri" w:hAnsi="Calibri" w:cs="Calibri"/>
        </w:rPr>
        <w:t>[1], [2]</w:t>
      </w:r>
      <w:ins w:id="1799" w:author="Garrick W Bruening" w:date="2020-10-06T12:04:00Z">
        <w:r w:rsidRPr="009802F2">
          <w:fldChar w:fldCharType="end"/>
        </w:r>
        <w:r w:rsidRPr="009802F2">
          <w:t xml:space="preserve">. It has been shown that increasing reward leads to early reaction times by increasing the total utility of the following movement. The opposite is also true, where increasing effort reduces utility and leads to longer reaction times. The rate of evidence may be linked to the utility being assigned to the movement </w:t>
        </w:r>
        <w:r w:rsidRPr="009802F2">
          <w:fldChar w:fldCharType="begin"/>
        </w:r>
      </w:ins>
      <w:r w:rsidR="00EF525D" w:rsidRPr="009802F2">
        <w:instrText xml:space="preserve"> ADDIN ZOTERO_ITEM CSL_CITATION {"citationID":"gGw7ktoZ","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ins w:id="1800" w:author="Garrick W Bruening" w:date="2020-10-06T12:04:00Z">
        <w:r w:rsidRPr="009802F2">
          <w:fldChar w:fldCharType="separate"/>
        </w:r>
      </w:ins>
      <w:r w:rsidR="00EF525D" w:rsidRPr="009802F2">
        <w:rPr>
          <w:rFonts w:ascii="Calibri" w:hAnsi="Calibri" w:cs="Calibri"/>
        </w:rPr>
        <w:t>[1]</w:t>
      </w:r>
      <w:ins w:id="1801" w:author="Garrick W Bruening" w:date="2020-10-06T12:04:00Z">
        <w:r w:rsidRPr="009802F2">
          <w:fldChar w:fldCharType="end"/>
        </w:r>
        <w:r w:rsidRPr="009802F2">
          <w:t xml:space="preserve">. This leads to lower utility movements having a lower evidence accumulation rate which leads to longer reaction times. Drift diffusion models have been shown to make accurate predictions of reaction time </w:t>
        </w:r>
        <w:r w:rsidRPr="009802F2">
          <w:fldChar w:fldCharType="begin"/>
        </w:r>
      </w:ins>
      <w:r w:rsidR="00EF525D" w:rsidRPr="009802F2">
        <w:instrText xml:space="preserve"> ADDIN ZOTERO_ITEM CSL_CITATION {"citationID":"iCHd9zBn","properties":{"formattedCitation":"[36], [37]","plainCitation":"[36], [37]","noteIndex":0},"citationItems":[{"id":36,"uris":["http://zotero.org/users/4343224/items/IRW5ZXW9"],"uri":["http://zotero.org/users/4343224/items/IRW5ZXW9"],"itemData":{"id":36,"type":"article-journal","abstract":"An important open problem is how values are compared to make simple choices. A natural hypothesis is that the brain carries out the computations associated with the value comparisons in a manner consistent with the Drift Diffusion Model (DDM), since this model has been able to account for a large amount of data in other domains. We investigated the ability of four different versions of the DDM to explain the data in a real binary food choice task under conditions of high and low time pressure. We found that a seven-parameter version of the DDM can account for the choice and reaction time data with high-accuracy, in both the high and low time pressure conditions. The changes associated with the introduction of time pressure could be traced to changes in two key model parameters: the barrier height and the noise in the slope of the drift process.","language":"en","title":"The Drift Diffusion Model Can Account for the Accuracy and Reaction Time of Value-Based Choices Under High and Low Time Pressure","URL":"https://www.semanticscholar.org/paper/The-Drift-Diffusion-Model-can-account-for-the-and-Milosavljevic-Malmaud/48b22d9c7e9c538e56dd413e1c78c4b1e010af18","author":[{"family":"Mormann","given":"Milica Milosavljevic"},{"family":"Malmaud","given":"Jonathan"},{"family":"Huth","given":"Alexander"},{"family":"Koch","given":"Christof"},{"family":"Rangel","given":"Antonio"}],"accessed":{"date-parts":[["2019",3,6]]},"issued":{"date-parts":[["2010",10]]}}},{"id":999,"uris":["http://zotero.org/users/4343224/items/XPB4VPXT"],"uri":["http://zotero.org/users/4343224/items/XPB4VPXT"],"itemData":{"id":999,"type":"article-journal","abstract":"One-choice reaction-time (RT) tasks are used in many domains, including assessments of motor vehicle driving and assessments of the cognitive/behavioral consequences of sleep deprivation. In such tasks, subjects are asked to respond when they detect the onset of a stimulus; the dependent variable is RT. We present a cognitive model for one-choice RT tasks that uses a one-boundary diffusion process to represent the accumulation of stimulus information. When the accumulated evidence reaches a decision criterion, a response is initiated. This model is distinct in accounting for the RT distributions observed for one-choice RT tasks, which can have long tails that have not been accurately captured by earlier cognitive modeling approaches. We show that the model explains performance on a brightness-detection task (a “simple RT task”) and on a psychomotor vigilance test. The latter is used extensively to examine the clinical and behavioral effects of sleep deprivation. For the brightness-detection task, the model explains the behavior of RT distributions as a function of brightness. For the psychomotor vigilance test, it accounts for lapses in performance under conditions of sleep deprivation and for changes in the shapes of RT distributions over the course of sleep deprivation. The model also successfully maps the rate of accumulation of stimulus information onto independently derived predictions of alertness. The model is a unified, mechanistic account of one-choice RT under conditions of sleep deprivation.","container-title":"Proceedings of the National Academy of Sciences of the United States of America","DOI":"10.1073/pnas.1100483108","ISSN":"0027-8424","issue":"27","note":"PMID: 21690336\nPMCID: PMC3131321","page":"11285–11290","title":"Diffusion model for one-choice reaction-time tasks and the cognitive effects of sleep deprivation","volume":"108","author":[{"family":"Ratcliff","given":"Roger"},{"family":"Van Dongen","given":"Hans P. A."}],"issued":{"date-parts":[["2011",7]]}}}],"schema":"https://github.com/citation-style-language/schema/raw/master/csl-citation.json"} </w:instrText>
      </w:r>
      <w:ins w:id="1802" w:author="Garrick W Bruening" w:date="2020-10-06T12:04:00Z">
        <w:r w:rsidRPr="009802F2">
          <w:fldChar w:fldCharType="separate"/>
        </w:r>
      </w:ins>
      <w:r w:rsidR="00EF525D" w:rsidRPr="009802F2">
        <w:rPr>
          <w:rFonts w:ascii="Calibri" w:hAnsi="Calibri" w:cs="Calibri"/>
        </w:rPr>
        <w:t>[36], [37]</w:t>
      </w:r>
      <w:ins w:id="1803" w:author="Garrick W Bruening" w:date="2020-10-06T12:04:00Z">
        <w:r w:rsidRPr="009802F2">
          <w:fldChar w:fldCharType="end"/>
        </w:r>
        <w:r w:rsidRPr="009802F2">
          <w:t>. In this paradigm subjects react once evidence for a movement has accumulated to a certain threshold. In our study all the targets were the same shape within an experiment, so rate of evidence accumulation may be the same. Knowing this, our result that subjects reacted slower may indicate that more evidence was required before movement initiation for higher effort movements.</w:t>
        </w:r>
      </w:ins>
    </w:p>
    <w:p w14:paraId="3B318E29" w14:textId="2EFED755" w:rsidR="00A04810" w:rsidRPr="009802F2" w:rsidDel="00D50221" w:rsidRDefault="00D50221" w:rsidP="008808AB">
      <w:pPr>
        <w:pStyle w:val="Heading1"/>
        <w:rPr>
          <w:del w:id="1804" w:author="Garrick W Bruening" w:date="2020-09-28T15:57:00Z"/>
        </w:rPr>
      </w:pPr>
      <w:ins w:id="1805" w:author="Garrick W Bruening" w:date="2020-10-06T12:04:00Z">
        <w:r w:rsidRPr="009802F2">
          <w:t>In this study we wanted to determine the effect of mass on the movement duration of reaching movements, and if we can use metabolic cost or utility to explain these movement durations. We found that adding mass (effort) to a movement increased the movement duration. Minimizing the metabolic cost of the movement was not able to predict these movement durations, but a utility framework is able to predict the movement duration of arm reaches.</w:t>
        </w:r>
      </w:ins>
      <w:ins w:id="1806" w:author="Alaa Ahmed" w:date="2020-08-03T15:31:00Z">
        <w:del w:id="1807" w:author="Garrick W Bruening" w:date="2020-09-28T15:57:00Z">
          <w:r w:rsidR="00A04810" w:rsidRPr="009802F2" w:rsidDel="002437B8">
            <w:delText xml:space="preserve"> </w:delText>
          </w:r>
        </w:del>
      </w:ins>
    </w:p>
    <w:p w14:paraId="7104376E" w14:textId="77777777" w:rsidR="00D50221" w:rsidRPr="009802F2" w:rsidRDefault="00D50221">
      <w:pPr>
        <w:rPr>
          <w:ins w:id="1808" w:author="Garrick W Bruening" w:date="2020-10-06T12:04:00Z"/>
          <w:rPrChange w:id="1809" w:author="Garrick W Bruening" w:date="2020-10-06T12:04:00Z">
            <w:rPr>
              <w:ins w:id="1810" w:author="Garrick W Bruening" w:date="2020-10-06T12:04:00Z"/>
            </w:rPr>
          </w:rPrChange>
        </w:rPr>
        <w:pPrChange w:id="1811" w:author="Garrick W Bruening" w:date="2020-10-06T12:04:00Z">
          <w:pPr>
            <w:pStyle w:val="MTDisplayEquation"/>
          </w:pPr>
        </w:pPrChange>
      </w:pPr>
    </w:p>
    <w:p w14:paraId="772796AE" w14:textId="2D93756F" w:rsidR="00A04810" w:rsidRPr="009802F2" w:rsidDel="002437B8" w:rsidRDefault="00A04810" w:rsidP="00A04810">
      <w:pPr>
        <w:rPr>
          <w:ins w:id="1812" w:author="Alaa Ahmed" w:date="2020-08-03T15:31:00Z"/>
          <w:del w:id="1813" w:author="Garrick W Bruening" w:date="2020-09-28T15:57:00Z"/>
        </w:rPr>
      </w:pPr>
      <w:ins w:id="1814" w:author="Alaa Ahmed" w:date="2020-08-03T15:31:00Z">
        <w:del w:id="1815" w:author="Garrick W Bruening" w:date="2020-09-28T15:57:00Z">
          <w:r w:rsidRPr="009802F2" w:rsidDel="002437B8">
            <w:delText xml:space="preserve"> As shown earlier in Figure XX, the cost of reaching exhibits a U-shaped curve, initially decreasing with slower movements, but then increasing (Figure XX). The minimum of the curve indicates the optimal speed predicted by a utility that is solely dependent on the gross metabolic cost of reach; in this utility formulation there are no free parameters to fit to the preferred duration data. </w:delText>
          </w:r>
        </w:del>
      </w:ins>
    </w:p>
    <w:p w14:paraId="44CC7E9B" w14:textId="0618AA67" w:rsidR="00A04810" w:rsidRPr="009802F2" w:rsidDel="008F218D" w:rsidRDefault="00A04810">
      <w:pPr>
        <w:rPr>
          <w:ins w:id="1816" w:author="Alaa Ahmed" w:date="2020-08-03T15:31:00Z"/>
          <w:del w:id="1817" w:author="Garrick W Bruening" w:date="2020-09-28T15:56:00Z"/>
        </w:rPr>
      </w:pPr>
      <w:ins w:id="1818" w:author="Alaa Ahmed" w:date="2020-08-03T15:31:00Z">
        <w:del w:id="1819" w:author="Garrick W Bruening" w:date="2020-09-28T15:57:00Z">
          <w:r w:rsidRPr="009802F2" w:rsidDel="002437B8">
            <w:delText xml:space="preserve">We find that minimizing gross metabolic cost alone (i.e., maximizing </w:delText>
          </w:r>
        </w:del>
      </w:ins>
      <w:ins w:id="1820" w:author="Alaa Ahmed" w:date="2020-08-05T12:14:00Z">
        <w:del w:id="1821" w:author="Garrick W Bruening" w:date="2020-09-28T15:57:00Z">
          <w:r w:rsidR="00B24814" w:rsidRPr="009802F2" w:rsidDel="002437B8">
            <w:rPr>
              <w:noProof/>
              <w:position w:val="-16"/>
            </w:rPr>
            <w:object w:dxaOrig="820" w:dyaOrig="420" w14:anchorId="69DDA666">
              <v:shape id="_x0000_i1252" type="#_x0000_t75" style="width:43.45pt;height:21.75pt" o:ole="">
                <v:imagedata r:id="rId81" o:title=""/>
              </v:shape>
              <o:OLEObject Type="Embed" ProgID="Equation.DSMT4" ShapeID="_x0000_i1252" DrawAspect="Content" ObjectID="_1663576643" r:id="rId82"/>
            </w:object>
          </w:r>
        </w:del>
      </w:ins>
      <w:ins w:id="1822" w:author="Alaa Ahmed" w:date="2020-08-03T15:31:00Z">
        <w:del w:id="1823" w:author="Garrick W Bruening" w:date="2020-09-28T15:57:00Z">
          <w:r w:rsidRPr="009802F2" w:rsidDel="002437B8">
            <w:delText xml:space="preserve">)  underestimates preferred movement durations, predicting significantly faster speeds than observed </w:delText>
          </w:r>
          <w:commentRangeStart w:id="1824"/>
          <w:r w:rsidRPr="009802F2" w:rsidDel="002437B8">
            <w:delText>(</w:delText>
          </w:r>
          <w:r w:rsidRPr="009802F2" w:rsidDel="002437B8">
            <w:rPr>
              <w:highlight w:val="yellow"/>
            </w:rPr>
            <w:delText>SSE = 6.27e</w:delText>
          </w:r>
          <w:r w:rsidRPr="009802F2" w:rsidDel="002437B8">
            <w:rPr>
              <w:highlight w:val="yellow"/>
              <w:vertAlign w:val="superscript"/>
            </w:rPr>
            <w:delText xml:space="preserve">-2 </w:delText>
          </w:r>
          <w:r w:rsidRPr="009802F2" w:rsidDel="002437B8">
            <w:rPr>
              <w:highlight w:val="yellow"/>
            </w:rPr>
            <w:delText xml:space="preserve">(2a) , 1.33e </w:delText>
          </w:r>
          <w:r w:rsidRPr="009802F2" w:rsidDel="002437B8">
            <w:rPr>
              <w:highlight w:val="yellow"/>
              <w:vertAlign w:val="superscript"/>
            </w:rPr>
            <w:delText>-1</w:delText>
          </w:r>
          <w:r w:rsidRPr="009802F2" w:rsidDel="002437B8">
            <w:rPr>
              <w:highlight w:val="yellow"/>
            </w:rPr>
            <w:delText xml:space="preserve"> (2b),  1.85e</w:delText>
          </w:r>
          <w:r w:rsidRPr="009802F2" w:rsidDel="002437B8">
            <w:rPr>
              <w:highlight w:val="yellow"/>
              <w:vertAlign w:val="superscript"/>
            </w:rPr>
            <w:delText xml:space="preserve">-3 </w:delText>
          </w:r>
          <w:r w:rsidRPr="009802F2" w:rsidDel="002437B8">
            <w:rPr>
              <w:highlight w:val="yellow"/>
            </w:rPr>
            <w:delText>(2c)</w:delText>
          </w:r>
          <w:r w:rsidRPr="009802F2" w:rsidDel="002437B8">
            <w:delText>), and is also unable to explain differences in movement duration with target size across experiments. However, when looking at the changes in movement duration with added mass</w:delText>
          </w:r>
        </w:del>
      </w:ins>
      <w:ins w:id="1825" w:author="Alaa Ahmed" w:date="2020-08-03T15:37:00Z">
        <w:del w:id="1826" w:author="Garrick W Bruening" w:date="2020-09-28T15:57:00Z">
          <w:r w:rsidR="00BA7E85" w:rsidRPr="009802F2" w:rsidDel="002437B8">
            <w:delText xml:space="preserve"> normalized to reaching with no added mass</w:delText>
          </w:r>
        </w:del>
      </w:ins>
      <w:ins w:id="1827" w:author="Alaa Ahmed" w:date="2020-08-03T15:31:00Z">
        <w:del w:id="1828" w:author="Garrick W Bruening" w:date="2020-09-28T15:57:00Z">
          <w:r w:rsidRPr="009802F2" w:rsidDel="002437B8">
            <w:delText>, minimizing gross metabolic cost alone does an excellent job (</w:delText>
          </w:r>
          <w:r w:rsidRPr="009802F2" w:rsidDel="002437B8">
            <w:rPr>
              <w:highlight w:val="yellow"/>
            </w:rPr>
            <w:delText>SSE =  1.21e</w:delText>
          </w:r>
          <w:r w:rsidRPr="009802F2" w:rsidDel="002437B8">
            <w:rPr>
              <w:highlight w:val="yellow"/>
              <w:vertAlign w:val="superscript"/>
            </w:rPr>
            <w:delText>-3</w:delText>
          </w:r>
          <w:r w:rsidRPr="009802F2" w:rsidDel="002437B8">
            <w:rPr>
              <w:highlight w:val="yellow"/>
            </w:rPr>
            <w:delText xml:space="preserve"> (2a) , 5.90e</w:delText>
          </w:r>
          <w:r w:rsidRPr="009802F2" w:rsidDel="002437B8">
            <w:rPr>
              <w:highlight w:val="yellow"/>
              <w:vertAlign w:val="superscript"/>
            </w:rPr>
            <w:delText>-4</w:delText>
          </w:r>
          <w:r w:rsidRPr="009802F2" w:rsidDel="002437B8">
            <w:rPr>
              <w:highlight w:val="yellow"/>
            </w:rPr>
            <w:delText xml:space="preserve"> (2b), 1.74e</w:delText>
          </w:r>
          <w:r w:rsidRPr="009802F2" w:rsidDel="002437B8">
            <w:rPr>
              <w:highlight w:val="yellow"/>
              <w:vertAlign w:val="superscript"/>
            </w:rPr>
            <w:delText>-2</w:delText>
          </w:r>
          <w:r w:rsidRPr="009802F2" w:rsidDel="002437B8">
            <w:rPr>
              <w:highlight w:val="yellow"/>
            </w:rPr>
            <w:delText xml:space="preserve"> (2c)</w:delText>
          </w:r>
          <w:r w:rsidRPr="009802F2" w:rsidDel="002437B8">
            <w:delText xml:space="preserve"> )</w:delText>
          </w:r>
        </w:del>
      </w:ins>
      <w:ins w:id="1829" w:author="Alaa Ahmed" w:date="2020-08-03T15:37:00Z">
        <w:del w:id="1830" w:author="Garrick W Bruening" w:date="2020-09-28T15:57:00Z">
          <w:r w:rsidR="00BE6ADF" w:rsidRPr="009802F2" w:rsidDel="002437B8">
            <w:delText xml:space="preserve">. </w:delText>
          </w:r>
        </w:del>
      </w:ins>
      <w:ins w:id="1831" w:author="Alaa Ahmed" w:date="2020-08-03T15:38:00Z">
        <w:del w:id="1832" w:author="Garrick W Bruening" w:date="2020-09-28T15:57:00Z">
          <w:r w:rsidR="004D577D" w:rsidRPr="009802F2" w:rsidDel="002437B8">
            <w:delText>Indeed, i</w:delText>
          </w:r>
        </w:del>
      </w:ins>
      <w:ins w:id="1833" w:author="Alaa Ahmed" w:date="2020-08-03T15:37:00Z">
        <w:del w:id="1834" w:author="Garrick W Bruening" w:date="2020-09-28T15:57:00Z">
          <w:r w:rsidR="00BE6ADF" w:rsidRPr="009802F2" w:rsidDel="002437B8">
            <w:delText xml:space="preserve">t performs </w:delText>
          </w:r>
        </w:del>
      </w:ins>
      <w:ins w:id="1835" w:author="Alaa Ahmed" w:date="2020-08-03T15:31:00Z">
        <w:del w:id="1836" w:author="Garrick W Bruening" w:date="2020-09-28T15:57:00Z">
          <w:r w:rsidRPr="009802F2" w:rsidDel="002437B8">
            <w:delText>similar to a utility based capture rate where effort is represented as metabolic cost (</w:delText>
          </w:r>
          <w:r w:rsidRPr="009802F2" w:rsidDel="002437B8">
            <w:rPr>
              <w:highlight w:val="yellow"/>
            </w:rPr>
            <w:delText>SSE =  1.02e</w:delText>
          </w:r>
          <w:r w:rsidRPr="009802F2" w:rsidDel="002437B8">
            <w:rPr>
              <w:highlight w:val="yellow"/>
              <w:vertAlign w:val="superscript"/>
            </w:rPr>
            <w:delText>-4</w:delText>
          </w:r>
          <w:r w:rsidRPr="009802F2" w:rsidDel="002437B8">
            <w:rPr>
              <w:highlight w:val="yellow"/>
            </w:rPr>
            <w:delText xml:space="preserve"> (2a) , 1.83e</w:delText>
          </w:r>
          <w:r w:rsidRPr="009802F2" w:rsidDel="002437B8">
            <w:rPr>
              <w:highlight w:val="yellow"/>
              <w:vertAlign w:val="superscript"/>
            </w:rPr>
            <w:delText>-4</w:delText>
          </w:r>
          <w:r w:rsidRPr="009802F2" w:rsidDel="002437B8">
            <w:rPr>
              <w:highlight w:val="yellow"/>
            </w:rPr>
            <w:delText xml:space="preserve"> (2b), 1.08e</w:delText>
          </w:r>
          <w:r w:rsidRPr="009802F2" w:rsidDel="002437B8">
            <w:rPr>
              <w:highlight w:val="yellow"/>
              <w:vertAlign w:val="superscript"/>
            </w:rPr>
            <w:delText>-2</w:delText>
          </w:r>
          <w:r w:rsidRPr="009802F2" w:rsidDel="002437B8">
            <w:rPr>
              <w:highlight w:val="yellow"/>
            </w:rPr>
            <w:delText xml:space="preserve"> (2c)</w:delText>
          </w:r>
          <w:r w:rsidRPr="009802F2" w:rsidDel="002437B8">
            <w:delText xml:space="preserve">). Thus, </w:delText>
          </w:r>
        </w:del>
      </w:ins>
      <w:ins w:id="1837" w:author="Alaa Ahmed" w:date="2020-08-03T15:33:00Z">
        <w:del w:id="1838" w:author="Garrick W Bruening" w:date="2020-09-28T15:57:00Z">
          <w:r w:rsidR="00714ABA" w:rsidRPr="009802F2" w:rsidDel="002437B8">
            <w:delText xml:space="preserve">while </w:delText>
          </w:r>
        </w:del>
      </w:ins>
      <w:ins w:id="1839" w:author="Alaa Ahmed" w:date="2020-08-03T15:31:00Z">
        <w:del w:id="1840" w:author="Garrick W Bruening" w:date="2020-09-28T15:57:00Z">
          <w:r w:rsidRPr="009802F2" w:rsidDel="002437B8">
            <w:delText xml:space="preserve">minimizing gross metabolic cost alone </w:delText>
          </w:r>
        </w:del>
      </w:ins>
      <w:ins w:id="1841" w:author="Alaa Ahmed" w:date="2020-08-03T15:33:00Z">
        <w:del w:id="1842" w:author="Garrick W Bruening" w:date="2020-09-28T15:57:00Z">
          <w:r w:rsidR="00714ABA" w:rsidRPr="009802F2" w:rsidDel="002437B8">
            <w:delText xml:space="preserve">does not predict absolute movement durations, it </w:delText>
          </w:r>
          <w:r w:rsidR="00360D8B" w:rsidRPr="009802F2" w:rsidDel="002437B8">
            <w:delText xml:space="preserve">can </w:delText>
          </w:r>
        </w:del>
      </w:ins>
      <w:ins w:id="1843" w:author="Alaa Ahmed" w:date="2020-08-03T15:31:00Z">
        <w:del w:id="1844" w:author="Garrick W Bruening" w:date="2020-09-28T15:57:00Z">
          <w:r w:rsidRPr="009802F2" w:rsidDel="002437B8">
            <w:delText xml:space="preserve">explain changes in preferred </w:delText>
          </w:r>
          <w:commentRangeEnd w:id="1824"/>
          <w:r w:rsidRPr="009802F2" w:rsidDel="002437B8">
            <w:rPr>
              <w:rStyle w:val="CommentReference"/>
            </w:rPr>
            <w:commentReference w:id="1824"/>
          </w:r>
          <w:r w:rsidRPr="009802F2" w:rsidDel="002437B8">
            <w:delText>movement speed with added mass.</w:delText>
          </w:r>
        </w:del>
        <w:del w:id="1845" w:author="Garrick W Bruening" w:date="2020-09-28T15:56:00Z">
          <w:r w:rsidRPr="009802F2" w:rsidDel="008F218D">
            <w:delText xml:space="preserve"> </w:delText>
          </w:r>
        </w:del>
      </w:ins>
    </w:p>
    <w:p w14:paraId="6716882B" w14:textId="7B4DD4DB" w:rsidR="00A04810" w:rsidRPr="009802F2" w:rsidDel="002437B8" w:rsidRDefault="00A04810">
      <w:pPr>
        <w:rPr>
          <w:ins w:id="1846" w:author="Alaa Ahmed" w:date="2020-08-03T15:31:00Z"/>
          <w:del w:id="1847" w:author="Garrick W Bruening" w:date="2020-09-28T15:57:00Z"/>
          <w:b/>
          <w:bCs/>
        </w:rPr>
      </w:pPr>
    </w:p>
    <w:p w14:paraId="6277DE6D" w14:textId="285A9B2E" w:rsidR="000E02EE" w:rsidRPr="009802F2" w:rsidDel="002437B8" w:rsidRDefault="00F84A69" w:rsidP="000E02EE">
      <w:pPr>
        <w:rPr>
          <w:del w:id="1848" w:author="Garrick W Bruening" w:date="2020-09-28T15:57:00Z"/>
        </w:rPr>
      </w:pPr>
      <w:del w:id="1849" w:author="Garrick W Bruening" w:date="2020-09-28T15:57:00Z">
        <w:r w:rsidRPr="009802F2" w:rsidDel="002437B8">
          <w:rPr>
            <w:b/>
            <w:bCs/>
          </w:rPr>
          <w:delText>Sum of squared torques:</w:delText>
        </w:r>
        <w:r w:rsidRPr="009802F2" w:rsidDel="002437B8">
          <w:delText xml:space="preserve"> </w:delText>
        </w:r>
        <w:r w:rsidR="000E02EE" w:rsidRPr="009802F2" w:rsidDel="002437B8">
          <w:delText xml:space="preserve">In the field of movement neuroscience, computational models of reaching movements often use forms of effort other than metabolic cost to represent movement costs. One such approach is to quantify movement efforts cost as the sum of squared </w:delText>
        </w:r>
      </w:del>
      <w:ins w:id="1850" w:author="Alaa Ahmed" w:date="2020-07-28T09:11:00Z">
        <w:del w:id="1851" w:author="Garrick W Bruening" w:date="2020-09-28T15:57:00Z">
          <w:r w:rsidR="00492AF4" w:rsidRPr="009802F2" w:rsidDel="002437B8">
            <w:delText xml:space="preserve">joint </w:delText>
          </w:r>
        </w:del>
      </w:ins>
      <w:del w:id="1852" w:author="Garrick W Bruening" w:date="2020-09-28T15:57:00Z">
        <w:r w:rsidR="000E02EE" w:rsidRPr="009802F2" w:rsidDel="002437B8">
          <w:delText xml:space="preserve">torques required to generate the movement. In the coming </w:delText>
        </w:r>
      </w:del>
      <w:ins w:id="1853" w:author="Alaa Ahmed" w:date="2020-07-28T09:12:00Z">
        <w:del w:id="1854" w:author="Garrick W Bruening" w:date="2020-09-28T15:57:00Z">
          <w:r w:rsidR="00492AF4" w:rsidRPr="009802F2" w:rsidDel="002437B8">
            <w:delText xml:space="preserve">ensuing </w:delText>
          </w:r>
        </w:del>
      </w:ins>
      <w:del w:id="1855" w:author="Garrick W Bruening" w:date="2020-09-28T15:57:00Z">
        <w:r w:rsidR="000E02EE" w:rsidRPr="009802F2" w:rsidDel="002437B8">
          <w:delText xml:space="preserve">analysis, we sought to determine whether a utility in which effort was represented as the sum of squared </w:delText>
        </w:r>
      </w:del>
      <w:ins w:id="1856" w:author="Alaa Ahmed" w:date="2020-07-28T09:12:00Z">
        <w:del w:id="1857" w:author="Garrick W Bruening" w:date="2020-09-28T15:57:00Z">
          <w:r w:rsidR="001754CA" w:rsidRPr="009802F2" w:rsidDel="002437B8">
            <w:delText xml:space="preserve">joint </w:delText>
          </w:r>
        </w:del>
      </w:ins>
      <w:del w:id="1858" w:author="Garrick W Bruening" w:date="2020-09-28T15:57:00Z">
        <w:r w:rsidR="000E02EE" w:rsidRPr="009802F2" w:rsidDel="002437B8">
          <w:delText xml:space="preserve">torques, rather than metabolic cost, could also explain the observed changes in preferred movement speed. To obtain an expression for sum of squared torque effort, </w:delText>
        </w:r>
        <w:r w:rsidR="00B24814" w:rsidRPr="009802F2" w:rsidDel="002437B8">
          <w:rPr>
            <w:noProof/>
            <w:position w:val="-16"/>
          </w:rPr>
          <w:object w:dxaOrig="600" w:dyaOrig="420" w14:anchorId="0DE53775">
            <v:shape id="_x0000_i1253" type="#_x0000_t75" style="width:28.55pt;height:21.75pt" o:ole="">
              <v:imagedata r:id="rId83" o:title=""/>
            </v:shape>
            <o:OLEObject Type="Embed" ProgID="Equation.DSMT4" ShapeID="_x0000_i1253" DrawAspect="Content" ObjectID="_1663576644" r:id="rId84"/>
          </w:object>
        </w:r>
        <w:r w:rsidR="000E02EE" w:rsidRPr="009802F2" w:rsidDel="002437B8">
          <w:delText xml:space="preserve">, similar to that obtained for metabolic cost, we simulated participant-specific reaching movements with the mass and durations prescribed in Experiment 1. The required joint torques were backed out using inverse dynamics </w:delText>
        </w:r>
      </w:del>
      <w:ins w:id="1859" w:author="Alaa Ahmed" w:date="2020-07-28T09:13:00Z">
        <w:del w:id="1860" w:author="Garrick W Bruening" w:date="2020-09-28T15:57:00Z">
          <w:r w:rsidR="00A066E2" w:rsidRPr="009802F2" w:rsidDel="002437B8">
            <w:delText xml:space="preserve">based on a planar two-link </w:delText>
          </w:r>
        </w:del>
      </w:ins>
      <w:ins w:id="1861" w:author="Alaa Ahmed" w:date="2020-07-28T09:14:00Z">
        <w:del w:id="1862" w:author="Garrick W Bruening" w:date="2020-09-28T15:57:00Z">
          <w:r w:rsidR="00A066E2" w:rsidRPr="009802F2" w:rsidDel="002437B8">
            <w:delText xml:space="preserve">model of the arm </w:delText>
          </w:r>
        </w:del>
      </w:ins>
      <w:del w:id="1863" w:author="Garrick W Bruening" w:date="2020-09-28T15:57:00Z">
        <w:r w:rsidR="000E02EE" w:rsidRPr="009802F2" w:rsidDel="002437B8">
          <w:delText xml:space="preserve">and the </w:delText>
        </w:r>
      </w:del>
      <w:ins w:id="1864" w:author="Alaa Ahmed" w:date="2020-07-28T09:13:00Z">
        <w:del w:id="1865" w:author="Garrick W Bruening" w:date="2020-09-28T15:57:00Z">
          <w:r w:rsidR="00841629" w:rsidRPr="009802F2" w:rsidDel="002437B8">
            <w:delText xml:space="preserve">effort </w:delText>
          </w:r>
        </w:del>
      </w:ins>
      <w:del w:id="1866" w:author="Garrick W Bruening" w:date="2020-09-28T15:57:00Z">
        <w:r w:rsidR="000E02EE" w:rsidRPr="009802F2" w:rsidDel="002437B8">
          <w:delText xml:space="preserve">energetic rate of each movement was calculated as the sum of squared </w:delText>
        </w:r>
      </w:del>
      <w:ins w:id="1867" w:author="Alaa Ahmed" w:date="2020-07-28T09:14:00Z">
        <w:del w:id="1868" w:author="Garrick W Bruening" w:date="2020-09-28T15:57:00Z">
          <w:r w:rsidR="0009698D" w:rsidRPr="009802F2" w:rsidDel="002437B8">
            <w:delText xml:space="preserve">shoulder and elbow </w:delText>
          </w:r>
        </w:del>
      </w:ins>
      <w:del w:id="1869" w:author="Garrick W Bruening" w:date="2020-09-28T15:57:00Z">
        <w:r w:rsidR="000E02EE" w:rsidRPr="009802F2" w:rsidDel="002437B8">
          <w:delText xml:space="preserve">torques divided by the movement duration. Next we fit an equation of </w:delText>
        </w:r>
        <w:r w:rsidR="00B355A6" w:rsidRPr="009802F2" w:rsidDel="002437B8">
          <w:delText>similar</w:delText>
        </w:r>
        <w:r w:rsidR="000E02EE" w:rsidRPr="009802F2" w:rsidDel="002437B8">
          <w:delText xml:space="preserve"> form as Eq. 1, to parameterize the relationship between effort</w:delText>
        </w:r>
      </w:del>
      <w:ins w:id="1870" w:author="Alaa Ahmed" w:date="2020-07-28T09:14:00Z">
        <w:del w:id="1871" w:author="Garrick W Bruening" w:date="2020-09-28T15:57:00Z">
          <w:r w:rsidR="0009698D" w:rsidRPr="009802F2" w:rsidDel="002437B8">
            <w:delText xml:space="preserve"> rate</w:delText>
          </w:r>
        </w:del>
      </w:ins>
      <w:del w:id="1872" w:author="Garrick W Bruening" w:date="2020-09-28T15:57:00Z">
        <w:r w:rsidR="000E02EE" w:rsidRPr="009802F2" w:rsidDel="002437B8">
          <w:delText>, represented as the sum of squared torques, and movement duration and mass:</w:delText>
        </w:r>
      </w:del>
    </w:p>
    <w:p w14:paraId="04C89044" w14:textId="3DBAA4DA" w:rsidR="002278A7" w:rsidRPr="009802F2" w:rsidDel="002437B8" w:rsidRDefault="002E6FCC" w:rsidP="003857B1">
      <w:pPr>
        <w:rPr>
          <w:del w:id="1873" w:author="Garrick W Bruening" w:date="2020-09-28T15:57:00Z"/>
          <w:rFonts w:eastAsiaTheme="minorEastAsia" w:cstheme="minorHAnsi"/>
        </w:rPr>
      </w:pPr>
      <m:oMathPara>
        <m:oMathParaPr>
          <m:jc m:val="center"/>
        </m:oMathParaPr>
        <m:oMath>
          <m:sSub>
            <m:sSubPr>
              <m:ctrlPr>
                <w:del w:id="1874" w:author="Garrick W Bruening" w:date="2020-09-28T15:57:00Z">
                  <w:rPr>
                    <w:rFonts w:ascii="Cambria Math" w:hAnsi="Cambria Math" w:cs="Aharoni"/>
                  </w:rPr>
                </w:del>
              </m:ctrlPr>
            </m:sSubPr>
            <m:e>
              <m:acc>
                <m:accPr>
                  <m:chr m:val="̇"/>
                  <m:ctrlPr>
                    <w:del w:id="1875" w:author="Garrick W Bruening" w:date="2020-09-28T15:57:00Z">
                      <w:rPr>
                        <w:rFonts w:ascii="Cambria Math" w:hAnsi="Cambria Math" w:cs="Aharoni"/>
                      </w:rPr>
                    </w:del>
                  </m:ctrlPr>
                </m:accPr>
                <m:e>
                  <m:r>
                    <w:del w:id="1876" w:author="Garrick W Bruening" w:date="2020-09-28T15:57:00Z">
                      <m:rPr>
                        <m:sty m:val="p"/>
                      </m:rPr>
                      <w:rPr>
                        <w:rFonts w:ascii="Cambria Math" w:hAnsi="Cambria Math" w:cs="Aharoni" w:hint="cs"/>
                      </w:rPr>
                      <m:t>e</m:t>
                    </w:del>
                  </m:r>
                </m:e>
              </m:acc>
            </m:e>
            <m:sub>
              <m:r>
                <w:del w:id="1877" w:author="Garrick W Bruening" w:date="2020-09-28T15:57:00Z">
                  <m:rPr>
                    <m:sty m:val="p"/>
                  </m:rPr>
                  <w:rPr>
                    <w:rFonts w:ascii="Cambria Math" w:hAnsi="Cambria Math" w:cs="Aharoni" w:hint="cs"/>
                  </w:rPr>
                  <m:t>torque</m:t>
                </w:del>
              </m:r>
            </m:sub>
          </m:sSub>
          <m:r>
            <w:del w:id="1878" w:author="Garrick W Bruening" w:date="2020-09-28T15:57:00Z">
              <m:rPr>
                <m:sty m:val="p"/>
              </m:rPr>
              <w:rPr>
                <w:rFonts w:ascii="Cambria Math" w:hAnsi="Cambria Math" w:cs="Aharoni" w:hint="cs"/>
              </w:rPr>
              <m:t>=</m:t>
            </w:del>
          </m:r>
          <m:sSub>
            <m:sSubPr>
              <m:ctrlPr>
                <w:del w:id="1879" w:author="Garrick W Bruening" w:date="2020-09-28T15:57:00Z">
                  <w:rPr>
                    <w:rFonts w:ascii="Cambria Math" w:hAnsi="Cambria Math" w:cs="Aharoni"/>
                  </w:rPr>
                </w:del>
              </m:ctrlPr>
            </m:sSubPr>
            <m:e>
              <m:r>
                <w:del w:id="1880" w:author="Garrick W Bruening" w:date="2020-09-28T15:57:00Z">
                  <m:rPr>
                    <m:sty m:val="p"/>
                  </m:rPr>
                  <w:rPr>
                    <w:rFonts w:ascii="Cambria Math" w:hAnsi="Cambria Math" w:cs="Aharoni" w:hint="cs"/>
                  </w:rPr>
                  <m:t>a</m:t>
                </w:del>
              </m:r>
            </m:e>
            <m:sub>
              <m:r>
                <w:del w:id="1881" w:author="Garrick W Bruening" w:date="2020-09-28T15:57:00Z">
                  <m:rPr>
                    <m:sty m:val="p"/>
                  </m:rPr>
                  <w:rPr>
                    <w:rFonts w:ascii="Cambria Math" w:hAnsi="Cambria Math" w:cs="Aharoni" w:hint="cs"/>
                  </w:rPr>
                  <m:t>torque</m:t>
                </w:del>
              </m:r>
            </m:sub>
          </m:sSub>
          <m:r>
            <w:del w:id="1882" w:author="Garrick W Bruening" w:date="2020-09-28T15:57:00Z">
              <m:rPr>
                <m:sty m:val="p"/>
              </m:rPr>
              <w:rPr>
                <w:rFonts w:ascii="Cambria Math" w:hAnsi="Cambria Math" w:cs="Aharoni" w:hint="cs"/>
              </w:rPr>
              <m:t>+</m:t>
            </w:del>
          </m:r>
          <m:f>
            <m:fPr>
              <m:ctrlPr>
                <w:del w:id="1883" w:author="Garrick W Bruening" w:date="2020-09-28T15:57:00Z">
                  <w:rPr>
                    <w:rFonts w:ascii="Cambria Math" w:hAnsi="Cambria Math" w:cs="Aharoni"/>
                  </w:rPr>
                </w:del>
              </m:ctrlPr>
            </m:fPr>
            <m:num>
              <m:sSub>
                <m:sSubPr>
                  <m:ctrlPr>
                    <w:del w:id="1884" w:author="Garrick W Bruening" w:date="2020-09-28T15:57:00Z">
                      <w:rPr>
                        <w:rFonts w:ascii="Cambria Math" w:hAnsi="Cambria Math" w:cs="Aharoni"/>
                      </w:rPr>
                    </w:del>
                  </m:ctrlPr>
                </m:sSubPr>
                <m:e>
                  <m:r>
                    <w:del w:id="1885" w:author="Garrick W Bruening" w:date="2020-09-28T15:57:00Z">
                      <m:rPr>
                        <m:sty m:val="p"/>
                      </m:rPr>
                      <w:rPr>
                        <w:rFonts w:ascii="Cambria Math" w:hAnsi="Cambria Math" w:cs="Aharoni" w:hint="cs"/>
                      </w:rPr>
                      <m:t>b</m:t>
                    </w:del>
                  </m:r>
                </m:e>
                <m:sub>
                  <m:r>
                    <w:del w:id="1886" w:author="Garrick W Bruening" w:date="2020-09-28T15:57:00Z">
                      <m:rPr>
                        <m:sty m:val="p"/>
                      </m:rPr>
                      <w:rPr>
                        <w:rFonts w:ascii="Cambria Math" w:hAnsi="Cambria Math" w:cs="Aharoni" w:hint="cs"/>
                      </w:rPr>
                      <m:t>torque</m:t>
                    </w:del>
                  </m:r>
                </m:sub>
              </m:sSub>
              <m:sSup>
                <m:sSupPr>
                  <m:ctrlPr>
                    <w:del w:id="1887" w:author="Garrick W Bruening" w:date="2020-09-28T15:57:00Z">
                      <w:rPr>
                        <w:rFonts w:ascii="Cambria Math" w:hAnsi="Cambria Math" w:cs="Aharoni"/>
                      </w:rPr>
                    </w:del>
                  </m:ctrlPr>
                </m:sSupPr>
                <m:e>
                  <m:r>
                    <w:del w:id="1888" w:author="Garrick W Bruening" w:date="2020-09-28T15:57:00Z">
                      <m:rPr>
                        <m:sty m:val="p"/>
                      </m:rPr>
                      <w:rPr>
                        <w:rFonts w:ascii="Cambria Math" w:hAnsi="Cambria Math" w:cs="Aharoni" w:hint="cs"/>
                      </w:rPr>
                      <m:t>m</m:t>
                    </w:del>
                  </m:r>
                </m:e>
                <m:sup>
                  <m:sSub>
                    <m:sSubPr>
                      <m:ctrlPr>
                        <w:del w:id="1889" w:author="Garrick W Bruening" w:date="2020-09-28T15:57:00Z">
                          <w:rPr>
                            <w:rFonts w:ascii="Cambria Math" w:hAnsi="Cambria Math" w:cs="Aharoni"/>
                          </w:rPr>
                        </w:del>
                      </m:ctrlPr>
                    </m:sSubPr>
                    <m:e>
                      <m:r>
                        <w:del w:id="1890" w:author="Garrick W Bruening" w:date="2020-09-28T15:57:00Z">
                          <m:rPr>
                            <m:sty m:val="p"/>
                          </m:rPr>
                          <w:rPr>
                            <w:rFonts w:ascii="Cambria Math" w:hAnsi="Cambria Math" w:cs="Aharoni" w:hint="cs"/>
                          </w:rPr>
                          <m:t>i</m:t>
                        </w:del>
                      </m:r>
                    </m:e>
                    <m:sub>
                      <m:r>
                        <w:del w:id="1891" w:author="Garrick W Bruening" w:date="2020-09-28T15:57:00Z">
                          <m:rPr>
                            <m:sty m:val="p"/>
                          </m:rPr>
                          <w:rPr>
                            <w:rFonts w:ascii="Cambria Math" w:hAnsi="Cambria Math" w:cs="Aharoni" w:hint="cs"/>
                          </w:rPr>
                          <m:t>torque</m:t>
                        </w:del>
                      </m:r>
                    </m:sub>
                  </m:sSub>
                </m:sup>
              </m:sSup>
            </m:num>
            <m:den>
              <m:sSubSup>
                <m:sSubSupPr>
                  <m:ctrlPr>
                    <w:del w:id="1892" w:author="Garrick W Bruening" w:date="2020-09-28T15:57:00Z">
                      <w:rPr>
                        <w:rFonts w:ascii="Cambria Math" w:hAnsi="Cambria Math" w:cs="Aharoni"/>
                      </w:rPr>
                    </w:del>
                  </m:ctrlPr>
                </m:sSubSupPr>
                <m:e>
                  <m:r>
                    <w:del w:id="1893" w:author="Garrick W Bruening" w:date="2020-09-28T15:57:00Z">
                      <m:rPr>
                        <m:sty m:val="p"/>
                      </m:rPr>
                      <w:rPr>
                        <w:rFonts w:ascii="Cambria Math" w:hAnsi="Cambria Math" w:cs="Aharoni" w:hint="cs"/>
                      </w:rPr>
                      <m:t>t</m:t>
                    </w:del>
                  </m:r>
                </m:e>
                <m:sub>
                  <m:r>
                    <w:del w:id="1894" w:author="Garrick W Bruening" w:date="2020-09-28T15:57:00Z">
                      <m:rPr>
                        <m:sty m:val="p"/>
                      </m:rPr>
                      <w:rPr>
                        <w:rFonts w:ascii="Cambria Math" w:hAnsi="Cambria Math" w:cs="Aharoni" w:hint="cs"/>
                      </w:rPr>
                      <m:t>m</m:t>
                    </w:del>
                  </m:r>
                </m:sub>
                <m:sup>
                  <m:sSub>
                    <m:sSubPr>
                      <m:ctrlPr>
                        <w:del w:id="1895" w:author="Garrick W Bruening" w:date="2020-09-28T15:57:00Z">
                          <w:rPr>
                            <w:rFonts w:ascii="Cambria Math" w:hAnsi="Cambria Math" w:cs="Aharoni"/>
                          </w:rPr>
                        </w:del>
                      </m:ctrlPr>
                    </m:sSubPr>
                    <m:e>
                      <m:r>
                        <w:ins w:id="1896" w:author="Alaa Ahmed" w:date="2020-08-05T11:40:00Z">
                          <w:del w:id="1897" w:author="Garrick W Bruening" w:date="2020-09-28T15:57:00Z">
                            <m:rPr>
                              <m:sty m:val="p"/>
                            </m:rPr>
                            <w:rPr>
                              <w:rFonts w:ascii="Cambria Math" w:hAnsi="Cambria Math" w:cs="Aharoni"/>
                            </w:rPr>
                            <m:t>j</m:t>
                          </w:del>
                        </w:ins>
                      </m:r>
                      <m:r>
                        <w:del w:id="1898" w:author="Garrick W Bruening" w:date="2020-09-28T15:57:00Z">
                          <m:rPr>
                            <m:sty m:val="p"/>
                          </m:rPr>
                          <w:rPr>
                            <w:rFonts w:ascii="Cambria Math" w:hAnsi="Cambria Math" w:cs="Aharoni" w:hint="cs"/>
                          </w:rPr>
                          <m:t>i</m:t>
                        </w:del>
                      </m:r>
                    </m:e>
                    <m:sub>
                      <m:r>
                        <w:del w:id="1899" w:author="Garrick W Bruening" w:date="2020-09-28T15:57:00Z">
                          <m:rPr>
                            <m:sty m:val="p"/>
                          </m:rPr>
                          <w:rPr>
                            <w:rFonts w:ascii="Cambria Math" w:hAnsi="Cambria Math" w:cs="Aharoni" w:hint="cs"/>
                          </w:rPr>
                          <m:t>torque</m:t>
                        </w:del>
                      </m:r>
                    </m:sub>
                  </m:sSub>
                </m:sup>
              </m:sSubSup>
            </m:den>
          </m:f>
        </m:oMath>
      </m:oMathPara>
    </w:p>
    <w:p w14:paraId="17400139" w14:textId="07DDF096" w:rsidR="002278A7" w:rsidRPr="009802F2" w:rsidDel="002437B8" w:rsidRDefault="00B24814" w:rsidP="000E02EE">
      <w:pPr>
        <w:rPr>
          <w:del w:id="1900" w:author="Garrick W Bruening" w:date="2020-09-28T15:57:00Z"/>
        </w:rPr>
      </w:pPr>
      <w:del w:id="1901" w:author="Garrick W Bruening" w:date="2020-09-28T15:57:00Z">
        <w:r w:rsidRPr="009802F2" w:rsidDel="002437B8">
          <w:rPr>
            <w:noProof/>
            <w:position w:val="-36"/>
          </w:rPr>
          <w:object w:dxaOrig="2700" w:dyaOrig="880" w14:anchorId="50D3228A">
            <v:shape id="_x0000_i1254" type="#_x0000_t75" style="width:136.55pt;height:43.45pt" o:ole="">
              <v:imagedata r:id="rId85" o:title=""/>
            </v:shape>
            <o:OLEObject Type="Embed" ProgID="Equation.DSMT4" ShapeID="_x0000_i1254" DrawAspect="Content" ObjectID="_1663576645" r:id="rId86"/>
          </w:object>
        </w:r>
        <w:bookmarkStart w:id="1902" w:name="_Ref46586794"/>
        <w:r w:rsidR="002278A7" w:rsidRPr="009802F2" w:rsidDel="002437B8">
          <w:rPr>
            <w:rPrChange w:id="1903" w:author="Garrick W Bruening" w:date="2020-07-27T23:34:00Z">
              <w:rPr>
                <w:i/>
                <w:iCs/>
                <w:sz w:val="24"/>
                <w:szCs w:val="24"/>
              </w:rPr>
            </w:rPrChange>
          </w:rPr>
          <w:delText>(</w:delText>
        </w:r>
        <w:r w:rsidR="002278A7" w:rsidRPr="009802F2" w:rsidDel="002437B8">
          <w:rPr>
            <w:rPrChange w:id="1904" w:author="Garrick W Bruening" w:date="2020-07-27T23:34:00Z">
              <w:rPr>
                <w:i/>
                <w:iCs/>
                <w:sz w:val="24"/>
                <w:szCs w:val="24"/>
              </w:rPr>
            </w:rPrChange>
          </w:rPr>
          <w:fldChar w:fldCharType="begin"/>
        </w:r>
        <w:r w:rsidR="002278A7" w:rsidRPr="009802F2" w:rsidDel="002437B8">
          <w:rPr>
            <w:rPrChange w:id="1905" w:author="Garrick W Bruening" w:date="2020-07-27T23:34:00Z">
              <w:rPr>
                <w:i/>
                <w:iCs/>
                <w:sz w:val="24"/>
                <w:szCs w:val="24"/>
              </w:rPr>
            </w:rPrChange>
          </w:rPr>
          <w:delInstrText xml:space="preserve"> SEQ Equation \* ARABIC </w:delInstrText>
        </w:r>
        <w:r w:rsidR="002278A7" w:rsidRPr="009802F2" w:rsidDel="002437B8">
          <w:rPr>
            <w:rPrChange w:id="1906" w:author="Garrick W Bruening" w:date="2020-07-27T23:34:00Z">
              <w:rPr>
                <w:i/>
                <w:iCs/>
                <w:sz w:val="24"/>
                <w:szCs w:val="24"/>
              </w:rPr>
            </w:rPrChange>
          </w:rPr>
          <w:fldChar w:fldCharType="separate"/>
        </w:r>
        <w:r w:rsidR="00AB743E" w:rsidRPr="009802F2" w:rsidDel="002437B8">
          <w:delText>7</w:delText>
        </w:r>
        <w:r w:rsidR="002278A7" w:rsidRPr="009802F2" w:rsidDel="002437B8">
          <w:rPr>
            <w:rPrChange w:id="1907" w:author="Garrick W Bruening" w:date="2020-07-27T23:34:00Z">
              <w:rPr>
                <w:i/>
                <w:iCs/>
                <w:sz w:val="24"/>
                <w:szCs w:val="24"/>
              </w:rPr>
            </w:rPrChange>
          </w:rPr>
          <w:fldChar w:fldCharType="end"/>
        </w:r>
        <w:bookmarkEnd w:id="1902"/>
        <w:r w:rsidR="002278A7" w:rsidRPr="009802F2" w:rsidDel="002437B8">
          <w:rPr>
            <w:rPrChange w:id="1908" w:author="Garrick W Bruening" w:date="2020-07-27T23:34:00Z">
              <w:rPr>
                <w:i/>
                <w:iCs/>
                <w:sz w:val="24"/>
                <w:szCs w:val="24"/>
              </w:rPr>
            </w:rPrChange>
          </w:rPr>
          <w:delText>)</w:delText>
        </w:r>
      </w:del>
    </w:p>
    <w:p w14:paraId="3E8903AE" w14:textId="24A1B7F3" w:rsidR="000E02EE" w:rsidRPr="009802F2" w:rsidDel="002437B8" w:rsidRDefault="000E02EE" w:rsidP="000E02EE">
      <w:pPr>
        <w:rPr>
          <w:del w:id="1909" w:author="Garrick W Bruening" w:date="2020-09-28T15:57:00Z"/>
        </w:rPr>
      </w:pPr>
      <w:del w:id="1910" w:author="Garrick W Bruening" w:date="2020-09-28T15:57:00Z">
        <w:r w:rsidRPr="009802F2" w:rsidDel="002437B8">
          <w:delText>where (</w:delText>
        </w:r>
        <w:r w:rsidRPr="009802F2" w:rsidDel="002437B8">
          <w:rPr>
            <w:rPrChange w:id="1911" w:author="Alaa Ahmed" w:date="2020-08-05T12:00:00Z">
              <w:rPr>
                <w:highlight w:val="yellow"/>
              </w:rPr>
            </w:rPrChange>
          </w:rPr>
          <w:delText>a= xx+/-xx, b</w:delText>
        </w:r>
      </w:del>
      <w:ins w:id="1912" w:author="Alaa Ahmed" w:date="2020-08-05T11:46:00Z">
        <w:del w:id="1913" w:author="Garrick W Bruening" w:date="2020-09-28T15:57:00Z">
          <w:r w:rsidR="004A6E77" w:rsidRPr="009802F2" w:rsidDel="002437B8">
            <w:rPr>
              <w:vertAlign w:val="subscript"/>
              <w:rPrChange w:id="1914" w:author="Alaa Ahmed" w:date="2020-08-05T12:00:00Z">
                <w:rPr>
                  <w:highlight w:val="yellow"/>
                  <w:vertAlign w:val="subscript"/>
                </w:rPr>
              </w:rPrChange>
            </w:rPr>
            <w:delText>torque</w:delText>
          </w:r>
        </w:del>
      </w:ins>
      <w:del w:id="1915" w:author="Garrick W Bruening" w:date="2020-09-28T15:57:00Z">
        <w:r w:rsidRPr="009802F2" w:rsidDel="002437B8">
          <w:rPr>
            <w:rPrChange w:id="1916" w:author="Alaa Ahmed" w:date="2020-08-05T12:00:00Z">
              <w:rPr>
                <w:highlight w:val="yellow"/>
              </w:rPr>
            </w:rPrChange>
          </w:rPr>
          <w:delText>=</w:delText>
        </w:r>
      </w:del>
      <w:ins w:id="1917" w:author="Alaa Ahmed" w:date="2020-08-05T11:58:00Z">
        <w:del w:id="1918" w:author="Garrick W Bruening" w:date="2020-09-28T15:57:00Z">
          <w:r w:rsidR="00F55756" w:rsidRPr="009802F2" w:rsidDel="002437B8">
            <w:rPr>
              <w:rPrChange w:id="1919" w:author="Alaa Ahmed" w:date="2020-08-05T12:00:00Z">
                <w:rPr>
                  <w:highlight w:val="yellow"/>
                </w:rPr>
              </w:rPrChange>
            </w:rPr>
            <w:delText>0.042</w:delText>
          </w:r>
        </w:del>
      </w:ins>
      <w:ins w:id="1920" w:author="Alaa Ahmed" w:date="2020-08-05T11:59:00Z">
        <w:del w:id="1921" w:author="Garrick W Bruening" w:date="2020-09-28T15:57:00Z">
          <w:r w:rsidR="00F55756" w:rsidRPr="009802F2" w:rsidDel="002437B8">
            <w:rPr>
              <w:rPrChange w:id="1922" w:author="Alaa Ahmed" w:date="2020-08-05T12:00:00Z">
                <w:rPr>
                  <w:highlight w:val="yellow"/>
                </w:rPr>
              </w:rPrChange>
            </w:rPr>
            <w:delText xml:space="preserve"> </w:delText>
          </w:r>
        </w:del>
      </w:ins>
      <w:del w:id="1923" w:author="Garrick W Bruening" w:date="2020-09-28T15:57:00Z">
        <w:r w:rsidRPr="009802F2" w:rsidDel="002437B8">
          <w:rPr>
            <w:rPrChange w:id="1924" w:author="Alaa Ahmed" w:date="2020-08-05T12:00:00Z">
              <w:rPr>
                <w:highlight w:val="yellow"/>
              </w:rPr>
            </w:rPrChange>
          </w:rPr>
          <w:delText>x</w:delText>
        </w:r>
      </w:del>
      <w:ins w:id="1925" w:author="Alaa Ahmed" w:date="2020-08-05T11:58:00Z">
        <w:del w:id="1926" w:author="Garrick W Bruening" w:date="2020-09-28T15:57:00Z">
          <w:r w:rsidR="00996973" w:rsidRPr="009802F2" w:rsidDel="002437B8">
            <w:rPr>
              <w:rFonts w:ascii="Symbol" w:eastAsia="Symbol" w:hAnsi="Symbol" w:cs="Symbol"/>
              <w:rPrChange w:id="1927" w:author="Alaa Ahmed" w:date="2020-08-05T12:00:00Z">
                <w:rPr>
                  <w:highlight w:val="yellow"/>
                </w:rPr>
              </w:rPrChange>
            </w:rPr>
            <w:delText>±</w:delText>
          </w:r>
        </w:del>
      </w:ins>
      <w:ins w:id="1928" w:author="Alaa Ahmed" w:date="2020-08-05T11:59:00Z">
        <w:del w:id="1929" w:author="Garrick W Bruening" w:date="2020-09-28T15:57:00Z">
          <w:r w:rsidR="00F55756" w:rsidRPr="009802F2" w:rsidDel="002437B8">
            <w:rPr>
              <w:rPrChange w:id="1930" w:author="Alaa Ahmed" w:date="2020-08-05T12:00:00Z">
                <w:rPr>
                  <w:highlight w:val="yellow"/>
                </w:rPr>
              </w:rPrChange>
            </w:rPr>
            <w:delText xml:space="preserve"> </w:delText>
          </w:r>
        </w:del>
      </w:ins>
      <w:del w:id="1931" w:author="Garrick W Bruening" w:date="2020-09-28T15:57:00Z">
        <w:r w:rsidRPr="009802F2" w:rsidDel="002437B8">
          <w:rPr>
            <w:rPrChange w:id="1932" w:author="Alaa Ahmed" w:date="2020-08-05T12:00:00Z">
              <w:rPr>
                <w:highlight w:val="yellow"/>
              </w:rPr>
            </w:rPrChange>
          </w:rPr>
          <w:delText>+/-</w:delText>
        </w:r>
      </w:del>
      <w:ins w:id="1933" w:author="Alaa Ahmed" w:date="2020-08-05T11:58:00Z">
        <w:del w:id="1934" w:author="Garrick W Bruening" w:date="2020-09-28T15:57:00Z">
          <w:r w:rsidR="00F55756" w:rsidRPr="009802F2" w:rsidDel="002437B8">
            <w:rPr>
              <w:rPrChange w:id="1935" w:author="Alaa Ahmed" w:date="2020-08-05T12:00:00Z">
                <w:rPr>
                  <w:highlight w:val="yellow"/>
                </w:rPr>
              </w:rPrChange>
            </w:rPr>
            <w:delText>0.0079</w:delText>
          </w:r>
        </w:del>
      </w:ins>
      <w:del w:id="1936" w:author="Garrick W Bruening" w:date="2020-09-28T15:57:00Z">
        <w:r w:rsidRPr="009802F2" w:rsidDel="002437B8">
          <w:rPr>
            <w:rPrChange w:id="1937" w:author="Alaa Ahmed" w:date="2020-08-05T12:00:00Z">
              <w:rPr>
                <w:highlight w:val="yellow"/>
              </w:rPr>
            </w:rPrChange>
          </w:rPr>
          <w:delText>xx, i</w:delText>
        </w:r>
      </w:del>
      <w:ins w:id="1938" w:author="Alaa Ahmed" w:date="2020-08-05T11:46:00Z">
        <w:del w:id="1939" w:author="Garrick W Bruening" w:date="2020-09-28T15:57:00Z">
          <w:r w:rsidR="004A6E77" w:rsidRPr="009802F2" w:rsidDel="002437B8">
            <w:rPr>
              <w:vertAlign w:val="subscript"/>
              <w:rPrChange w:id="1940" w:author="Alaa Ahmed" w:date="2020-08-05T12:00:00Z">
                <w:rPr>
                  <w:highlight w:val="yellow"/>
                  <w:vertAlign w:val="subscript"/>
                </w:rPr>
              </w:rPrChange>
            </w:rPr>
            <w:delText>tor</w:delText>
          </w:r>
        </w:del>
      </w:ins>
      <w:ins w:id="1941" w:author="Alaa Ahmed" w:date="2020-08-05T11:47:00Z">
        <w:del w:id="1942" w:author="Garrick W Bruening" w:date="2020-09-28T15:57:00Z">
          <w:r w:rsidR="004A6E77" w:rsidRPr="009802F2" w:rsidDel="002437B8">
            <w:rPr>
              <w:vertAlign w:val="subscript"/>
              <w:rPrChange w:id="1943" w:author="Alaa Ahmed" w:date="2020-08-05T12:00:00Z">
                <w:rPr>
                  <w:highlight w:val="yellow"/>
                  <w:vertAlign w:val="subscript"/>
                </w:rPr>
              </w:rPrChange>
            </w:rPr>
            <w:delText>que</w:delText>
          </w:r>
        </w:del>
      </w:ins>
      <w:del w:id="1944" w:author="Garrick W Bruening" w:date="2020-09-28T15:57:00Z">
        <w:r w:rsidRPr="009802F2" w:rsidDel="002437B8">
          <w:rPr>
            <w:rPrChange w:id="1945" w:author="Alaa Ahmed" w:date="2020-08-05T12:00:00Z">
              <w:rPr>
                <w:highlight w:val="yellow"/>
              </w:rPr>
            </w:rPrChange>
          </w:rPr>
          <w:delText>=</w:delText>
        </w:r>
      </w:del>
      <w:ins w:id="1946" w:author="Alaa Ahmed" w:date="2020-08-05T11:59:00Z">
        <w:del w:id="1947" w:author="Garrick W Bruening" w:date="2020-09-28T15:57:00Z">
          <w:r w:rsidR="000360E8" w:rsidRPr="009802F2" w:rsidDel="002437B8">
            <w:rPr>
              <w:rPrChange w:id="1948" w:author="Alaa Ahmed" w:date="2020-08-05T12:00:00Z">
                <w:rPr>
                  <w:highlight w:val="yellow"/>
                </w:rPr>
              </w:rPrChange>
            </w:rPr>
            <w:delText>2.13</w:delText>
          </w:r>
        </w:del>
      </w:ins>
      <w:del w:id="1949" w:author="Garrick W Bruening" w:date="2020-09-28T15:57:00Z">
        <w:r w:rsidRPr="009802F2" w:rsidDel="002437B8">
          <w:rPr>
            <w:rPrChange w:id="1950" w:author="Alaa Ahmed" w:date="2020-08-05T12:00:00Z">
              <w:rPr>
                <w:highlight w:val="yellow"/>
              </w:rPr>
            </w:rPrChange>
          </w:rPr>
          <w:delText xml:space="preserve">xx </w:delText>
        </w:r>
      </w:del>
      <w:ins w:id="1951" w:author="Alaa Ahmed" w:date="2020-08-05T11:59:00Z">
        <w:del w:id="1952" w:author="Garrick W Bruening" w:date="2020-09-28T15:57:00Z">
          <w:r w:rsidR="00F55756" w:rsidRPr="009802F2" w:rsidDel="002437B8">
            <w:rPr>
              <w:rPrChange w:id="1953" w:author="Alaa Ahmed" w:date="2020-08-05T12:00:00Z">
                <w:rPr>
                  <w:highlight w:val="yellow"/>
                </w:rPr>
              </w:rPrChange>
            </w:rPr>
            <w:delText xml:space="preserve"> </w:delText>
          </w:r>
        </w:del>
      </w:ins>
      <w:del w:id="1954" w:author="Garrick W Bruening" w:date="2020-09-28T15:57:00Z">
        <w:r w:rsidRPr="009802F2" w:rsidDel="002437B8">
          <w:rPr>
            <w:rPrChange w:id="1955" w:author="Alaa Ahmed" w:date="2020-08-05T12:00:00Z">
              <w:rPr>
                <w:highlight w:val="yellow"/>
              </w:rPr>
            </w:rPrChange>
          </w:rPr>
          <w:delText xml:space="preserve">+/- </w:delText>
        </w:r>
      </w:del>
      <w:ins w:id="1956" w:author="Alaa Ahmed" w:date="2020-08-05T11:59:00Z">
        <w:del w:id="1957" w:author="Garrick W Bruening" w:date="2020-09-28T15:57:00Z">
          <w:r w:rsidR="000360E8" w:rsidRPr="009802F2" w:rsidDel="002437B8">
            <w:rPr>
              <w:rPrChange w:id="1958" w:author="Alaa Ahmed" w:date="2020-08-05T12:00:00Z">
                <w:rPr>
                  <w:highlight w:val="yellow"/>
                </w:rPr>
              </w:rPrChange>
            </w:rPr>
            <w:delText>0.07</w:delText>
          </w:r>
        </w:del>
      </w:ins>
      <w:del w:id="1959" w:author="Garrick W Bruening" w:date="2020-09-28T15:57:00Z">
        <w:r w:rsidRPr="009802F2" w:rsidDel="002437B8">
          <w:rPr>
            <w:rPrChange w:id="1960" w:author="Alaa Ahmed" w:date="2020-08-05T12:00:00Z">
              <w:rPr>
                <w:highlight w:val="yellow"/>
              </w:rPr>
            </w:rPrChange>
          </w:rPr>
          <w:delText>xx, j</w:delText>
        </w:r>
      </w:del>
      <w:ins w:id="1961" w:author="Alaa Ahmed" w:date="2020-08-05T11:47:00Z">
        <w:del w:id="1962" w:author="Garrick W Bruening" w:date="2020-09-28T15:57:00Z">
          <w:r w:rsidR="004A6E77" w:rsidRPr="009802F2" w:rsidDel="002437B8">
            <w:rPr>
              <w:vertAlign w:val="subscript"/>
              <w:rPrChange w:id="1963" w:author="Alaa Ahmed" w:date="2020-08-05T12:00:00Z">
                <w:rPr>
                  <w:highlight w:val="yellow"/>
                  <w:vertAlign w:val="subscript"/>
                </w:rPr>
              </w:rPrChange>
            </w:rPr>
            <w:delText>torque</w:delText>
          </w:r>
        </w:del>
      </w:ins>
      <w:del w:id="1964" w:author="Garrick W Bruening" w:date="2020-09-28T15:57:00Z">
        <w:r w:rsidRPr="009802F2" w:rsidDel="002437B8">
          <w:rPr>
            <w:rPrChange w:id="1965" w:author="Alaa Ahmed" w:date="2020-08-05T12:00:00Z">
              <w:rPr>
                <w:highlight w:val="yellow"/>
              </w:rPr>
            </w:rPrChange>
          </w:rPr>
          <w:delText>=</w:delText>
        </w:r>
      </w:del>
      <w:ins w:id="1966" w:author="Alaa Ahmed" w:date="2020-08-05T11:59:00Z">
        <w:del w:id="1967" w:author="Garrick W Bruening" w:date="2020-09-28T15:57:00Z">
          <w:r w:rsidR="000360E8" w:rsidRPr="009802F2" w:rsidDel="002437B8">
            <w:rPr>
              <w:rPrChange w:id="1968" w:author="Alaa Ahmed" w:date="2020-08-05T12:00:00Z">
                <w:rPr>
                  <w:highlight w:val="yellow"/>
                </w:rPr>
              </w:rPrChange>
            </w:rPr>
            <w:delText>3.50</w:delText>
          </w:r>
        </w:del>
      </w:ins>
      <w:del w:id="1969" w:author="Garrick W Bruening" w:date="2020-09-28T15:57:00Z">
        <w:r w:rsidRPr="009802F2" w:rsidDel="002437B8">
          <w:rPr>
            <w:rPrChange w:id="1970" w:author="Alaa Ahmed" w:date="2020-08-05T12:00:00Z">
              <w:rPr>
                <w:highlight w:val="yellow"/>
              </w:rPr>
            </w:rPrChange>
          </w:rPr>
          <w:delText xml:space="preserve">xx +/- </w:delText>
        </w:r>
      </w:del>
      <w:ins w:id="1971" w:author="Alaa Ahmed" w:date="2020-08-05T11:59:00Z">
        <w:del w:id="1972" w:author="Garrick W Bruening" w:date="2020-09-28T15:57:00Z">
          <w:r w:rsidR="00C4300D" w:rsidRPr="009802F2" w:rsidDel="002437B8">
            <w:rPr>
              <w:rPrChange w:id="1973" w:author="Alaa Ahmed" w:date="2020-08-05T12:00:00Z">
                <w:rPr>
                  <w:highlight w:val="yellow"/>
                </w:rPr>
              </w:rPrChange>
            </w:rPr>
            <w:delText>0.12</w:delText>
          </w:r>
        </w:del>
      </w:ins>
      <w:del w:id="1974" w:author="Garrick W Bruening" w:date="2020-09-28T15:57:00Z">
        <w:r w:rsidRPr="009802F2" w:rsidDel="002437B8">
          <w:rPr>
            <w:rPrChange w:id="1975" w:author="Alaa Ahmed" w:date="2020-08-05T12:00:00Z">
              <w:rPr>
                <w:highlight w:val="yellow"/>
              </w:rPr>
            </w:rPrChange>
          </w:rPr>
          <w:delText>xx</w:delText>
        </w:r>
        <w:r w:rsidRPr="009802F2" w:rsidDel="002437B8">
          <w:delText xml:space="preserve">, </w:delText>
        </w:r>
        <w:r w:rsidR="00CD0A26" w:rsidRPr="009802F2" w:rsidDel="002437B8">
          <w:rPr>
            <w:highlight w:val="yellow"/>
          </w:rPr>
          <w:delText>SSE</w:delText>
        </w:r>
        <w:r w:rsidRPr="009802F2" w:rsidDel="002437B8">
          <w:rPr>
            <w:highlight w:val="yellow"/>
          </w:rPr>
          <w:delText xml:space="preserve"> = xx</w:delText>
        </w:r>
      </w:del>
      <w:ins w:id="1976" w:author="Alaa Ahmed" w:date="2020-08-05T12:00:00Z">
        <w:del w:id="1977" w:author="Garrick W Bruening" w:date="2020-09-28T15:57:00Z">
          <w:r w:rsidR="00C4300D" w:rsidRPr="009802F2" w:rsidDel="002437B8">
            <w:rPr>
              <w:highlight w:val="yellow"/>
              <w:rPrChange w:id="1978" w:author="Alaa Ahmed" w:date="2020-08-05T12:00:00Z">
                <w:rPr/>
              </w:rPrChange>
            </w:rPr>
            <w:delText>, AIC = xx</w:delText>
          </w:r>
        </w:del>
      </w:ins>
      <w:del w:id="1979" w:author="Garrick W Bruening" w:date="2020-09-28T15:57:00Z">
        <w:r w:rsidRPr="009802F2" w:rsidDel="002437B8">
          <w:delText>). Notably, there are distinct differences between the two effort representations. The sum of squared torques increases quadratically with mass, in stark co</w:delText>
        </w:r>
        <w:r w:rsidR="003876FD" w:rsidRPr="009802F2" w:rsidDel="002437B8">
          <w:delText>ntrast</w:delText>
        </w:r>
        <w:r w:rsidRPr="009802F2" w:rsidDel="002437B8">
          <w:delText xml:space="preserve"> to the </w:delText>
        </w:r>
        <w:r w:rsidR="002F5ADA" w:rsidRPr="009802F2" w:rsidDel="002437B8">
          <w:delText>near</w:delText>
        </w:r>
        <w:r w:rsidR="004D0871" w:rsidRPr="009802F2" w:rsidDel="002437B8">
          <w:delText>-</w:delText>
        </w:r>
        <w:r w:rsidRPr="009802F2" w:rsidDel="002437B8">
          <w:delText xml:space="preserve">linear growth observed in metabolic cost. We also are limited in that there is no accounting for a resting </w:delText>
        </w:r>
        <w:r w:rsidR="004D0871" w:rsidRPr="009802F2" w:rsidDel="002437B8">
          <w:delText xml:space="preserve">metabolic </w:delText>
        </w:r>
        <w:r w:rsidR="00547BA5" w:rsidRPr="009802F2" w:rsidDel="002437B8">
          <w:delText>rate</w:delText>
        </w:r>
        <w:r w:rsidRPr="009802F2" w:rsidDel="002437B8">
          <w:delText xml:space="preserve">, as </w:delText>
        </w:r>
        <w:r w:rsidR="004D0871" w:rsidRPr="009802F2" w:rsidDel="002437B8">
          <w:delText>we only represent</w:delText>
        </w:r>
        <w:r w:rsidRPr="009802F2" w:rsidDel="002437B8">
          <w:delText xml:space="preserve"> torques associated with</w:delText>
        </w:r>
        <w:r w:rsidR="004D0871" w:rsidRPr="009802F2" w:rsidDel="002437B8">
          <w:delText xml:space="preserve"> the</w:delText>
        </w:r>
        <w:r w:rsidRPr="009802F2" w:rsidDel="002437B8">
          <w:delText xml:space="preserve"> reaching</w:delText>
        </w:r>
        <w:r w:rsidR="004D0871" w:rsidRPr="009802F2" w:rsidDel="002437B8">
          <w:delText xml:space="preserve"> movement</w:delText>
        </w:r>
        <w:r w:rsidR="00343399" w:rsidRPr="009802F2" w:rsidDel="002437B8">
          <w:delText xml:space="preserve">, thus </w:delText>
        </w:r>
        <w:r w:rsidR="00B24814" w:rsidRPr="009802F2" w:rsidDel="002437B8">
          <w:rPr>
            <w:noProof/>
            <w:position w:val="-12"/>
          </w:rPr>
          <w:object w:dxaOrig="260" w:dyaOrig="380" w14:anchorId="69D2633B">
            <v:shape id="_x0000_i1255" type="#_x0000_t75" style="width:14.25pt;height:21.75pt" o:ole="">
              <v:imagedata r:id="rId87" o:title=""/>
            </v:shape>
            <o:OLEObject Type="Embed" ProgID="Equation.DSMT4" ShapeID="_x0000_i1255" DrawAspect="Content" ObjectID="_1663576646" r:id="rId88"/>
          </w:object>
        </w:r>
        <w:r w:rsidR="00343399" w:rsidRPr="009802F2" w:rsidDel="002437B8">
          <w:delText xml:space="preserve"> is zero</w:delText>
        </w:r>
        <w:r w:rsidRPr="009802F2" w:rsidDel="002437B8">
          <w:delText xml:space="preserve">. </w:delText>
        </w:r>
      </w:del>
      <w:ins w:id="1980" w:author="Alaa Ahmed" w:date="2020-07-28T09:18:00Z">
        <w:del w:id="1981" w:author="Garrick W Bruening" w:date="2020-09-28T15:57:00Z">
          <w:r w:rsidR="00C77019" w:rsidRPr="009802F2" w:rsidDel="002437B8">
            <w:delText xml:space="preserve">Another consequence of only representing </w:delText>
          </w:r>
        </w:del>
      </w:ins>
      <w:ins w:id="1982" w:author="Alaa Ahmed" w:date="2020-07-28T09:19:00Z">
        <w:del w:id="1983" w:author="Garrick W Bruening" w:date="2020-09-28T15:57:00Z">
          <w:r w:rsidR="00C77019" w:rsidRPr="009802F2" w:rsidDel="002437B8">
            <w:delText xml:space="preserve">movement torques (as most </w:delText>
          </w:r>
          <w:r w:rsidR="00796381" w:rsidRPr="009802F2" w:rsidDel="002437B8">
            <w:delText>computational models do)</w:delText>
          </w:r>
        </w:del>
      </w:ins>
      <w:del w:id="1984" w:author="Garrick W Bruening" w:date="2020-09-28T15:57:00Z">
        <w:r w:rsidR="005E101A" w:rsidRPr="009802F2" w:rsidDel="002437B8">
          <w:delText>This also means</w:delText>
        </w:r>
      </w:del>
      <w:ins w:id="1985" w:author="Alaa Ahmed" w:date="2020-07-28T09:19:00Z">
        <w:del w:id="1986" w:author="Garrick W Bruening" w:date="2020-09-28T15:57:00Z">
          <w:r w:rsidR="00796381" w:rsidRPr="009802F2" w:rsidDel="002437B8">
            <w:delText xml:space="preserve"> is</w:delText>
          </w:r>
        </w:del>
      </w:ins>
      <w:del w:id="1987" w:author="Garrick W Bruening" w:date="2020-09-28T15:57:00Z">
        <w:r w:rsidR="005E101A" w:rsidRPr="009802F2" w:rsidDel="002437B8">
          <w:delText xml:space="preserve"> </w:delText>
        </w:r>
      </w:del>
      <w:ins w:id="1988" w:author="Alaa Ahmed" w:date="2020-07-28T09:17:00Z">
        <w:del w:id="1989" w:author="Garrick W Bruening" w:date="2020-09-28T15:57:00Z">
          <w:r w:rsidR="00052413" w:rsidRPr="009802F2" w:rsidDel="002437B8">
            <w:delText>that</w:delText>
          </w:r>
          <w:r w:rsidR="00057056" w:rsidRPr="009802F2" w:rsidDel="002437B8">
            <w:delText xml:space="preserve"> there is no cost associated with a zero velocity movement (or movement of infinite </w:delText>
          </w:r>
        </w:del>
      </w:ins>
      <w:ins w:id="1990" w:author="Alaa Ahmed" w:date="2020-07-28T09:18:00Z">
        <w:del w:id="1991" w:author="Garrick W Bruening" w:date="2020-09-28T15:57:00Z">
          <w:r w:rsidR="00057056" w:rsidRPr="009802F2" w:rsidDel="002437B8">
            <w:delText xml:space="preserve">duration), thus </w:delText>
          </w:r>
        </w:del>
      </w:ins>
      <w:del w:id="1992" w:author="Garrick W Bruening" w:date="2020-09-28T15:57:00Z">
        <w:r w:rsidR="005E101A" w:rsidRPr="009802F2" w:rsidDel="002437B8">
          <w:delText xml:space="preserve">that the </w:delText>
        </w:r>
        <w:r w:rsidR="004B142D" w:rsidRPr="009802F2" w:rsidDel="002437B8">
          <w:delText xml:space="preserve">term equivalent to </w:delText>
        </w:r>
      </w:del>
      <w:ins w:id="1993" w:author="Alaa Ahmed" w:date="2020-07-28T09:16:00Z">
        <w:del w:id="1994" w:author="Garrick W Bruening" w:date="2020-09-28T15:57:00Z">
          <w:r w:rsidR="00E064E0" w:rsidRPr="009802F2" w:rsidDel="002437B8">
            <w:delText>the time-invariant reach cost</w:delText>
          </w:r>
          <w:r w:rsidR="00052413" w:rsidRPr="009802F2" w:rsidDel="002437B8">
            <w:delText xml:space="preserve">, </w:delText>
          </w:r>
        </w:del>
      </w:ins>
      <w:del w:id="1995" w:author="Garrick W Bruening" w:date="2020-09-28T15:57:00Z">
        <w:r w:rsidR="004B142D" w:rsidRPr="009802F2" w:rsidDel="002437B8">
          <w:delText>a</w:delText>
        </w:r>
      </w:del>
      <w:ins w:id="1996" w:author="Alaa Ahmed" w:date="2020-07-28T09:16:00Z">
        <w:del w:id="1997" w:author="Garrick W Bruening" w:date="2020-09-28T15:57:00Z">
          <w:r w:rsidR="00052413" w:rsidRPr="009802F2" w:rsidDel="002437B8">
            <w:delText>, in Eq. 1</w:delText>
          </w:r>
        </w:del>
      </w:ins>
      <w:del w:id="1998" w:author="Garrick W Bruening" w:date="2020-09-28T15:57:00Z">
        <w:r w:rsidR="004B142D" w:rsidRPr="009802F2" w:rsidDel="002437B8">
          <w:delText xml:space="preserve"> is also zero</w:delText>
        </w:r>
      </w:del>
      <w:ins w:id="1999" w:author="Alaa Ahmed" w:date="2020-07-28T09:19:00Z">
        <w:del w:id="2000" w:author="Garrick W Bruening" w:date="2020-09-28T15:57:00Z">
          <w:r w:rsidR="00BC5245" w:rsidRPr="009802F2" w:rsidDel="002437B8">
            <w:delText xml:space="preserve"> and not included in Eq.</w:delText>
          </w:r>
        </w:del>
      </w:ins>
      <w:ins w:id="2001" w:author="Alaa Ahmed" w:date="2020-07-28T09:20:00Z">
        <w:del w:id="2002" w:author="Garrick W Bruening" w:date="2020-09-28T15:57:00Z">
          <w:r w:rsidR="00BC5245" w:rsidRPr="009802F2" w:rsidDel="002437B8">
            <w:delText xml:space="preserve"> 7</w:delText>
          </w:r>
        </w:del>
      </w:ins>
      <w:del w:id="2003" w:author="Garrick W Bruening" w:date="2020-09-28T15:57:00Z">
        <w:r w:rsidR="004B142D" w:rsidRPr="009802F2" w:rsidDel="002437B8">
          <w:delText xml:space="preserve">. </w:delText>
        </w:r>
        <w:commentRangeStart w:id="2004"/>
        <w:r w:rsidRPr="009802F2" w:rsidDel="002437B8">
          <w:delText>Thus</w:delText>
        </w:r>
        <w:r w:rsidR="00547BA5" w:rsidRPr="009802F2" w:rsidDel="002437B8">
          <w:delText xml:space="preserve"> in Eq. 7,</w:delText>
        </w:r>
        <w:r w:rsidRPr="009802F2" w:rsidDel="002437B8">
          <w:delText xml:space="preserve"> </w:delText>
        </w:r>
        <w:r w:rsidR="00B24814" w:rsidRPr="009802F2" w:rsidDel="002437B8">
          <w:rPr>
            <w:noProof/>
            <w:position w:val="-14"/>
          </w:rPr>
          <w:object w:dxaOrig="380" w:dyaOrig="400" w14:anchorId="18F99F50">
            <v:shape id="_x0000_i1256" type="#_x0000_t75" style="width:21.75pt;height:21.75pt" o:ole="">
              <v:imagedata r:id="rId89" o:title=""/>
            </v:shape>
            <o:OLEObject Type="Embed" ProgID="Equation.DSMT4" ShapeID="_x0000_i1256" DrawAspect="Content" ObjectID="_1663576647" r:id="rId90"/>
          </w:object>
        </w:r>
        <w:r w:rsidRPr="009802F2" w:rsidDel="002437B8">
          <w:delText xml:space="preserve"> is set to 0</w:delText>
        </w:r>
        <w:commentRangeEnd w:id="2004"/>
        <w:r w:rsidR="00B31BBA" w:rsidRPr="009802F2" w:rsidDel="002437B8">
          <w:rPr>
            <w:rStyle w:val="CommentReference"/>
          </w:rPr>
          <w:commentReference w:id="2004"/>
        </w:r>
        <w:r w:rsidRPr="009802F2" w:rsidDel="002437B8">
          <w:delText xml:space="preserve">. Replacing </w:delText>
        </w:r>
        <w:r w:rsidR="00B24814" w:rsidRPr="009802F2" w:rsidDel="002437B8">
          <w:rPr>
            <w:noProof/>
            <w:position w:val="-6"/>
          </w:rPr>
          <w:object w:dxaOrig="200" w:dyaOrig="240" w14:anchorId="42ED4B71">
            <v:shape id="_x0000_i1257" type="#_x0000_t75" style="width:7.45pt;height:14.25pt" o:ole="">
              <v:imagedata r:id="rId91" o:title=""/>
            </v:shape>
            <o:OLEObject Type="Embed" ProgID="Equation.DSMT4" ShapeID="_x0000_i1257" DrawAspect="Content" ObjectID="_1663576648" r:id="rId92"/>
          </w:object>
        </w:r>
        <w:r w:rsidRPr="009802F2" w:rsidDel="002437B8">
          <w:delText xml:space="preserve">  </w:delText>
        </w:r>
        <w:r w:rsidR="00DC784B" w:rsidRPr="009802F2" w:rsidDel="002437B8">
          <w:delText xml:space="preserve">in Eq. 4 </w:delText>
        </w:r>
        <w:r w:rsidRPr="009802F2" w:rsidDel="002437B8">
          <w:delText xml:space="preserve">with </w:delText>
        </w:r>
        <w:r w:rsidR="00B24814" w:rsidRPr="009802F2" w:rsidDel="002437B8">
          <w:rPr>
            <w:noProof/>
            <w:position w:val="-16"/>
          </w:rPr>
          <w:object w:dxaOrig="600" w:dyaOrig="420" w14:anchorId="13E3960B">
            <v:shape id="_x0000_i1258" type="#_x0000_t75" style="width:28.55pt;height:21.75pt" o:ole="">
              <v:imagedata r:id="rId93" o:title=""/>
            </v:shape>
            <o:OLEObject Type="Embed" ProgID="Equation.DSMT4" ShapeID="_x0000_i1258" DrawAspect="Content" ObjectID="_1663576649" r:id="rId94"/>
          </w:object>
        </w:r>
        <w:r w:rsidRPr="009802F2" w:rsidDel="002437B8">
          <w:delText>, provides the following utility:</w:delText>
        </w:r>
      </w:del>
    </w:p>
    <w:p w14:paraId="0DB5689C" w14:textId="6B1AAC28" w:rsidR="00880EF1" w:rsidRPr="009802F2" w:rsidDel="002437B8" w:rsidRDefault="00880EF1" w:rsidP="00880EF1">
      <w:pPr>
        <w:pStyle w:val="Caption"/>
        <w:keepNext/>
        <w:rPr>
          <w:del w:id="2005" w:author="Garrick W Bruening" w:date="2020-09-28T15:57:00Z"/>
          <w:i w:val="0"/>
          <w:iCs w:val="0"/>
        </w:rPr>
      </w:pPr>
    </w:p>
    <w:p w14:paraId="334B18D5" w14:textId="5B5BBB49" w:rsidR="00495CC4" w:rsidRPr="009802F2" w:rsidDel="002437B8" w:rsidRDefault="002E6FCC" w:rsidP="00495CC4">
      <w:pPr>
        <w:rPr>
          <w:del w:id="2006" w:author="Garrick W Bruening" w:date="2020-09-28T15:57:00Z"/>
          <w:rFonts w:eastAsiaTheme="minorEastAsia" w:cstheme="minorHAnsi"/>
        </w:rPr>
      </w:pPr>
      <m:oMathPara>
        <m:oMathParaPr>
          <m:jc m:val="center"/>
        </m:oMathParaPr>
        <m:oMath>
          <m:sSub>
            <m:sSubPr>
              <m:ctrlPr>
                <w:del w:id="2007" w:author="Garrick W Bruening" w:date="2020-09-28T15:57:00Z">
                  <w:rPr>
                    <w:rFonts w:ascii="Cambria Math" w:hAnsi="Cambria Math" w:cstheme="minorHAnsi"/>
                  </w:rPr>
                </w:del>
              </m:ctrlPr>
            </m:sSubPr>
            <m:e>
              <m:r>
                <w:del w:id="2008" w:author="Garrick W Bruening" w:date="2020-09-28T15:57:00Z">
                  <m:rPr>
                    <m:nor/>
                  </m:rPr>
                  <w:rPr>
                    <w:rFonts w:cstheme="minorHAnsi"/>
                  </w:rPr>
                  <m:t>J</m:t>
                </w:del>
              </m:r>
              <m:r>
                <w:del w:id="2009" w:author="Garrick W Bruening" w:date="2020-09-28T15:57:00Z">
                  <m:rPr>
                    <m:sty m:val="p"/>
                  </m:rPr>
                  <w:rPr>
                    <w:rFonts w:ascii="Cambria Math" w:hAnsi="Cambria Math" w:cstheme="minorHAnsi"/>
                  </w:rPr>
                  <m:t xml:space="preserve"> </m:t>
                </w:del>
              </m:r>
            </m:e>
            <m:sub>
              <m:r>
                <w:del w:id="2010" w:author="Garrick W Bruening" w:date="2020-09-28T15:57:00Z">
                  <m:rPr>
                    <m:nor/>
                  </m:rPr>
                  <w:rPr>
                    <w:rFonts w:cstheme="minorHAnsi"/>
                  </w:rPr>
                  <m:t>torque</m:t>
                </w:del>
              </m:r>
            </m:sub>
          </m:sSub>
          <m:r>
            <w:del w:id="2011" w:author="Garrick W Bruening" w:date="2020-09-28T15:57:00Z">
              <m:rPr>
                <m:nor/>
              </m:rPr>
              <w:rPr>
                <w:rFonts w:cstheme="minorHAnsi"/>
              </w:rPr>
              <m:t>=</m:t>
            </w:del>
          </m:r>
          <m:f>
            <m:fPr>
              <m:ctrlPr>
                <w:del w:id="2012" w:author="Garrick W Bruening" w:date="2020-09-28T15:57:00Z">
                  <w:rPr>
                    <w:rFonts w:ascii="Cambria Math" w:hAnsi="Cambria Math" w:cstheme="minorHAnsi"/>
                  </w:rPr>
                </w:del>
              </m:ctrlPr>
            </m:fPr>
            <m:num>
              <m:r>
                <w:del w:id="2013" w:author="Garrick W Bruening" w:date="2020-09-28T15:57:00Z">
                  <m:rPr>
                    <m:nor/>
                  </m:rPr>
                  <w:rPr>
                    <w:rFonts w:cstheme="minorHAnsi"/>
                  </w:rPr>
                  <m:t>αP</m:t>
                </w:del>
              </m:r>
              <m:d>
                <m:dPr>
                  <m:ctrlPr>
                    <w:del w:id="2014" w:author="Garrick W Bruening" w:date="2020-09-28T15:57:00Z">
                      <w:rPr>
                        <w:rFonts w:ascii="Cambria Math" w:hAnsi="Cambria Math" w:cstheme="minorHAnsi"/>
                      </w:rPr>
                    </w:del>
                  </m:ctrlPr>
                </m:dPr>
                <m:e>
                  <m:r>
                    <w:del w:id="2015" w:author="Garrick W Bruening" w:date="2020-09-28T15:57:00Z">
                      <m:rPr>
                        <m:nor/>
                      </m:rPr>
                      <w:rPr>
                        <w:rFonts w:cstheme="minorHAnsi"/>
                      </w:rPr>
                      <m:t>α</m:t>
                    </w:del>
                  </m:r>
                </m:e>
                <m:e>
                  <m:sSub>
                    <m:sSubPr>
                      <m:ctrlPr>
                        <w:del w:id="2016" w:author="Garrick W Bruening" w:date="2020-09-28T15:57:00Z">
                          <w:rPr>
                            <w:rFonts w:ascii="Cambria Math" w:hAnsi="Cambria Math" w:cstheme="minorHAnsi"/>
                          </w:rPr>
                        </w:del>
                      </m:ctrlPr>
                    </m:sSubPr>
                    <m:e>
                      <m:r>
                        <w:del w:id="2017" w:author="Garrick W Bruening" w:date="2020-09-28T15:57:00Z">
                          <m:rPr>
                            <m:nor/>
                          </m:rPr>
                          <w:rPr>
                            <w:rFonts w:cstheme="minorHAnsi"/>
                          </w:rPr>
                          <m:t>t</m:t>
                        </w:del>
                      </m:r>
                    </m:e>
                    <m:sub>
                      <m:r>
                        <w:del w:id="2018" w:author="Garrick W Bruening" w:date="2020-09-28T15:57:00Z">
                          <m:rPr>
                            <m:nor/>
                          </m:rPr>
                          <w:rPr>
                            <w:rFonts w:cstheme="minorHAnsi"/>
                          </w:rPr>
                          <m:t>m</m:t>
                        </w:del>
                      </m:r>
                    </m:sub>
                  </m:sSub>
                  <m:r>
                    <w:del w:id="2019" w:author="Garrick W Bruening" w:date="2020-09-28T15:57:00Z">
                      <m:rPr>
                        <m:nor/>
                      </m:rPr>
                      <w:rPr>
                        <w:rFonts w:cstheme="minorHAnsi"/>
                      </w:rPr>
                      <m:t>,m</m:t>
                    </w:del>
                  </m:r>
                </m:e>
              </m:d>
              <m:r>
                <w:del w:id="2020" w:author="Garrick W Bruening" w:date="2020-09-28T15:57:00Z">
                  <m:rPr>
                    <m:nor/>
                  </m:rPr>
                  <w:rPr>
                    <w:rFonts w:cstheme="minorHAnsi"/>
                  </w:rPr>
                  <m:t>--</m:t>
                </w:del>
              </m:r>
              <m:f>
                <m:fPr>
                  <m:ctrlPr>
                    <w:del w:id="2021" w:author="Garrick W Bruening" w:date="2020-09-28T15:57:00Z">
                      <w:rPr>
                        <w:rFonts w:ascii="Cambria Math" w:hAnsi="Cambria Math" w:cstheme="minorHAnsi"/>
                      </w:rPr>
                    </w:del>
                  </m:ctrlPr>
                </m:fPr>
                <m:num>
                  <m:sSub>
                    <m:sSubPr>
                      <m:ctrlPr>
                        <w:del w:id="2022" w:author="Garrick W Bruening" w:date="2020-09-28T15:57:00Z">
                          <w:rPr>
                            <w:rFonts w:ascii="Cambria Math" w:hAnsi="Cambria Math" w:cstheme="minorHAnsi"/>
                          </w:rPr>
                        </w:del>
                      </m:ctrlPr>
                    </m:sSubPr>
                    <m:e>
                      <m:r>
                        <w:del w:id="2023" w:author="Garrick W Bruening" w:date="2020-09-28T15:57:00Z">
                          <m:rPr>
                            <m:nor/>
                          </m:rPr>
                          <w:rPr>
                            <w:rFonts w:cstheme="minorHAnsi"/>
                          </w:rPr>
                          <m:t>b</m:t>
                        </w:del>
                      </m:r>
                    </m:e>
                    <m:sub>
                      <m:r>
                        <w:del w:id="2024" w:author="Garrick W Bruening" w:date="2020-09-28T15:57:00Z">
                          <m:rPr>
                            <m:nor/>
                          </m:rPr>
                          <w:rPr>
                            <w:rFonts w:cstheme="minorHAnsi"/>
                          </w:rPr>
                          <m:t>torque</m:t>
                        </w:del>
                      </m:r>
                    </m:sub>
                  </m:sSub>
                  <m:sSup>
                    <m:sSupPr>
                      <m:ctrlPr>
                        <w:del w:id="2025" w:author="Garrick W Bruening" w:date="2020-09-28T15:57:00Z">
                          <w:rPr>
                            <w:rFonts w:ascii="Cambria Math" w:hAnsi="Cambria Math" w:cstheme="minorHAnsi"/>
                          </w:rPr>
                        </w:del>
                      </m:ctrlPr>
                    </m:sSupPr>
                    <m:e>
                      <m:r>
                        <w:del w:id="2026" w:author="Garrick W Bruening" w:date="2020-09-28T15:57:00Z">
                          <m:rPr>
                            <m:nor/>
                          </m:rPr>
                          <w:rPr>
                            <w:rFonts w:cstheme="minorHAnsi"/>
                          </w:rPr>
                          <m:t>m</m:t>
                        </w:del>
                      </m:r>
                    </m:e>
                    <m:sup>
                      <m:sSub>
                        <m:sSubPr>
                          <m:ctrlPr>
                            <w:del w:id="2027" w:author="Garrick W Bruening" w:date="2020-09-28T15:57:00Z">
                              <w:rPr>
                                <w:rFonts w:ascii="Cambria Math" w:hAnsi="Cambria Math" w:cstheme="minorHAnsi"/>
                              </w:rPr>
                            </w:del>
                          </m:ctrlPr>
                        </m:sSubPr>
                        <m:e>
                          <m:r>
                            <w:del w:id="2028" w:author="Garrick W Bruening" w:date="2020-09-28T15:57:00Z">
                              <m:rPr>
                                <m:nor/>
                              </m:rPr>
                              <w:rPr>
                                <w:rFonts w:cstheme="minorHAnsi"/>
                              </w:rPr>
                              <m:t>i</m:t>
                            </w:del>
                          </m:r>
                        </m:e>
                        <m:sub>
                          <m:r>
                            <w:del w:id="2029" w:author="Garrick W Bruening" w:date="2020-09-28T15:57:00Z">
                              <m:rPr>
                                <m:nor/>
                              </m:rPr>
                              <w:rPr>
                                <w:rFonts w:cstheme="minorHAnsi"/>
                              </w:rPr>
                              <m:t>torque</m:t>
                            </w:del>
                          </m:r>
                        </m:sub>
                      </m:sSub>
                    </m:sup>
                  </m:sSup>
                </m:num>
                <m:den>
                  <m:sSubSup>
                    <m:sSubSupPr>
                      <m:ctrlPr>
                        <w:del w:id="2030" w:author="Garrick W Bruening" w:date="2020-09-28T15:57:00Z">
                          <w:rPr>
                            <w:rFonts w:ascii="Cambria Math" w:hAnsi="Cambria Math" w:cstheme="minorHAnsi"/>
                          </w:rPr>
                        </w:del>
                      </m:ctrlPr>
                    </m:sSubSupPr>
                    <m:e>
                      <m:r>
                        <w:del w:id="2031" w:author="Garrick W Bruening" w:date="2020-09-28T15:57:00Z">
                          <m:rPr>
                            <m:nor/>
                          </m:rPr>
                          <w:rPr>
                            <w:rFonts w:cstheme="minorHAnsi"/>
                          </w:rPr>
                          <m:t>t</m:t>
                        </w:del>
                      </m:r>
                    </m:e>
                    <m:sub>
                      <m:r>
                        <w:del w:id="2032" w:author="Garrick W Bruening" w:date="2020-09-28T15:57:00Z">
                          <m:rPr>
                            <m:nor/>
                          </m:rPr>
                          <w:rPr>
                            <w:rFonts w:cstheme="minorHAnsi"/>
                          </w:rPr>
                          <m:t>m</m:t>
                        </w:del>
                      </m:r>
                    </m:sub>
                    <m:sup>
                      <m:sSub>
                        <m:sSubPr>
                          <m:ctrlPr>
                            <w:del w:id="2033" w:author="Garrick W Bruening" w:date="2020-09-28T15:57:00Z">
                              <w:rPr>
                                <w:rFonts w:ascii="Cambria Math" w:hAnsi="Cambria Math" w:cstheme="minorHAnsi"/>
                              </w:rPr>
                            </w:del>
                          </m:ctrlPr>
                        </m:sSubPr>
                        <m:e>
                          <m:r>
                            <w:del w:id="2034" w:author="Garrick W Bruening" w:date="2020-09-28T15:57:00Z">
                              <m:rPr>
                                <m:nor/>
                              </m:rPr>
                              <w:rPr>
                                <w:rFonts w:cstheme="minorHAnsi"/>
                              </w:rPr>
                              <m:t>j</m:t>
                            </w:del>
                          </m:r>
                        </m:e>
                        <m:sub>
                          <m:r>
                            <w:del w:id="2035" w:author="Garrick W Bruening" w:date="2020-09-28T15:57:00Z">
                              <m:rPr>
                                <m:nor/>
                              </m:rPr>
                              <w:rPr>
                                <w:rFonts w:cstheme="minorHAnsi"/>
                              </w:rPr>
                              <m:t>torque</m:t>
                            </w:del>
                          </m:r>
                        </m:sub>
                      </m:sSub>
                      <m:r>
                        <w:del w:id="2036" w:author="Garrick W Bruening" w:date="2020-09-28T15:57:00Z">
                          <m:rPr>
                            <m:nor/>
                          </m:rPr>
                          <w:rPr>
                            <w:rFonts w:cstheme="minorHAnsi"/>
                          </w:rPr>
                          <m:t> -1</m:t>
                        </w:del>
                      </m:r>
                    </m:sup>
                  </m:sSubSup>
                </m:den>
              </m:f>
            </m:num>
            <m:den>
              <m:sSub>
                <m:sSubPr>
                  <m:ctrlPr>
                    <w:del w:id="2037" w:author="Garrick W Bruening" w:date="2020-09-28T15:57:00Z">
                      <w:rPr>
                        <w:rFonts w:ascii="Cambria Math" w:hAnsi="Cambria Math" w:cstheme="minorHAnsi"/>
                      </w:rPr>
                    </w:del>
                  </m:ctrlPr>
                </m:sSubPr>
                <m:e>
                  <m:r>
                    <w:del w:id="2038" w:author="Garrick W Bruening" w:date="2020-09-28T15:57:00Z">
                      <m:rPr>
                        <m:nor/>
                      </m:rPr>
                      <w:rPr>
                        <w:rFonts w:cstheme="minorHAnsi"/>
                      </w:rPr>
                      <m:t>t</m:t>
                    </w:del>
                  </m:r>
                </m:e>
                <m:sub>
                  <m:r>
                    <w:del w:id="2039" w:author="Garrick W Bruening" w:date="2020-09-28T15:57:00Z">
                      <m:rPr>
                        <m:nor/>
                      </m:rPr>
                      <w:rPr>
                        <w:rFonts w:cstheme="minorHAnsi"/>
                      </w:rPr>
                      <m:t>r</m:t>
                    </w:del>
                  </m:r>
                </m:sub>
              </m:sSub>
              <m:r>
                <w:del w:id="2040" w:author="Garrick W Bruening" w:date="2020-09-28T15:57:00Z">
                  <m:rPr>
                    <m:nor/>
                  </m:rPr>
                  <w:rPr>
                    <w:rFonts w:cstheme="minorHAnsi"/>
                  </w:rPr>
                  <m:t>+</m:t>
                </w:del>
              </m:r>
              <m:sSub>
                <m:sSubPr>
                  <m:ctrlPr>
                    <w:del w:id="2041" w:author="Garrick W Bruening" w:date="2020-09-28T15:57:00Z">
                      <w:rPr>
                        <w:rFonts w:ascii="Cambria Math" w:hAnsi="Cambria Math" w:cstheme="minorHAnsi"/>
                      </w:rPr>
                    </w:del>
                  </m:ctrlPr>
                </m:sSubPr>
                <m:e>
                  <m:r>
                    <w:del w:id="2042" w:author="Garrick W Bruening" w:date="2020-09-28T15:57:00Z">
                      <m:rPr>
                        <m:nor/>
                      </m:rPr>
                      <w:rPr>
                        <w:rFonts w:cstheme="minorHAnsi"/>
                      </w:rPr>
                      <m:t>t</m:t>
                    </w:del>
                  </m:r>
                </m:e>
                <m:sub>
                  <m:r>
                    <w:del w:id="2043" w:author="Garrick W Bruening" w:date="2020-09-28T15:57:00Z">
                      <m:rPr>
                        <m:nor/>
                      </m:rPr>
                      <w:rPr>
                        <w:rFonts w:cstheme="minorHAnsi"/>
                      </w:rPr>
                      <m:t>m</m:t>
                    </w:del>
                  </m:r>
                </m:sub>
              </m:sSub>
            </m:den>
          </m:f>
        </m:oMath>
      </m:oMathPara>
    </w:p>
    <w:p w14:paraId="44155872" w14:textId="427922FF" w:rsidR="00495CC4" w:rsidRPr="009802F2" w:rsidDel="002437B8" w:rsidRDefault="00B24814" w:rsidP="000E02EE">
      <w:pPr>
        <w:rPr>
          <w:del w:id="2044" w:author="Garrick W Bruening" w:date="2020-09-28T15:57:00Z"/>
        </w:rPr>
      </w:pPr>
      <w:del w:id="2045" w:author="Garrick W Bruening" w:date="2020-09-28T15:57:00Z">
        <w:r w:rsidRPr="009802F2" w:rsidDel="002437B8">
          <w:rPr>
            <w:noProof/>
            <w:position w:val="-32"/>
          </w:rPr>
          <w:object w:dxaOrig="3200" w:dyaOrig="980" w14:anchorId="58773144">
            <v:shape id="_x0000_i1259" type="#_x0000_t75" style="width:158.25pt;height:50.25pt" o:ole="">
              <v:imagedata r:id="rId95" o:title=""/>
            </v:shape>
            <o:OLEObject Type="Embed" ProgID="Equation.DSMT4" ShapeID="_x0000_i1259" DrawAspect="Content" ObjectID="_1663576650" r:id="rId96"/>
          </w:object>
        </w:r>
        <w:r w:rsidR="00880EF1" w:rsidRPr="009802F2" w:rsidDel="002437B8">
          <w:rPr>
            <w:rPrChange w:id="2046" w:author="Garrick W Bruening" w:date="2020-07-27T23:34:00Z">
              <w:rPr>
                <w:i/>
                <w:iCs/>
                <w:sz w:val="24"/>
                <w:szCs w:val="24"/>
              </w:rPr>
            </w:rPrChange>
          </w:rPr>
          <w:delText>(</w:delText>
        </w:r>
        <w:r w:rsidR="00880EF1" w:rsidRPr="009802F2" w:rsidDel="002437B8">
          <w:rPr>
            <w:rPrChange w:id="2047" w:author="Garrick W Bruening" w:date="2020-07-27T23:34:00Z">
              <w:rPr>
                <w:i/>
                <w:iCs/>
                <w:sz w:val="24"/>
                <w:szCs w:val="24"/>
              </w:rPr>
            </w:rPrChange>
          </w:rPr>
          <w:fldChar w:fldCharType="begin"/>
        </w:r>
        <w:r w:rsidR="00880EF1" w:rsidRPr="009802F2" w:rsidDel="002437B8">
          <w:rPr>
            <w:rPrChange w:id="2048" w:author="Garrick W Bruening" w:date="2020-07-27T23:34:00Z">
              <w:rPr>
                <w:i/>
                <w:iCs/>
                <w:sz w:val="24"/>
                <w:szCs w:val="24"/>
              </w:rPr>
            </w:rPrChange>
          </w:rPr>
          <w:delInstrText xml:space="preserve"> SEQ Equation \* ARABIC </w:delInstrText>
        </w:r>
        <w:r w:rsidR="00880EF1" w:rsidRPr="009802F2" w:rsidDel="002437B8">
          <w:rPr>
            <w:rPrChange w:id="2049" w:author="Garrick W Bruening" w:date="2020-07-27T23:34:00Z">
              <w:rPr>
                <w:i/>
                <w:iCs/>
                <w:sz w:val="24"/>
                <w:szCs w:val="24"/>
              </w:rPr>
            </w:rPrChange>
          </w:rPr>
          <w:fldChar w:fldCharType="separate"/>
        </w:r>
        <w:r w:rsidR="00AB743E" w:rsidRPr="009802F2" w:rsidDel="002437B8">
          <w:delText>8</w:delText>
        </w:r>
        <w:r w:rsidR="00880EF1" w:rsidRPr="009802F2" w:rsidDel="002437B8">
          <w:rPr>
            <w:rPrChange w:id="2050" w:author="Garrick W Bruening" w:date="2020-07-27T23:34:00Z">
              <w:rPr>
                <w:i/>
                <w:iCs/>
                <w:sz w:val="24"/>
                <w:szCs w:val="24"/>
              </w:rPr>
            </w:rPrChange>
          </w:rPr>
          <w:fldChar w:fldCharType="end"/>
        </w:r>
        <w:r w:rsidR="00880EF1" w:rsidRPr="009802F2" w:rsidDel="002437B8">
          <w:rPr>
            <w:rPrChange w:id="2051" w:author="Garrick W Bruening" w:date="2020-07-27T23:34:00Z">
              <w:rPr>
                <w:i/>
                <w:iCs/>
                <w:sz w:val="24"/>
                <w:szCs w:val="24"/>
              </w:rPr>
            </w:rPrChange>
          </w:rPr>
          <w:delText>)</w:delText>
        </w:r>
      </w:del>
    </w:p>
    <w:p w14:paraId="619321F5" w14:textId="55CD3F34" w:rsidR="00F945C3" w:rsidRPr="009802F2" w:rsidDel="002437B8" w:rsidRDefault="000E02EE" w:rsidP="000E02EE">
      <w:pPr>
        <w:rPr>
          <w:del w:id="2052" w:author="Garrick W Bruening" w:date="2020-09-28T15:57:00Z"/>
        </w:rPr>
      </w:pPr>
      <w:del w:id="2053" w:author="Garrick W Bruening" w:date="2020-09-28T15:57:00Z">
        <w:r w:rsidRPr="009802F2" w:rsidDel="002437B8">
          <w:delText>Employing the same fitting procedure as described above</w:delText>
        </w:r>
        <w:r w:rsidR="00113015" w:rsidRPr="009802F2" w:rsidDel="002437B8">
          <w:delText xml:space="preserve"> and </w:delText>
        </w:r>
        <w:r w:rsidR="001E4E76" w:rsidRPr="009802F2" w:rsidDel="002437B8">
          <w:delText>fitting a single parameter</w:delText>
        </w:r>
        <w:r w:rsidR="00CE0F95" w:rsidRPr="009802F2" w:rsidDel="002437B8">
          <w:delText xml:space="preserve">, </w:delText>
        </w:r>
        <w:r w:rsidR="00B24814" w:rsidRPr="009802F2" w:rsidDel="002437B8">
          <w:rPr>
            <w:noProof/>
            <w:position w:val="-6"/>
          </w:rPr>
          <w:object w:dxaOrig="240" w:dyaOrig="220" w14:anchorId="61562721">
            <v:shape id="_x0000_i1260" type="#_x0000_t75" style="width:14.25pt;height:14.25pt" o:ole="">
              <v:imagedata r:id="rId97" o:title=""/>
            </v:shape>
            <o:OLEObject Type="Embed" ProgID="Equation.DSMT4" ShapeID="_x0000_i1260" DrawAspect="Content" ObjectID="_1663576651" r:id="rId98"/>
          </w:object>
        </w:r>
        <w:r w:rsidRPr="009802F2" w:rsidDel="002437B8">
          <w:delText>, we find that the sum of squared torques does a significantly worse job in predicting the experimental data</w:delText>
        </w:r>
        <w:r w:rsidR="001004A6" w:rsidRPr="009802F2" w:rsidDel="002437B8">
          <w:delText xml:space="preserve"> in all three experiments (</w:delText>
        </w:r>
        <w:r w:rsidR="00835143" w:rsidRPr="009802F2" w:rsidDel="002437B8">
          <w:rPr>
            <w:highlight w:val="yellow"/>
          </w:rPr>
          <w:delText>Experiment 2a: alpha=</w:delText>
        </w:r>
        <w:r w:rsidR="007F7C42" w:rsidRPr="009802F2" w:rsidDel="002437B8">
          <w:rPr>
            <w:highlight w:val="yellow"/>
          </w:rPr>
          <w:delText xml:space="preserve"> xx </w:delText>
        </w:r>
        <w:r w:rsidR="00835143" w:rsidRPr="009802F2" w:rsidDel="002437B8">
          <w:rPr>
            <w:highlight w:val="yellow"/>
          </w:rPr>
          <w:delText xml:space="preserve">, </w:delText>
        </w:r>
        <w:r w:rsidR="007F7C42" w:rsidRPr="009802F2" w:rsidDel="002437B8">
          <w:rPr>
            <w:highlight w:val="yellow"/>
          </w:rPr>
          <w:delText>SSE = xx</w:delText>
        </w:r>
        <w:r w:rsidR="003B2419" w:rsidRPr="009802F2" w:rsidDel="002437B8">
          <w:rPr>
            <w:highlight w:val="yellow"/>
          </w:rPr>
          <w:delText xml:space="preserve">, AIC = </w:delText>
        </w:r>
        <w:r w:rsidR="007F7C42" w:rsidRPr="009802F2" w:rsidDel="002437B8">
          <w:rPr>
            <w:highlight w:val="yellow"/>
          </w:rPr>
          <w:delText>; Experiment 2b: alpha= xx</w:delText>
        </w:r>
        <w:r w:rsidR="003B2419" w:rsidRPr="009802F2" w:rsidDel="002437B8">
          <w:rPr>
            <w:highlight w:val="yellow"/>
          </w:rPr>
          <w:delText xml:space="preserve"> </w:delText>
        </w:r>
        <w:r w:rsidR="007F7C42" w:rsidRPr="009802F2" w:rsidDel="002437B8">
          <w:rPr>
            <w:highlight w:val="yellow"/>
          </w:rPr>
          <w:delText xml:space="preserve"> , SSE = xx</w:delText>
        </w:r>
        <w:r w:rsidR="003B2419" w:rsidRPr="009802F2" w:rsidDel="002437B8">
          <w:rPr>
            <w:highlight w:val="yellow"/>
          </w:rPr>
          <w:delText>, AIC =</w:delText>
        </w:r>
        <w:r w:rsidR="007F7C42" w:rsidRPr="009802F2" w:rsidDel="002437B8">
          <w:rPr>
            <w:highlight w:val="yellow"/>
          </w:rPr>
          <w:delText>;  Experiment 2c: alpha= xx , SSE = xx</w:delText>
        </w:r>
        <w:r w:rsidR="003B2419" w:rsidRPr="009802F2" w:rsidDel="002437B8">
          <w:rPr>
            <w:highlight w:val="yellow"/>
          </w:rPr>
          <w:delText>, AIC =</w:delText>
        </w:r>
        <w:r w:rsidR="007F7C42" w:rsidRPr="009802F2" w:rsidDel="002437B8">
          <w:rPr>
            <w:highlight w:val="yellow"/>
          </w:rPr>
          <w:delText>; Fig. XX</w:delText>
        </w:r>
        <w:r w:rsidR="001004A6" w:rsidRPr="009802F2" w:rsidDel="002437B8">
          <w:delText>)</w:delText>
        </w:r>
        <w:r w:rsidR="004D1FCA" w:rsidRPr="009802F2" w:rsidDel="002437B8">
          <w:delText xml:space="preserve"> compared to when effort is represented as metabolic cost</w:delText>
        </w:r>
        <w:r w:rsidRPr="009802F2" w:rsidDel="002437B8">
          <w:delText>. This is true for both predictions of the absolute movement durations as well as the changes in movement duration with added mass</w:delText>
        </w:r>
        <w:r w:rsidR="003B2419" w:rsidRPr="009802F2" w:rsidDel="002437B8">
          <w:delText xml:space="preserve"> (</w:delText>
        </w:r>
        <w:r w:rsidR="003B2419" w:rsidRPr="009802F2" w:rsidDel="002437B8">
          <w:rPr>
            <w:highlight w:val="yellow"/>
          </w:rPr>
          <w:delText>SSE = xx, xx, xx,</w:delText>
        </w:r>
        <w:r w:rsidR="003B2419" w:rsidRPr="009802F2" w:rsidDel="002437B8">
          <w:delText xml:space="preserve"> for Experiments 2a,b, and c, respectively)</w:delText>
        </w:r>
        <w:r w:rsidRPr="009802F2" w:rsidDel="002437B8">
          <w:delText xml:space="preserve">. </w:delText>
        </w:r>
      </w:del>
    </w:p>
    <w:p w14:paraId="1DF05A11" w14:textId="522D2CAB" w:rsidR="003018AF" w:rsidRPr="009802F2" w:rsidDel="002437B8" w:rsidRDefault="007B6AFC" w:rsidP="000E02EE">
      <w:pPr>
        <w:rPr>
          <w:del w:id="2054" w:author="Garrick W Bruening" w:date="2020-09-28T15:57:00Z"/>
        </w:rPr>
      </w:pPr>
      <w:del w:id="2055" w:author="Garrick W Bruening" w:date="2020-09-28T15:57:00Z">
        <w:r w:rsidRPr="009802F2" w:rsidDel="002437B8">
          <w:delText xml:space="preserve">The lack of a </w:delText>
        </w:r>
        <w:r w:rsidR="00CA174B" w:rsidRPr="009802F2" w:rsidDel="002437B8">
          <w:delText xml:space="preserve">resting cost in the sum of squared torques effort representation may have contributed to the poor fit to the data. </w:delText>
        </w:r>
        <w:r w:rsidR="000E02EE" w:rsidRPr="009802F2" w:rsidDel="002437B8">
          <w:delText>To provide a more direct comparison of effort representations, we considered the net metabolic cost of the action, rather than the gross metabolic cost of the action. Gross metabolic cost is the sum total of metabolic expenditure required for an action, and include</w:delText>
        </w:r>
        <w:r w:rsidR="00515A3D" w:rsidRPr="009802F2" w:rsidDel="002437B8">
          <w:delText>s</w:delText>
        </w:r>
        <w:r w:rsidR="000E02EE" w:rsidRPr="009802F2" w:rsidDel="002437B8">
          <w:delText xml:space="preserve"> the cost of the movement as well as the cost of resting. Net metabolic cost is only cost associated with the movement, and is calculated as</w:delText>
        </w:r>
        <w:r w:rsidR="00F5410C" w:rsidRPr="009802F2" w:rsidDel="002437B8">
          <w:delText xml:space="preserve"> shown in Eq.</w:delText>
        </w:r>
        <w:r w:rsidR="00611B77" w:rsidRPr="009802F2" w:rsidDel="002437B8">
          <w:delText xml:space="preserve"> </w:delText>
        </w:r>
        <w:r w:rsidR="00611B77" w:rsidRPr="009802F2" w:rsidDel="002437B8">
          <w:fldChar w:fldCharType="begin"/>
        </w:r>
        <w:r w:rsidR="00611B77" w:rsidRPr="009802F2" w:rsidDel="002437B8">
          <w:delInstrText xml:space="preserve"> REF _Ref46584740 \h  \* MERGEFORMAT </w:delInstrText>
        </w:r>
        <w:r w:rsidR="00611B77" w:rsidRPr="009802F2" w:rsidDel="002437B8">
          <w:fldChar w:fldCharType="separate"/>
        </w:r>
      </w:del>
      <w:del w:id="2056" w:author="Garrick W Bruening" w:date="2020-07-27T11:20:00Z">
        <w:r w:rsidR="002A4F06" w:rsidRPr="009802F2" w:rsidDel="00AB743E">
          <w:rPr>
            <w:noProof/>
            <w:sz w:val="24"/>
            <w:szCs w:val="24"/>
          </w:rPr>
          <w:delText>3</w:delText>
        </w:r>
      </w:del>
      <w:del w:id="2057" w:author="Garrick W Bruening" w:date="2020-09-28T15:57:00Z">
        <w:r w:rsidR="00611B77" w:rsidRPr="009802F2" w:rsidDel="002437B8">
          <w:fldChar w:fldCharType="end"/>
        </w:r>
        <w:r w:rsidR="00F5410C" w:rsidRPr="009802F2" w:rsidDel="002437B8">
          <w:delText>.</w:delText>
        </w:r>
        <w:r w:rsidR="008A2FB7" w:rsidRPr="009802F2" w:rsidDel="002437B8">
          <w:delText xml:space="preserve"> </w:delText>
        </w:r>
        <w:r w:rsidR="00F5410C" w:rsidRPr="009802F2" w:rsidDel="002437B8">
          <w:delText>Substituting</w:delText>
        </w:r>
        <w:r w:rsidR="000E02EE" w:rsidRPr="009802F2" w:rsidDel="002437B8">
          <w:delText xml:space="preserve"> net metabolic cost</w:delText>
        </w:r>
        <w:r w:rsidR="008A2FB7" w:rsidRPr="009802F2" w:rsidDel="002437B8">
          <w:delText xml:space="preserve"> (Eq. 3)</w:delText>
        </w:r>
        <w:r w:rsidR="00E17555" w:rsidRPr="009802F2" w:rsidDel="002437B8">
          <w:delText xml:space="preserve"> for </w:delText>
        </w:r>
        <w:r w:rsidR="00B24814" w:rsidRPr="009802F2" w:rsidDel="002437B8">
          <w:rPr>
            <w:noProof/>
            <w:position w:val="-12"/>
          </w:rPr>
          <w:object w:dxaOrig="320" w:dyaOrig="380" w14:anchorId="262C059E">
            <v:shape id="_x0000_i1261" type="#_x0000_t75" style="width:14.25pt;height:21.75pt" o:ole="">
              <v:imagedata r:id="rId99" o:title=""/>
            </v:shape>
            <o:OLEObject Type="Embed" ProgID="Equation.DSMT4" ShapeID="_x0000_i1261" DrawAspect="Content" ObjectID="_1663576652" r:id="rId100"/>
          </w:object>
        </w:r>
        <w:r w:rsidR="006210A7" w:rsidRPr="009802F2" w:rsidDel="002437B8">
          <w:delText xml:space="preserve"> </w:delText>
        </w:r>
        <w:r w:rsidR="000E02EE" w:rsidRPr="009802F2" w:rsidDel="002437B8">
          <w:delText xml:space="preserve">in Eq. </w:delText>
        </w:r>
        <w:r w:rsidR="00611B77" w:rsidRPr="009802F2" w:rsidDel="002437B8">
          <w:fldChar w:fldCharType="begin"/>
        </w:r>
        <w:r w:rsidR="00611B77" w:rsidRPr="009802F2" w:rsidDel="002437B8">
          <w:delInstrText xml:space="preserve"> REF _Ref46584719 \h  \* MERGEFORMAT </w:delInstrText>
        </w:r>
        <w:r w:rsidR="00611B77" w:rsidRPr="009802F2" w:rsidDel="002437B8">
          <w:fldChar w:fldCharType="separate"/>
        </w:r>
      </w:del>
      <w:del w:id="2058" w:author="Garrick W Bruening" w:date="2020-07-27T11:20:00Z">
        <w:r w:rsidR="002A4F06" w:rsidRPr="009802F2" w:rsidDel="00AB743E">
          <w:rPr>
            <w:sz w:val="24"/>
            <w:szCs w:val="24"/>
            <w:rPrChange w:id="2059" w:author="Garrick W Bruening" w:date="2020-07-25T15:10:00Z">
              <w:rPr/>
            </w:rPrChange>
          </w:rPr>
          <w:delText>(</w:delText>
        </w:r>
        <w:r w:rsidR="002A4F06" w:rsidRPr="009802F2" w:rsidDel="00AB743E">
          <w:rPr>
            <w:noProof/>
            <w:sz w:val="24"/>
            <w:szCs w:val="24"/>
          </w:rPr>
          <w:delText>5</w:delText>
        </w:r>
        <w:r w:rsidR="002A4F06" w:rsidRPr="009802F2" w:rsidDel="00AB743E">
          <w:rPr>
            <w:sz w:val="24"/>
            <w:szCs w:val="24"/>
            <w:rPrChange w:id="2060" w:author="Garrick W Bruening" w:date="2020-07-25T15:10:00Z">
              <w:rPr/>
            </w:rPrChange>
          </w:rPr>
          <w:delText>)</w:delText>
        </w:r>
      </w:del>
      <w:del w:id="2061" w:author="Garrick W Bruening" w:date="2020-09-28T15:57:00Z">
        <w:r w:rsidR="00611B77" w:rsidRPr="009802F2" w:rsidDel="002437B8">
          <w:fldChar w:fldCharType="end"/>
        </w:r>
        <w:r w:rsidR="00611B77" w:rsidRPr="009802F2" w:rsidDel="002437B8">
          <w:delText xml:space="preserve"> </w:delText>
        </w:r>
        <w:r w:rsidR="00F574D1" w:rsidRPr="009802F2" w:rsidDel="002437B8">
          <w:delText xml:space="preserve">and setting </w:delText>
        </w:r>
        <w:r w:rsidR="00B24814" w:rsidRPr="009802F2" w:rsidDel="002437B8">
          <w:rPr>
            <w:noProof/>
            <w:position w:val="-12"/>
          </w:rPr>
          <w:object w:dxaOrig="260" w:dyaOrig="380" w14:anchorId="37CF3325">
            <v:shape id="_x0000_i1262" type="#_x0000_t75" style="width:14.25pt;height:21.75pt" o:ole="">
              <v:imagedata r:id="rId101" o:title=""/>
            </v:shape>
            <o:OLEObject Type="Embed" ProgID="Equation.DSMT4" ShapeID="_x0000_i1262" DrawAspect="Content" ObjectID="_1663576653" r:id="rId102"/>
          </w:object>
        </w:r>
        <w:r w:rsidR="006210A7" w:rsidRPr="009802F2" w:rsidDel="002437B8">
          <w:delText xml:space="preserve"> </w:delText>
        </w:r>
        <w:r w:rsidR="00F574D1" w:rsidRPr="009802F2" w:rsidDel="002437B8">
          <w:delText xml:space="preserve"> to 0</w:delText>
        </w:r>
        <w:r w:rsidR="003018AF" w:rsidRPr="009802F2" w:rsidDel="002437B8">
          <w:delText>:</w:delText>
        </w:r>
      </w:del>
    </w:p>
    <w:p w14:paraId="7D4B6B2B" w14:textId="5CCD7B54" w:rsidR="00F2408B" w:rsidRPr="009802F2" w:rsidDel="002437B8" w:rsidRDefault="002E6FCC" w:rsidP="003857B1">
      <w:pPr>
        <w:jc w:val="center"/>
        <w:rPr>
          <w:del w:id="2062" w:author="Garrick W Bruening" w:date="2020-09-28T15:57:00Z"/>
        </w:rPr>
      </w:pPr>
      <m:oMathPara>
        <m:oMath>
          <m:sSub>
            <m:sSubPr>
              <m:ctrlPr>
                <w:del w:id="2063" w:author="Garrick W Bruening" w:date="2020-09-28T15:57:00Z">
                  <w:rPr>
                    <w:rFonts w:ascii="Cambria Math" w:hAnsi="Cambria Math" w:cstheme="minorHAnsi"/>
                    <w:noProof/>
                  </w:rPr>
                </w:del>
              </m:ctrlPr>
            </m:sSubPr>
            <m:e>
              <m:r>
                <w:del w:id="2064" w:author="Garrick W Bruening" w:date="2020-09-28T15:57:00Z">
                  <m:rPr>
                    <m:nor/>
                  </m:rPr>
                  <w:rPr>
                    <w:rFonts w:cstheme="minorHAnsi"/>
                    <w:noProof/>
                  </w:rPr>
                  <m:t>J</m:t>
                </w:del>
              </m:r>
            </m:e>
            <m:sub>
              <m:r>
                <w:del w:id="2065" w:author="Garrick W Bruening" w:date="2020-09-28T15:57:00Z">
                  <m:rPr>
                    <m:nor/>
                  </m:rPr>
                  <w:rPr>
                    <w:rFonts w:cstheme="minorHAnsi"/>
                    <w:noProof/>
                  </w:rPr>
                  <m:t>net</m:t>
                </w:del>
              </m:r>
            </m:sub>
          </m:sSub>
          <m:f>
            <m:fPr>
              <m:ctrlPr>
                <w:del w:id="2066" w:author="Garrick W Bruening" w:date="2020-09-28T15:57:00Z">
                  <w:rPr>
                    <w:rFonts w:ascii="Cambria Math" w:hAnsi="Cambria Math" w:cstheme="minorHAnsi"/>
                    <w:noProof/>
                  </w:rPr>
                </w:del>
              </m:ctrlPr>
            </m:fPr>
            <m:num>
              <m:r>
                <w:del w:id="2067" w:author="Garrick W Bruening" w:date="2020-09-28T15:57:00Z">
                  <m:rPr>
                    <m:nor/>
                  </m:rPr>
                  <w:rPr>
                    <w:rFonts w:cstheme="minorHAnsi"/>
                    <w:noProof/>
                  </w:rPr>
                  <m:t>αP</m:t>
                </w:del>
              </m:r>
              <m:d>
                <m:dPr>
                  <m:ctrlPr>
                    <w:del w:id="2068" w:author="Garrick W Bruening" w:date="2020-09-28T15:57:00Z">
                      <w:rPr>
                        <w:rFonts w:ascii="Cambria Math" w:hAnsi="Cambria Math" w:cstheme="minorHAnsi"/>
                        <w:noProof/>
                      </w:rPr>
                    </w:del>
                  </m:ctrlPr>
                </m:dPr>
                <m:e>
                  <m:r>
                    <w:del w:id="2069" w:author="Garrick W Bruening" w:date="2020-09-28T15:57:00Z">
                      <m:rPr>
                        <m:nor/>
                      </m:rPr>
                      <w:rPr>
                        <w:rFonts w:cstheme="minorHAnsi"/>
                        <w:noProof/>
                      </w:rPr>
                      <m:t>α</m:t>
                    </w:del>
                  </m:r>
                </m:e>
                <m:e>
                  <m:sSub>
                    <m:sSubPr>
                      <m:ctrlPr>
                        <w:del w:id="2070" w:author="Garrick W Bruening" w:date="2020-09-28T15:57:00Z">
                          <w:rPr>
                            <w:rFonts w:ascii="Cambria Math" w:hAnsi="Cambria Math" w:cstheme="minorHAnsi"/>
                            <w:noProof/>
                          </w:rPr>
                        </w:del>
                      </m:ctrlPr>
                    </m:sSubPr>
                    <m:e>
                      <m:r>
                        <w:del w:id="2071" w:author="Garrick W Bruening" w:date="2020-09-28T15:57:00Z">
                          <m:rPr>
                            <m:nor/>
                          </m:rPr>
                          <w:rPr>
                            <w:rFonts w:cstheme="minorHAnsi"/>
                            <w:noProof/>
                          </w:rPr>
                          <m:t>t</m:t>
                        </w:del>
                      </m:r>
                    </m:e>
                    <m:sub>
                      <m:r>
                        <w:del w:id="2072" w:author="Garrick W Bruening" w:date="2020-09-28T15:57:00Z">
                          <m:rPr>
                            <m:nor/>
                          </m:rPr>
                          <w:rPr>
                            <w:rFonts w:cstheme="minorHAnsi"/>
                            <w:noProof/>
                          </w:rPr>
                          <m:t>m</m:t>
                        </w:del>
                      </m:r>
                    </m:sub>
                  </m:sSub>
                  <m:r>
                    <w:del w:id="2073" w:author="Garrick W Bruening" w:date="2020-09-28T15:57:00Z">
                      <m:rPr>
                        <m:nor/>
                      </m:rPr>
                      <w:rPr>
                        <w:rFonts w:cstheme="minorHAnsi"/>
                        <w:noProof/>
                      </w:rPr>
                      <m:t>,m</m:t>
                    </w:del>
                  </m:r>
                </m:e>
              </m:d>
              <m:r>
                <w:del w:id="2074" w:author="Garrick W Bruening" w:date="2020-09-28T15:57:00Z">
                  <m:rPr>
                    <m:nor/>
                  </m:rPr>
                  <w:rPr>
                    <w:rFonts w:cstheme="minorHAnsi"/>
                    <w:noProof/>
                  </w:rPr>
                  <m:t>-</m:t>
                </w:del>
              </m:r>
              <m:d>
                <m:dPr>
                  <m:ctrlPr>
                    <w:del w:id="2075" w:author="Garrick W Bruening" w:date="2020-09-28T15:57:00Z">
                      <w:rPr>
                        <w:rFonts w:ascii="Cambria Math" w:hAnsi="Cambria Math" w:cstheme="minorHAnsi"/>
                        <w:noProof/>
                      </w:rPr>
                    </w:del>
                  </m:ctrlPr>
                </m:dPr>
                <m:e>
                  <m:r>
                    <w:del w:id="2076" w:author="Garrick W Bruening" w:date="2020-09-28T15:57:00Z">
                      <m:rPr>
                        <m:nor/>
                      </m:rPr>
                      <w:rPr>
                        <w:rFonts w:cstheme="minorHAnsi"/>
                        <w:noProof/>
                      </w:rPr>
                      <m:t>a-</m:t>
                    </w:del>
                  </m:r>
                  <m:sSub>
                    <m:sSubPr>
                      <m:ctrlPr>
                        <w:del w:id="2077" w:author="Garrick W Bruening" w:date="2020-09-28T15:57:00Z">
                          <w:rPr>
                            <w:rFonts w:ascii="Cambria Math" w:hAnsi="Cambria Math" w:cstheme="minorHAnsi"/>
                            <w:noProof/>
                          </w:rPr>
                        </w:del>
                      </m:ctrlPr>
                    </m:sSubPr>
                    <m:e>
                      <m:acc>
                        <m:accPr>
                          <m:chr m:val="̇"/>
                          <m:ctrlPr>
                            <w:del w:id="2078" w:author="Garrick W Bruening" w:date="2020-09-28T15:57:00Z">
                              <w:rPr>
                                <w:rFonts w:ascii="Cambria Math" w:hAnsi="Cambria Math" w:cstheme="minorHAnsi"/>
                                <w:noProof/>
                              </w:rPr>
                            </w:del>
                          </m:ctrlPr>
                        </m:accPr>
                        <m:e>
                          <m:r>
                            <w:del w:id="2079" w:author="Garrick W Bruening" w:date="2020-09-28T15:57:00Z">
                              <m:rPr>
                                <m:nor/>
                              </m:rPr>
                              <w:rPr>
                                <w:rFonts w:cstheme="minorHAnsi"/>
                                <w:noProof/>
                              </w:rPr>
                              <m:t>e</m:t>
                            </w:del>
                          </m:r>
                        </m:e>
                      </m:acc>
                    </m:e>
                    <m:sub>
                      <m:r>
                        <w:del w:id="2080" w:author="Garrick W Bruening" w:date="2020-09-28T15:57:00Z">
                          <m:rPr>
                            <m:nor/>
                          </m:rPr>
                          <w:rPr>
                            <w:rFonts w:cstheme="minorHAnsi"/>
                            <w:noProof/>
                          </w:rPr>
                          <m:t>r</m:t>
                        </w:del>
                      </m:r>
                    </m:sub>
                  </m:sSub>
                </m:e>
              </m:d>
              <m:sSub>
                <m:sSubPr>
                  <m:ctrlPr>
                    <w:del w:id="2081" w:author="Garrick W Bruening" w:date="2020-09-28T15:57:00Z">
                      <w:rPr>
                        <w:rFonts w:ascii="Cambria Math" w:hAnsi="Cambria Math" w:cstheme="minorHAnsi"/>
                        <w:noProof/>
                      </w:rPr>
                    </w:del>
                  </m:ctrlPr>
                </m:sSubPr>
                <m:e>
                  <m:r>
                    <w:del w:id="2082" w:author="Garrick W Bruening" w:date="2020-09-28T15:57:00Z">
                      <m:rPr>
                        <m:nor/>
                      </m:rPr>
                      <w:rPr>
                        <w:rFonts w:cstheme="minorHAnsi"/>
                        <w:noProof/>
                      </w:rPr>
                      <m:t>t</m:t>
                    </w:del>
                  </m:r>
                </m:e>
                <m:sub>
                  <m:r>
                    <w:del w:id="2083" w:author="Garrick W Bruening" w:date="2020-09-28T15:57:00Z">
                      <m:rPr>
                        <m:nor/>
                      </m:rPr>
                      <w:rPr>
                        <w:rFonts w:cstheme="minorHAnsi"/>
                        <w:noProof/>
                      </w:rPr>
                      <m:t>m</m:t>
                    </w:del>
                  </m:r>
                </m:sub>
              </m:sSub>
              <m:r>
                <w:del w:id="2084" w:author="Garrick W Bruening" w:date="2020-09-28T15:57:00Z">
                  <m:rPr>
                    <m:nor/>
                  </m:rPr>
                  <w:rPr>
                    <w:rFonts w:cstheme="minorHAnsi"/>
                    <w:noProof/>
                  </w:rPr>
                  <m:t>-</m:t>
                </w:del>
              </m:r>
              <m:f>
                <m:fPr>
                  <m:ctrlPr>
                    <w:del w:id="2085" w:author="Garrick W Bruening" w:date="2020-09-28T15:57:00Z">
                      <w:rPr>
                        <w:rFonts w:ascii="Cambria Math" w:hAnsi="Cambria Math" w:cstheme="minorHAnsi"/>
                        <w:noProof/>
                      </w:rPr>
                    </w:del>
                  </m:ctrlPr>
                </m:fPr>
                <m:num>
                  <m:r>
                    <w:del w:id="2086" w:author="Garrick W Bruening" w:date="2020-09-28T15:57:00Z">
                      <m:rPr>
                        <m:nor/>
                      </m:rPr>
                      <w:rPr>
                        <w:rFonts w:cstheme="minorHAnsi"/>
                        <w:noProof/>
                      </w:rPr>
                      <m:t>b</m:t>
                    </w:del>
                  </m:r>
                  <m:sSup>
                    <m:sSupPr>
                      <m:ctrlPr>
                        <w:del w:id="2087" w:author="Garrick W Bruening" w:date="2020-09-28T15:57:00Z">
                          <w:rPr>
                            <w:rFonts w:ascii="Cambria Math" w:hAnsi="Cambria Math" w:cstheme="minorHAnsi"/>
                            <w:noProof/>
                          </w:rPr>
                        </w:del>
                      </m:ctrlPr>
                    </m:sSupPr>
                    <m:e>
                      <m:r>
                        <w:del w:id="2088" w:author="Garrick W Bruening" w:date="2020-09-28T15:57:00Z">
                          <m:rPr>
                            <m:nor/>
                          </m:rPr>
                          <w:rPr>
                            <w:rFonts w:cstheme="minorHAnsi"/>
                            <w:noProof/>
                          </w:rPr>
                          <m:t>m</m:t>
                        </w:del>
                      </m:r>
                    </m:e>
                    <m:sup>
                      <m:r>
                        <w:del w:id="2089" w:author="Garrick W Bruening" w:date="2020-09-28T15:57:00Z">
                          <m:rPr>
                            <m:nor/>
                          </m:rPr>
                          <w:rPr>
                            <w:rFonts w:cstheme="minorHAnsi"/>
                            <w:noProof/>
                          </w:rPr>
                          <m:t>i</m:t>
                        </w:del>
                      </m:r>
                    </m:sup>
                  </m:sSup>
                </m:num>
                <m:den>
                  <m:sSubSup>
                    <m:sSubSupPr>
                      <m:ctrlPr>
                        <w:del w:id="2090" w:author="Garrick W Bruening" w:date="2020-09-28T15:57:00Z">
                          <w:rPr>
                            <w:rFonts w:ascii="Cambria Math" w:hAnsi="Cambria Math" w:cstheme="minorHAnsi"/>
                            <w:noProof/>
                          </w:rPr>
                        </w:del>
                      </m:ctrlPr>
                    </m:sSubSupPr>
                    <m:e>
                      <m:r>
                        <w:del w:id="2091" w:author="Garrick W Bruening" w:date="2020-09-28T15:57:00Z">
                          <m:rPr>
                            <m:nor/>
                          </m:rPr>
                          <w:rPr>
                            <w:rFonts w:cstheme="minorHAnsi"/>
                            <w:noProof/>
                          </w:rPr>
                          <m:t>t</m:t>
                        </w:del>
                      </m:r>
                    </m:e>
                    <m:sub>
                      <m:r>
                        <w:del w:id="2092" w:author="Garrick W Bruening" w:date="2020-09-28T15:57:00Z">
                          <m:rPr>
                            <m:nor/>
                          </m:rPr>
                          <w:rPr>
                            <w:rFonts w:cstheme="minorHAnsi"/>
                            <w:noProof/>
                          </w:rPr>
                          <m:t>m</m:t>
                        </w:del>
                      </m:r>
                    </m:sub>
                    <m:sup>
                      <m:r>
                        <w:del w:id="2093" w:author="Garrick W Bruening" w:date="2020-09-28T15:57:00Z">
                          <m:rPr>
                            <m:nor/>
                          </m:rPr>
                          <w:rPr>
                            <w:rFonts w:cstheme="minorHAnsi"/>
                            <w:noProof/>
                          </w:rPr>
                          <m:t>j-1</m:t>
                        </w:del>
                      </m:r>
                    </m:sup>
                  </m:sSubSup>
                </m:den>
              </m:f>
            </m:num>
            <m:den>
              <m:sSub>
                <m:sSubPr>
                  <m:ctrlPr>
                    <w:del w:id="2094" w:author="Garrick W Bruening" w:date="2020-09-28T15:57:00Z">
                      <w:rPr>
                        <w:rFonts w:ascii="Cambria Math" w:hAnsi="Cambria Math" w:cstheme="minorHAnsi"/>
                        <w:noProof/>
                      </w:rPr>
                    </w:del>
                  </m:ctrlPr>
                </m:sSubPr>
                <m:e>
                  <m:r>
                    <w:del w:id="2095" w:author="Garrick W Bruening" w:date="2020-09-28T15:57:00Z">
                      <m:rPr>
                        <m:nor/>
                      </m:rPr>
                      <w:rPr>
                        <w:rFonts w:cstheme="minorHAnsi"/>
                        <w:noProof/>
                      </w:rPr>
                      <m:t>t</m:t>
                    </w:del>
                  </m:r>
                </m:e>
                <m:sub>
                  <m:r>
                    <w:del w:id="2096" w:author="Garrick W Bruening" w:date="2020-09-28T15:57:00Z">
                      <m:rPr>
                        <m:nor/>
                      </m:rPr>
                      <w:rPr>
                        <w:rFonts w:cstheme="minorHAnsi"/>
                        <w:noProof/>
                      </w:rPr>
                      <m:t>r</m:t>
                    </w:del>
                  </m:r>
                </m:sub>
              </m:sSub>
              <m:r>
                <w:del w:id="2097" w:author="Garrick W Bruening" w:date="2020-09-28T15:57:00Z">
                  <m:rPr>
                    <m:nor/>
                  </m:rPr>
                  <w:rPr>
                    <w:rFonts w:cstheme="minorHAnsi"/>
                    <w:noProof/>
                  </w:rPr>
                  <m:t>+</m:t>
                </w:del>
              </m:r>
              <m:sSub>
                <m:sSubPr>
                  <m:ctrlPr>
                    <w:del w:id="2098" w:author="Garrick W Bruening" w:date="2020-09-28T15:57:00Z">
                      <w:rPr>
                        <w:rFonts w:ascii="Cambria Math" w:hAnsi="Cambria Math" w:cstheme="minorHAnsi"/>
                        <w:noProof/>
                      </w:rPr>
                    </w:del>
                  </m:ctrlPr>
                </m:sSubPr>
                <m:e>
                  <m:r>
                    <w:del w:id="2099" w:author="Garrick W Bruening" w:date="2020-09-28T15:57:00Z">
                      <m:rPr>
                        <m:nor/>
                      </m:rPr>
                      <w:rPr>
                        <w:rFonts w:cstheme="minorHAnsi"/>
                        <w:noProof/>
                      </w:rPr>
                      <m:t>t</m:t>
                    </w:del>
                  </m:r>
                </m:e>
                <m:sub>
                  <m:r>
                    <w:del w:id="2100" w:author="Garrick W Bruening" w:date="2020-09-28T15:57:00Z">
                      <m:rPr>
                        <m:nor/>
                      </m:rPr>
                      <w:rPr>
                        <w:rFonts w:cstheme="minorHAnsi"/>
                        <w:noProof/>
                      </w:rPr>
                      <m:t>m</m:t>
                    </w:del>
                  </m:r>
                </m:sub>
              </m:sSub>
            </m:den>
          </m:f>
        </m:oMath>
      </m:oMathPara>
    </w:p>
    <w:p w14:paraId="5AEE5D29" w14:textId="3467876A" w:rsidR="003018AF" w:rsidRPr="009802F2" w:rsidDel="002437B8" w:rsidRDefault="00B24814" w:rsidP="00611B77">
      <w:pPr>
        <w:rPr>
          <w:del w:id="2101" w:author="Garrick W Bruening" w:date="2020-09-28T15:57:00Z"/>
        </w:rPr>
      </w:pPr>
      <w:del w:id="2102" w:author="Garrick W Bruening" w:date="2020-09-28T15:57:00Z">
        <w:r w:rsidRPr="009802F2" w:rsidDel="002437B8">
          <w:rPr>
            <w:noProof/>
            <w:position w:val="-32"/>
          </w:rPr>
          <w:object w:dxaOrig="3600" w:dyaOrig="840" w14:anchorId="1B15B099">
            <v:shape id="_x0000_i1263" type="#_x0000_t75" style="width:180pt;height:43.45pt" o:ole="">
              <v:imagedata r:id="rId103" o:title=""/>
            </v:shape>
            <o:OLEObject Type="Embed" ProgID="Equation.DSMT4" ShapeID="_x0000_i1263" DrawAspect="Content" ObjectID="_1663576654" r:id="rId104"/>
          </w:object>
        </w:r>
        <w:r w:rsidR="00611B77" w:rsidRPr="009802F2" w:rsidDel="002437B8">
          <w:rPr>
            <w:rPrChange w:id="2103" w:author="Garrick W Bruening" w:date="2020-07-27T23:34:00Z">
              <w:rPr>
                <w:i/>
                <w:iCs/>
                <w:sz w:val="24"/>
                <w:szCs w:val="24"/>
              </w:rPr>
            </w:rPrChange>
          </w:rPr>
          <w:delText>(</w:delText>
        </w:r>
        <w:r w:rsidR="00611B77" w:rsidRPr="009802F2" w:rsidDel="002437B8">
          <w:rPr>
            <w:rPrChange w:id="2104" w:author="Garrick W Bruening" w:date="2020-07-27T23:34:00Z">
              <w:rPr>
                <w:i/>
                <w:iCs/>
                <w:sz w:val="24"/>
                <w:szCs w:val="24"/>
              </w:rPr>
            </w:rPrChange>
          </w:rPr>
          <w:fldChar w:fldCharType="begin"/>
        </w:r>
        <w:r w:rsidR="00611B77" w:rsidRPr="009802F2" w:rsidDel="002437B8">
          <w:rPr>
            <w:rPrChange w:id="2105" w:author="Garrick W Bruening" w:date="2020-07-27T23:34:00Z">
              <w:rPr>
                <w:i/>
                <w:iCs/>
                <w:sz w:val="24"/>
                <w:szCs w:val="24"/>
              </w:rPr>
            </w:rPrChange>
          </w:rPr>
          <w:delInstrText xml:space="preserve"> SEQ Equation \* ARABIC </w:delInstrText>
        </w:r>
        <w:r w:rsidR="00611B77" w:rsidRPr="009802F2" w:rsidDel="002437B8">
          <w:rPr>
            <w:rPrChange w:id="2106" w:author="Garrick W Bruening" w:date="2020-07-27T23:34:00Z">
              <w:rPr>
                <w:i/>
                <w:iCs/>
                <w:sz w:val="24"/>
                <w:szCs w:val="24"/>
              </w:rPr>
            </w:rPrChange>
          </w:rPr>
          <w:fldChar w:fldCharType="separate"/>
        </w:r>
        <w:r w:rsidR="00AB743E" w:rsidRPr="009802F2" w:rsidDel="002437B8">
          <w:delText>9</w:delText>
        </w:r>
        <w:r w:rsidR="00611B77" w:rsidRPr="009802F2" w:rsidDel="002437B8">
          <w:rPr>
            <w:rPrChange w:id="2107" w:author="Garrick W Bruening" w:date="2020-07-27T23:34:00Z">
              <w:rPr>
                <w:i/>
                <w:iCs/>
                <w:sz w:val="24"/>
                <w:szCs w:val="24"/>
              </w:rPr>
            </w:rPrChange>
          </w:rPr>
          <w:fldChar w:fldCharType="end"/>
        </w:r>
        <w:r w:rsidR="00611B77" w:rsidRPr="009802F2" w:rsidDel="002437B8">
          <w:rPr>
            <w:rPrChange w:id="2108" w:author="Garrick W Bruening" w:date="2020-07-27T23:34:00Z">
              <w:rPr>
                <w:i/>
                <w:iCs/>
                <w:sz w:val="24"/>
                <w:szCs w:val="24"/>
              </w:rPr>
            </w:rPrChange>
          </w:rPr>
          <w:delText>)</w:delText>
        </w:r>
        <w:bookmarkStart w:id="2109" w:name="PasteStart"/>
        <w:bookmarkStart w:id="2110" w:name="PasteEnd"/>
        <w:bookmarkEnd w:id="2109"/>
        <w:bookmarkEnd w:id="2110"/>
      </w:del>
    </w:p>
    <w:p w14:paraId="7866819B" w14:textId="10597749" w:rsidR="000E02EE" w:rsidRPr="009802F2" w:rsidDel="002437B8" w:rsidRDefault="003018AF" w:rsidP="000E02EE">
      <w:pPr>
        <w:rPr>
          <w:del w:id="2111" w:author="Garrick W Bruening" w:date="2020-09-28T15:57:00Z"/>
        </w:rPr>
      </w:pPr>
      <w:del w:id="2112" w:author="Garrick W Bruening" w:date="2020-09-28T15:57:00Z">
        <w:r w:rsidRPr="009802F2" w:rsidDel="002437B8">
          <w:delText xml:space="preserve">, </w:delText>
        </w:r>
        <w:r w:rsidR="00F574D1" w:rsidRPr="009802F2" w:rsidDel="002437B8">
          <w:delText>we find that the model</w:delText>
        </w:r>
        <w:r w:rsidR="000E02EE" w:rsidRPr="009802F2" w:rsidDel="002437B8">
          <w:delText xml:space="preserve"> performs similarly to </w:delText>
        </w:r>
        <w:r w:rsidR="00F574D1" w:rsidRPr="009802F2" w:rsidDel="002437B8">
          <w:delText>a utility</w:delText>
        </w:r>
        <w:r w:rsidR="006210A7" w:rsidRPr="009802F2" w:rsidDel="002437B8">
          <w:delText xml:space="preserve"> based on </w:delText>
        </w:r>
        <w:r w:rsidR="000E02EE" w:rsidRPr="009802F2" w:rsidDel="002437B8">
          <w:delText>gross metabolic cost</w:delText>
        </w:r>
        <w:r w:rsidR="0058091F" w:rsidRPr="009802F2" w:rsidDel="002437B8">
          <w:delText xml:space="preserve"> for both absolute </w:delText>
        </w:r>
        <w:r w:rsidR="00D251DF" w:rsidRPr="009802F2" w:rsidDel="002437B8">
          <w:delText>(</w:delText>
        </w:r>
        <w:r w:rsidR="00D251DF" w:rsidRPr="009802F2" w:rsidDel="002437B8">
          <w:rPr>
            <w:highlight w:val="yellow"/>
          </w:rPr>
          <w:delText>SSE = xx, xx, xx,</w:delText>
        </w:r>
        <w:r w:rsidR="00D251DF" w:rsidRPr="009802F2" w:rsidDel="002437B8">
          <w:delText xml:space="preserve"> for Experiments 2a,b, and c, respectively), </w:delText>
        </w:r>
        <w:r w:rsidR="0058091F" w:rsidRPr="009802F2" w:rsidDel="002437B8">
          <w:delText>and normalized movement durations</w:delText>
        </w:r>
        <w:r w:rsidR="00D251DF" w:rsidRPr="009802F2" w:rsidDel="002437B8">
          <w:delText xml:space="preserve"> (</w:delText>
        </w:r>
        <w:r w:rsidR="00D251DF" w:rsidRPr="009802F2" w:rsidDel="002437B8">
          <w:rPr>
            <w:highlight w:val="yellow"/>
          </w:rPr>
          <w:delText>SSE = xx, xx, xx,</w:delText>
        </w:r>
        <w:r w:rsidR="00D251DF" w:rsidRPr="009802F2" w:rsidDel="002437B8">
          <w:delText xml:space="preserve"> for Experiments 2a,b, and c, respectively)</w:delText>
        </w:r>
        <w:r w:rsidR="000E02EE" w:rsidRPr="009802F2" w:rsidDel="002437B8">
          <w:delText xml:space="preserve">. </w:delText>
        </w:r>
      </w:del>
      <w:ins w:id="2113" w:author="Alaa Ahmed" w:date="2020-07-27T13:33:00Z">
        <w:del w:id="2114" w:author="Garrick W Bruening" w:date="2020-09-28T15:57:00Z">
          <w:r w:rsidR="005D39F7" w:rsidRPr="009802F2" w:rsidDel="002437B8">
            <w:delText>I</w:delText>
          </w:r>
        </w:del>
      </w:ins>
      <w:del w:id="2115" w:author="Garrick W Bruening" w:date="2020-09-28T15:57:00Z">
        <w:r w:rsidR="000E02EE" w:rsidRPr="009802F2" w:rsidDel="002437B8">
          <w:delText xml:space="preserve">Notably, it also </w:delText>
        </w:r>
        <w:r w:rsidR="001E3E34" w:rsidRPr="009802F2" w:rsidDel="002437B8">
          <w:delText xml:space="preserve">appreciably </w:delText>
        </w:r>
        <w:r w:rsidR="000E02EE" w:rsidRPr="009802F2" w:rsidDel="002437B8">
          <w:delText xml:space="preserve">outperforms the sum of </w:delText>
        </w:r>
        <w:r w:rsidR="00BA6A15" w:rsidRPr="009802F2" w:rsidDel="002437B8">
          <w:delText xml:space="preserve">squared </w:delText>
        </w:r>
        <w:r w:rsidR="000E02EE" w:rsidRPr="009802F2" w:rsidDel="002437B8">
          <w:delText xml:space="preserve">torques </w:delText>
        </w:r>
        <w:r w:rsidR="00BA6A15" w:rsidRPr="009802F2" w:rsidDel="002437B8">
          <w:delText>model</w:delText>
        </w:r>
        <w:r w:rsidR="000E02EE" w:rsidRPr="009802F2" w:rsidDel="002437B8">
          <w:delText>.</w:delText>
        </w:r>
      </w:del>
    </w:p>
    <w:p w14:paraId="65A33B5D" w14:textId="55AF466C" w:rsidR="00D13364" w:rsidRPr="009802F2" w:rsidDel="002437B8" w:rsidRDefault="00F84A69" w:rsidP="00ED1E1A">
      <w:pPr>
        <w:rPr>
          <w:del w:id="2116" w:author="Garrick W Bruening" w:date="2020-09-28T15:57:00Z"/>
        </w:rPr>
      </w:pPr>
      <w:del w:id="2117" w:author="Garrick W Bruening" w:date="2020-09-28T15:57:00Z">
        <w:r w:rsidRPr="009802F2" w:rsidDel="002437B8">
          <w:rPr>
            <w:b/>
            <w:bCs/>
          </w:rPr>
          <w:delText>Metabolic cost:</w:delText>
        </w:r>
        <w:r w:rsidRPr="009802F2" w:rsidDel="002437B8">
          <w:delText xml:space="preserve"> </w:delText>
        </w:r>
        <w:r w:rsidR="000E02EE" w:rsidRPr="009802F2" w:rsidDel="002437B8">
          <w:delText xml:space="preserve">In locomotion research, the mechanisms underlying the selection of preferred walking and running speeds is also of great interest. A popular hypothesis is that humans and other animals choose the speed that minimizes the gross metabolic cost to move a fixed distance. We can test that hypothesis using the present data set. In this case, utility is solely comprised of a cost which accordingly needs to be minimized. </w:delText>
        </w:r>
        <w:r w:rsidR="00B96635" w:rsidRPr="009802F2" w:rsidDel="002437B8">
          <w:delText xml:space="preserve">We can represent this utility as the negative of </w:delText>
        </w:r>
        <w:r w:rsidR="00B24814" w:rsidRPr="009802F2" w:rsidDel="002437B8">
          <w:rPr>
            <w:noProof/>
            <w:position w:val="-12"/>
          </w:rPr>
          <w:object w:dxaOrig="320" w:dyaOrig="380" w14:anchorId="386D1B09">
            <v:shape id="_x0000_i1264" type="#_x0000_t75" style="width:14.25pt;height:21.75pt" o:ole="">
              <v:imagedata r:id="rId79" o:title=""/>
            </v:shape>
            <o:OLEObject Type="Embed" ProgID="Equation.DSMT4" ShapeID="_x0000_i1264" DrawAspect="Content" ObjectID="_1663576655" r:id="rId105"/>
          </w:object>
        </w:r>
        <w:r w:rsidR="00D13364" w:rsidRPr="009802F2" w:rsidDel="002437B8">
          <w:delText>,</w:delText>
        </w:r>
        <w:r w:rsidR="000E02EE" w:rsidRPr="009802F2" w:rsidDel="002437B8">
          <w:delText xml:space="preserve"> the cost to reach 10 cm with a given mass at a given duration</w:delText>
        </w:r>
        <w:r w:rsidR="00D13364" w:rsidRPr="009802F2" w:rsidDel="002437B8">
          <w:delText>:</w:delText>
        </w:r>
      </w:del>
    </w:p>
    <w:p w14:paraId="4761AEFC" w14:textId="70513CB5" w:rsidR="00F54DA5" w:rsidRPr="009802F2" w:rsidDel="002437B8" w:rsidRDefault="002E6FCC" w:rsidP="003857B1">
      <w:pPr>
        <w:jc w:val="center"/>
        <w:rPr>
          <w:del w:id="2118" w:author="Garrick W Bruening" w:date="2020-09-28T15:57:00Z"/>
        </w:rPr>
      </w:pPr>
      <m:oMathPara>
        <m:oMath>
          <m:sSub>
            <m:sSubPr>
              <m:ctrlPr>
                <w:del w:id="2119" w:author="Garrick W Bruening" w:date="2020-09-28T15:57:00Z">
                  <w:rPr>
                    <w:rFonts w:ascii="Cambria Math" w:hAnsi="Cambria Math" w:cstheme="minorHAnsi"/>
                    <w:noProof/>
                  </w:rPr>
                </w:del>
              </m:ctrlPr>
            </m:sSubPr>
            <m:e>
              <m:r>
                <w:del w:id="2120" w:author="Garrick W Bruening" w:date="2020-09-28T15:57:00Z">
                  <m:rPr>
                    <m:nor/>
                  </m:rPr>
                  <w:rPr>
                    <w:rFonts w:cstheme="minorHAnsi"/>
                    <w:noProof/>
                  </w:rPr>
                  <m:t>J</m:t>
                </w:del>
              </m:r>
            </m:e>
            <m:sub>
              <m:r>
                <w:del w:id="2121" w:author="Garrick W Bruening" w:date="2020-09-28T15:57:00Z">
                  <m:rPr>
                    <m:nor/>
                  </m:rPr>
                  <w:rPr>
                    <w:rFonts w:cstheme="minorHAnsi"/>
                    <w:noProof/>
                  </w:rPr>
                  <m:t>GrossOnly</m:t>
                </w:del>
              </m:r>
            </m:sub>
          </m:sSub>
          <m:r>
            <w:del w:id="2122" w:author="Garrick W Bruening" w:date="2020-09-28T15:57:00Z">
              <m:rPr>
                <m:nor/>
              </m:rPr>
              <w:rPr>
                <w:rFonts w:cstheme="minorHAnsi"/>
                <w:noProof/>
              </w:rPr>
              <m:t>=-a</m:t>
            </w:del>
          </m:r>
          <m:sSub>
            <m:sSubPr>
              <m:ctrlPr>
                <w:del w:id="2123" w:author="Garrick W Bruening" w:date="2020-09-28T15:57:00Z">
                  <w:rPr>
                    <w:rFonts w:ascii="Cambria Math" w:hAnsi="Cambria Math" w:cstheme="minorHAnsi"/>
                    <w:noProof/>
                  </w:rPr>
                </w:del>
              </m:ctrlPr>
            </m:sSubPr>
            <m:e>
              <m:r>
                <w:del w:id="2124" w:author="Garrick W Bruening" w:date="2020-09-28T15:57:00Z">
                  <m:rPr>
                    <m:nor/>
                  </m:rPr>
                  <w:rPr>
                    <w:rFonts w:cstheme="minorHAnsi"/>
                    <w:noProof/>
                  </w:rPr>
                  <m:t>t</m:t>
                </w:del>
              </m:r>
            </m:e>
            <m:sub>
              <m:r>
                <w:del w:id="2125" w:author="Garrick W Bruening" w:date="2020-09-28T15:57:00Z">
                  <m:rPr>
                    <m:nor/>
                  </m:rPr>
                  <w:rPr>
                    <w:rFonts w:cstheme="minorHAnsi"/>
                    <w:noProof/>
                  </w:rPr>
                  <m:t>m</m:t>
                </w:del>
              </m:r>
            </m:sub>
          </m:sSub>
          <m:r>
            <w:del w:id="2126" w:author="Garrick W Bruening" w:date="2020-09-28T15:57:00Z">
              <m:rPr>
                <m:nor/>
              </m:rPr>
              <w:rPr>
                <w:rFonts w:cstheme="minorHAnsi"/>
                <w:noProof/>
              </w:rPr>
              <m:t>-</m:t>
            </w:del>
          </m:r>
          <m:f>
            <m:fPr>
              <m:ctrlPr>
                <w:del w:id="2127" w:author="Garrick W Bruening" w:date="2020-09-28T15:57:00Z">
                  <w:rPr>
                    <w:rFonts w:ascii="Cambria Math" w:hAnsi="Cambria Math" w:cstheme="minorHAnsi"/>
                    <w:noProof/>
                  </w:rPr>
                </w:del>
              </m:ctrlPr>
            </m:fPr>
            <m:num>
              <m:r>
                <w:del w:id="2128" w:author="Garrick W Bruening" w:date="2020-09-28T15:57:00Z">
                  <m:rPr>
                    <m:nor/>
                  </m:rPr>
                  <w:rPr>
                    <w:rFonts w:cstheme="minorHAnsi"/>
                    <w:noProof/>
                  </w:rPr>
                  <m:t>b</m:t>
                </w:del>
              </m:r>
              <m:sSup>
                <m:sSupPr>
                  <m:ctrlPr>
                    <w:del w:id="2129" w:author="Garrick W Bruening" w:date="2020-09-28T15:57:00Z">
                      <w:rPr>
                        <w:rFonts w:ascii="Cambria Math" w:hAnsi="Cambria Math" w:cstheme="minorHAnsi"/>
                        <w:noProof/>
                      </w:rPr>
                    </w:del>
                  </m:ctrlPr>
                </m:sSupPr>
                <m:e>
                  <m:r>
                    <w:del w:id="2130" w:author="Garrick W Bruening" w:date="2020-09-28T15:57:00Z">
                      <m:rPr>
                        <m:nor/>
                      </m:rPr>
                      <w:rPr>
                        <w:rFonts w:cstheme="minorHAnsi"/>
                        <w:noProof/>
                      </w:rPr>
                      <m:t>m</m:t>
                    </w:del>
                  </m:r>
                </m:e>
                <m:sup>
                  <m:r>
                    <w:del w:id="2131" w:author="Garrick W Bruening" w:date="2020-09-28T15:57:00Z">
                      <m:rPr>
                        <m:nor/>
                      </m:rPr>
                      <w:rPr>
                        <w:rFonts w:cstheme="minorHAnsi"/>
                        <w:noProof/>
                      </w:rPr>
                      <m:t>i</m:t>
                    </w:del>
                  </m:r>
                </m:sup>
              </m:sSup>
            </m:num>
            <m:den>
              <m:sSubSup>
                <m:sSubSupPr>
                  <m:ctrlPr>
                    <w:del w:id="2132" w:author="Garrick W Bruening" w:date="2020-09-28T15:57:00Z">
                      <w:rPr>
                        <w:rFonts w:ascii="Cambria Math" w:hAnsi="Cambria Math" w:cstheme="minorHAnsi"/>
                        <w:noProof/>
                      </w:rPr>
                    </w:del>
                  </m:ctrlPr>
                </m:sSubSupPr>
                <m:e>
                  <m:r>
                    <w:del w:id="2133" w:author="Garrick W Bruening" w:date="2020-09-28T15:57:00Z">
                      <m:rPr>
                        <m:nor/>
                      </m:rPr>
                      <w:rPr>
                        <w:rFonts w:cstheme="minorHAnsi"/>
                        <w:noProof/>
                      </w:rPr>
                      <m:t>t</m:t>
                    </w:del>
                  </m:r>
                </m:e>
                <m:sub>
                  <m:r>
                    <w:del w:id="2134" w:author="Garrick W Bruening" w:date="2020-09-28T15:57:00Z">
                      <m:rPr>
                        <m:nor/>
                      </m:rPr>
                      <w:rPr>
                        <w:rFonts w:cstheme="minorHAnsi"/>
                        <w:noProof/>
                      </w:rPr>
                      <m:t>m</m:t>
                    </w:del>
                  </m:r>
                </m:sub>
                <m:sup>
                  <m:r>
                    <w:del w:id="2135" w:author="Garrick W Bruening" w:date="2020-09-28T15:57:00Z">
                      <m:rPr>
                        <m:nor/>
                      </m:rPr>
                      <w:rPr>
                        <w:rFonts w:cstheme="minorHAnsi"/>
                        <w:noProof/>
                      </w:rPr>
                      <m:t>j-1</m:t>
                    </w:del>
                  </m:r>
                </m:sup>
              </m:sSubSup>
            </m:den>
          </m:f>
        </m:oMath>
      </m:oMathPara>
    </w:p>
    <w:p w14:paraId="638BC206" w14:textId="201C43DA" w:rsidR="00D13364" w:rsidRPr="009802F2" w:rsidDel="002437B8" w:rsidRDefault="00B24814" w:rsidP="00D13364">
      <w:pPr>
        <w:pStyle w:val="MTDisplayEquation"/>
        <w:rPr>
          <w:del w:id="2136" w:author="Garrick W Bruening" w:date="2020-09-28T15:57:00Z"/>
        </w:rPr>
      </w:pPr>
      <w:del w:id="2137" w:author="Garrick W Bruening" w:date="2020-09-28T15:57:00Z">
        <w:r w:rsidRPr="009802F2" w:rsidDel="002437B8">
          <w:rPr>
            <w:noProof/>
            <w:position w:val="-32"/>
          </w:rPr>
          <w:object w:dxaOrig="2200" w:dyaOrig="760" w14:anchorId="14E67FB7">
            <v:shape id="_x0000_i1265" type="#_x0000_t75" style="width:108pt;height:36pt" o:ole="">
              <v:imagedata r:id="rId106" o:title=""/>
            </v:shape>
            <o:OLEObject Type="Embed" ProgID="Equation.DSMT4" ShapeID="_x0000_i1265" DrawAspect="Content" ObjectID="_1663576656" r:id="rId107"/>
          </w:object>
        </w:r>
        <w:r w:rsidR="00F54DA5" w:rsidRPr="009802F2" w:rsidDel="002437B8">
          <w:rPr>
            <w:color w:val="44546A" w:themeColor="text2"/>
            <w:sz w:val="22"/>
            <w:szCs w:val="22"/>
            <w:rPrChange w:id="2138" w:author="Garrick W Bruening" w:date="2020-07-27T23:34:00Z">
              <w:rPr>
                <w:color w:val="44546A" w:themeColor="text2"/>
              </w:rPr>
            </w:rPrChange>
          </w:rPr>
          <w:delText>(</w:delText>
        </w:r>
        <w:r w:rsidR="00F54DA5" w:rsidRPr="009802F2" w:rsidDel="002437B8">
          <w:rPr>
            <w:color w:val="44546A" w:themeColor="text2"/>
            <w:sz w:val="22"/>
            <w:szCs w:val="22"/>
            <w:rPrChange w:id="2139" w:author="Garrick W Bruening" w:date="2020-07-27T23:34:00Z">
              <w:rPr>
                <w:color w:val="44546A" w:themeColor="text2"/>
              </w:rPr>
            </w:rPrChange>
          </w:rPr>
          <w:fldChar w:fldCharType="begin"/>
        </w:r>
        <w:r w:rsidR="00F54DA5" w:rsidRPr="009802F2" w:rsidDel="002437B8">
          <w:rPr>
            <w:color w:val="44546A" w:themeColor="text2"/>
            <w:sz w:val="22"/>
            <w:szCs w:val="22"/>
            <w:rPrChange w:id="2140" w:author="Garrick W Bruening" w:date="2020-07-27T23:34:00Z">
              <w:rPr>
                <w:color w:val="44546A" w:themeColor="text2"/>
              </w:rPr>
            </w:rPrChange>
          </w:rPr>
          <w:delInstrText xml:space="preserve"> SEQ Equation \* ARABIC </w:delInstrText>
        </w:r>
        <w:r w:rsidR="00F54DA5" w:rsidRPr="009802F2" w:rsidDel="002437B8">
          <w:rPr>
            <w:color w:val="44546A" w:themeColor="text2"/>
            <w:sz w:val="22"/>
            <w:szCs w:val="22"/>
            <w:rPrChange w:id="2141" w:author="Garrick W Bruening" w:date="2020-07-27T23:34:00Z">
              <w:rPr>
                <w:color w:val="44546A" w:themeColor="text2"/>
              </w:rPr>
            </w:rPrChange>
          </w:rPr>
          <w:fldChar w:fldCharType="separate"/>
        </w:r>
        <w:r w:rsidR="00AB743E" w:rsidRPr="009802F2" w:rsidDel="002437B8">
          <w:rPr>
            <w:sz w:val="22"/>
            <w:szCs w:val="22"/>
          </w:rPr>
          <w:delText>10</w:delText>
        </w:r>
        <w:r w:rsidR="00F54DA5" w:rsidRPr="009802F2" w:rsidDel="002437B8">
          <w:rPr>
            <w:color w:val="44546A" w:themeColor="text2"/>
            <w:sz w:val="22"/>
            <w:szCs w:val="22"/>
            <w:rPrChange w:id="2142" w:author="Garrick W Bruening" w:date="2020-07-27T23:34:00Z">
              <w:rPr>
                <w:color w:val="44546A" w:themeColor="text2"/>
              </w:rPr>
            </w:rPrChange>
          </w:rPr>
          <w:fldChar w:fldCharType="end"/>
        </w:r>
        <w:r w:rsidR="00F54DA5" w:rsidRPr="009802F2" w:rsidDel="002437B8">
          <w:rPr>
            <w:color w:val="44546A" w:themeColor="text2"/>
            <w:sz w:val="22"/>
            <w:szCs w:val="22"/>
            <w:rPrChange w:id="2143" w:author="Garrick W Bruening" w:date="2020-07-27T23:34:00Z">
              <w:rPr>
                <w:color w:val="44546A" w:themeColor="text2"/>
              </w:rPr>
            </w:rPrChange>
          </w:rPr>
          <w:delText>)</w:delText>
        </w:r>
        <w:r w:rsidR="00D13364" w:rsidRPr="009802F2" w:rsidDel="002437B8">
          <w:delText xml:space="preserve"> </w:delText>
        </w:r>
      </w:del>
    </w:p>
    <w:p w14:paraId="4C759026" w14:textId="0A346F9E" w:rsidR="000E02EE" w:rsidRPr="009802F2" w:rsidDel="002437B8" w:rsidRDefault="000E02EE" w:rsidP="00ED1E1A">
      <w:pPr>
        <w:rPr>
          <w:del w:id="2144" w:author="Garrick W Bruening" w:date="2020-09-28T15:57:00Z"/>
        </w:rPr>
      </w:pPr>
      <w:del w:id="2145" w:author="Garrick W Bruening" w:date="2020-09-28T15:57:00Z">
        <w:r w:rsidRPr="009802F2" w:rsidDel="002437B8">
          <w:delText xml:space="preserve"> </w:delText>
        </w:r>
        <w:r w:rsidR="0069450C" w:rsidRPr="009802F2" w:rsidDel="002437B8">
          <w:delText>As shown earlier in Figure XX</w:delText>
        </w:r>
        <w:r w:rsidRPr="009802F2" w:rsidDel="002437B8">
          <w:delText>, the cost of reaching exhibits a U-shaped curve, initially decreasing with slower movements, but then increasing (Figure X</w:delText>
        </w:r>
        <w:r w:rsidR="000E5B4E" w:rsidRPr="009802F2" w:rsidDel="002437B8">
          <w:delText>X</w:delText>
        </w:r>
        <w:r w:rsidRPr="009802F2" w:rsidDel="002437B8">
          <w:delText>). The minimum of the curve indicates the optimal speed predicted by a utility that is solely dependent on the gross metabolic cost of reach</w:delText>
        </w:r>
        <w:r w:rsidR="005D1F71" w:rsidRPr="009802F2" w:rsidDel="002437B8">
          <w:delText>;</w:delText>
        </w:r>
        <w:r w:rsidRPr="009802F2" w:rsidDel="002437B8">
          <w:delText xml:space="preserve"> in this utility </w:delText>
        </w:r>
        <w:r w:rsidR="005D1F71" w:rsidRPr="009802F2" w:rsidDel="002437B8">
          <w:delText xml:space="preserve">formulation </w:delText>
        </w:r>
        <w:r w:rsidRPr="009802F2" w:rsidDel="002437B8">
          <w:delText>there are no free parameters</w:delText>
        </w:r>
        <w:r w:rsidR="005D1F71" w:rsidRPr="009802F2" w:rsidDel="002437B8">
          <w:delText xml:space="preserve"> to fit to the preferred duration data</w:delText>
        </w:r>
        <w:r w:rsidRPr="009802F2" w:rsidDel="002437B8">
          <w:delText xml:space="preserve">. </w:delText>
        </w:r>
      </w:del>
    </w:p>
    <w:p w14:paraId="73421035" w14:textId="5BF6B591" w:rsidR="000E02EE" w:rsidRPr="009802F2" w:rsidDel="002437B8" w:rsidRDefault="000E02EE" w:rsidP="00ED1E1A">
      <w:pPr>
        <w:rPr>
          <w:del w:id="2146" w:author="Garrick W Bruening" w:date="2020-09-28T15:57:00Z"/>
        </w:rPr>
      </w:pPr>
      <w:del w:id="2147" w:author="Garrick W Bruening" w:date="2020-09-28T15:57:00Z">
        <w:r w:rsidRPr="009802F2" w:rsidDel="002437B8">
          <w:delText xml:space="preserve">We find that minimizing </w:delText>
        </w:r>
        <w:r w:rsidR="00E57BFD" w:rsidRPr="009802F2" w:rsidDel="002437B8">
          <w:delText xml:space="preserve">gross </w:delText>
        </w:r>
        <w:r w:rsidRPr="009802F2" w:rsidDel="002437B8">
          <w:delText xml:space="preserve">metabolic cost </w:delText>
        </w:r>
        <w:r w:rsidR="00E57BFD" w:rsidRPr="009802F2" w:rsidDel="002437B8">
          <w:delText>alone (i.e.</w:delText>
        </w:r>
        <w:r w:rsidR="005D1F71" w:rsidRPr="009802F2" w:rsidDel="002437B8">
          <w:delText>,</w:delText>
        </w:r>
        <w:r w:rsidR="00E57BFD" w:rsidRPr="009802F2" w:rsidDel="002437B8">
          <w:delText xml:space="preserve"> maximizing </w:delText>
        </w:r>
        <w:r w:rsidR="00B24814" w:rsidRPr="009802F2" w:rsidDel="002437B8">
          <w:rPr>
            <w:noProof/>
            <w:position w:val="-16"/>
          </w:rPr>
          <w:object w:dxaOrig="800" w:dyaOrig="420" w14:anchorId="0A5609B0">
            <v:shape id="_x0000_i1266" type="#_x0000_t75" style="width:43.45pt;height:21.75pt" o:ole="">
              <v:imagedata r:id="rId108" o:title=""/>
            </v:shape>
            <o:OLEObject Type="Embed" ProgID="Equation.DSMT4" ShapeID="_x0000_i1266" DrawAspect="Content" ObjectID="_1663576657" r:id="rId109"/>
          </w:object>
        </w:r>
        <w:r w:rsidR="00833338" w:rsidRPr="009802F2" w:rsidDel="002437B8">
          <w:delText xml:space="preserve">) </w:delText>
        </w:r>
        <w:r w:rsidRPr="009802F2" w:rsidDel="002437B8">
          <w:delText xml:space="preserve"> underestimates preferred movement </w:delText>
        </w:r>
        <w:r w:rsidR="007C658C" w:rsidRPr="009802F2" w:rsidDel="002437B8">
          <w:delText>durations</w:delText>
        </w:r>
        <w:r w:rsidRPr="009802F2" w:rsidDel="002437B8">
          <w:delText>, predicting significantly faster speeds than observed</w:delText>
        </w:r>
        <w:r w:rsidR="00D02994" w:rsidRPr="009802F2" w:rsidDel="002437B8">
          <w:delText xml:space="preserve"> </w:delText>
        </w:r>
        <w:commentRangeStart w:id="2148"/>
        <w:r w:rsidR="00D02994" w:rsidRPr="009802F2" w:rsidDel="002437B8">
          <w:delText>(</w:delText>
        </w:r>
        <w:r w:rsidR="00D02994" w:rsidRPr="009802F2" w:rsidDel="002437B8">
          <w:rPr>
            <w:highlight w:val="yellow"/>
          </w:rPr>
          <w:delText xml:space="preserve">SSE = </w:delText>
        </w:r>
        <w:r w:rsidR="006A1089" w:rsidRPr="009802F2" w:rsidDel="002437B8">
          <w:rPr>
            <w:highlight w:val="yellow"/>
          </w:rPr>
          <w:delText>xx (2a) , xx (2b), xx (2c)</w:delText>
        </w:r>
        <w:r w:rsidR="00D02994" w:rsidRPr="009802F2" w:rsidDel="002437B8">
          <w:delText xml:space="preserve">), and is also unable to </w:delText>
        </w:r>
        <w:r w:rsidR="006A1089" w:rsidRPr="009802F2" w:rsidDel="002437B8">
          <w:delText>explain differences in movement duration with target size (experiment)</w:delText>
        </w:r>
        <w:r w:rsidRPr="009802F2" w:rsidDel="002437B8">
          <w:delText>. However, when looking at the changes in movement duration with added mass, minimizing metabolic cost does an excellent job</w:delText>
        </w:r>
        <w:r w:rsidR="00E4103B" w:rsidRPr="009802F2" w:rsidDel="002437B8">
          <w:delText xml:space="preserve"> (</w:delText>
        </w:r>
        <w:r w:rsidR="00E4103B" w:rsidRPr="009802F2" w:rsidDel="002437B8">
          <w:rPr>
            <w:highlight w:val="yellow"/>
          </w:rPr>
          <w:delText>SSE</w:delText>
        </w:r>
        <w:r w:rsidR="00FC2C05" w:rsidRPr="009802F2" w:rsidDel="002437B8">
          <w:rPr>
            <w:highlight w:val="yellow"/>
          </w:rPr>
          <w:delText xml:space="preserve"> </w:delText>
        </w:r>
        <w:r w:rsidR="00E4103B" w:rsidRPr="009802F2" w:rsidDel="002437B8">
          <w:rPr>
            <w:highlight w:val="yellow"/>
          </w:rPr>
          <w:delText>=</w:delText>
        </w:r>
        <w:r w:rsidR="00105FA1" w:rsidRPr="009802F2" w:rsidDel="002437B8">
          <w:rPr>
            <w:highlight w:val="yellow"/>
          </w:rPr>
          <w:delText xml:space="preserve">  </w:delText>
        </w:r>
        <w:r w:rsidR="00105FA1" w:rsidRPr="009802F2" w:rsidDel="002437B8">
          <w:rPr>
            <w:highlight w:val="yellow"/>
            <w:vertAlign w:val="superscript"/>
            <w:rPrChange w:id="2149" w:author="Alaa Ahmed" w:date="2020-08-03T14:16:00Z">
              <w:rPr>
                <w:highlight w:val="yellow"/>
              </w:rPr>
            </w:rPrChange>
          </w:rPr>
          <w:delText>xx</w:delText>
        </w:r>
        <w:r w:rsidR="00105FA1" w:rsidRPr="009802F2" w:rsidDel="002437B8">
          <w:rPr>
            <w:highlight w:val="yellow"/>
          </w:rPr>
          <w:delText xml:space="preserve"> (2a) , </w:delText>
        </w:r>
        <w:r w:rsidR="00105FA1" w:rsidRPr="009802F2" w:rsidDel="002437B8">
          <w:rPr>
            <w:highlight w:val="yellow"/>
            <w:vertAlign w:val="superscript"/>
            <w:rPrChange w:id="2150" w:author="Alaa Ahmed" w:date="2020-08-03T14:17:00Z">
              <w:rPr>
                <w:highlight w:val="yellow"/>
              </w:rPr>
            </w:rPrChange>
          </w:rPr>
          <w:delText>xx</w:delText>
        </w:r>
        <w:r w:rsidR="00105FA1" w:rsidRPr="009802F2" w:rsidDel="002437B8">
          <w:rPr>
            <w:highlight w:val="yellow"/>
          </w:rPr>
          <w:delText xml:space="preserve"> (2b), </w:delText>
        </w:r>
        <w:r w:rsidR="00105FA1" w:rsidRPr="009802F2" w:rsidDel="002437B8">
          <w:rPr>
            <w:highlight w:val="yellow"/>
            <w:vertAlign w:val="superscript"/>
            <w:rPrChange w:id="2151" w:author="Alaa Ahmed" w:date="2020-08-03T14:17:00Z">
              <w:rPr>
                <w:highlight w:val="yellow"/>
              </w:rPr>
            </w:rPrChange>
          </w:rPr>
          <w:delText>xx</w:delText>
        </w:r>
        <w:r w:rsidR="00105FA1" w:rsidRPr="009802F2" w:rsidDel="002437B8">
          <w:rPr>
            <w:highlight w:val="yellow"/>
          </w:rPr>
          <w:delText xml:space="preserve"> (2c)</w:delText>
        </w:r>
        <w:r w:rsidR="00E4103B" w:rsidRPr="009802F2" w:rsidDel="002437B8">
          <w:delText xml:space="preserve"> )</w:delText>
        </w:r>
        <w:r w:rsidRPr="009802F2" w:rsidDel="002437B8">
          <w:delText xml:space="preserve">, similar to a utility based on </w:delText>
        </w:r>
        <w:r w:rsidR="00E4103B" w:rsidRPr="009802F2" w:rsidDel="002437B8">
          <w:delText xml:space="preserve">gross </w:delText>
        </w:r>
        <w:r w:rsidRPr="009802F2" w:rsidDel="002437B8">
          <w:delText>metabolic cost and capture rate</w:delText>
        </w:r>
        <w:r w:rsidR="00E4103B" w:rsidRPr="009802F2" w:rsidDel="002437B8">
          <w:delText xml:space="preserve"> (</w:delText>
        </w:r>
        <w:r w:rsidR="00105FA1" w:rsidRPr="009802F2" w:rsidDel="002437B8">
          <w:rPr>
            <w:highlight w:val="yellow"/>
          </w:rPr>
          <w:delText xml:space="preserve">SSE =  </w:delText>
        </w:r>
        <w:r w:rsidR="00105FA1" w:rsidRPr="009802F2" w:rsidDel="002437B8">
          <w:rPr>
            <w:highlight w:val="yellow"/>
            <w:vertAlign w:val="superscript"/>
            <w:rPrChange w:id="2152" w:author="Alaa Ahmed" w:date="2020-08-03T14:38:00Z">
              <w:rPr>
                <w:highlight w:val="yellow"/>
              </w:rPr>
            </w:rPrChange>
          </w:rPr>
          <w:delText>xx</w:delText>
        </w:r>
        <w:r w:rsidR="00105FA1" w:rsidRPr="009802F2" w:rsidDel="002437B8">
          <w:rPr>
            <w:highlight w:val="yellow"/>
          </w:rPr>
          <w:delText xml:space="preserve"> (2a) , </w:delText>
        </w:r>
        <w:r w:rsidR="00105FA1" w:rsidRPr="009802F2" w:rsidDel="002437B8">
          <w:rPr>
            <w:highlight w:val="yellow"/>
            <w:vertAlign w:val="superscript"/>
            <w:rPrChange w:id="2153" w:author="Alaa Ahmed" w:date="2020-08-03T14:38:00Z">
              <w:rPr>
                <w:highlight w:val="yellow"/>
              </w:rPr>
            </w:rPrChange>
          </w:rPr>
          <w:delText>xx</w:delText>
        </w:r>
        <w:r w:rsidR="00105FA1" w:rsidRPr="009802F2" w:rsidDel="002437B8">
          <w:rPr>
            <w:highlight w:val="yellow"/>
          </w:rPr>
          <w:delText xml:space="preserve"> (2b), </w:delText>
        </w:r>
        <w:r w:rsidR="00105FA1" w:rsidRPr="009802F2" w:rsidDel="002437B8">
          <w:rPr>
            <w:highlight w:val="yellow"/>
            <w:vertAlign w:val="superscript"/>
            <w:rPrChange w:id="2154" w:author="Alaa Ahmed" w:date="2020-08-03T14:38:00Z">
              <w:rPr>
                <w:highlight w:val="yellow"/>
              </w:rPr>
            </w:rPrChange>
          </w:rPr>
          <w:delText>xx</w:delText>
        </w:r>
        <w:r w:rsidR="00105FA1" w:rsidRPr="009802F2" w:rsidDel="002437B8">
          <w:rPr>
            <w:highlight w:val="yellow"/>
          </w:rPr>
          <w:delText xml:space="preserve"> (2c)</w:delText>
        </w:r>
        <w:r w:rsidR="00FC2C05" w:rsidRPr="009802F2" w:rsidDel="002437B8">
          <w:delText>)</w:delText>
        </w:r>
        <w:r w:rsidRPr="009802F2" w:rsidDel="002437B8">
          <w:delText xml:space="preserve">. Thus, minimizing </w:delText>
        </w:r>
        <w:r w:rsidR="00C16DE3" w:rsidRPr="009802F2" w:rsidDel="002437B8">
          <w:delText xml:space="preserve">gross </w:delText>
        </w:r>
        <w:r w:rsidRPr="009802F2" w:rsidDel="002437B8">
          <w:delText xml:space="preserve">metabolic cost alone explains changes in preferred </w:delText>
        </w:r>
        <w:commentRangeEnd w:id="2148"/>
        <w:r w:rsidR="00E82016" w:rsidRPr="009802F2" w:rsidDel="002437B8">
          <w:rPr>
            <w:rStyle w:val="CommentReference"/>
          </w:rPr>
          <w:commentReference w:id="2148"/>
        </w:r>
        <w:r w:rsidRPr="009802F2" w:rsidDel="002437B8">
          <w:delText xml:space="preserve">movement speed with added mass. Also shown in Figure X are the predictions for </w:delText>
        </w:r>
        <w:r w:rsidR="00FC2C05" w:rsidRPr="009802F2" w:rsidDel="002437B8">
          <w:delText xml:space="preserve">a utility that </w:delText>
        </w:r>
        <w:r w:rsidRPr="009802F2" w:rsidDel="002437B8">
          <w:delText>minimiz</w:delText>
        </w:r>
        <w:r w:rsidR="00FC2C05" w:rsidRPr="009802F2" w:rsidDel="002437B8">
          <w:delText>es</w:delText>
        </w:r>
        <w:r w:rsidRPr="009802F2" w:rsidDel="002437B8">
          <w:delText xml:space="preserve"> net metabolic cost</w:delText>
        </w:r>
        <w:r w:rsidR="00C16DE3" w:rsidRPr="009802F2" w:rsidDel="002437B8">
          <w:delText xml:space="preserve"> alone,</w:delText>
        </w:r>
        <w:r w:rsidR="00B24814" w:rsidRPr="009802F2" w:rsidDel="002437B8">
          <w:rPr>
            <w:noProof/>
            <w:position w:val="-32"/>
          </w:rPr>
          <w:object w:dxaOrig="3380" w:dyaOrig="760" w14:anchorId="4C2C0F64">
            <v:shape id="_x0000_i1267" type="#_x0000_t75" style="width:165.75pt;height:36pt" o:ole="">
              <v:imagedata r:id="rId110" o:title=""/>
            </v:shape>
            <o:OLEObject Type="Embed" ProgID="Equation.DSMT4" ShapeID="_x0000_i1267" DrawAspect="Content" ObjectID="_1663576658" r:id="rId111"/>
          </w:object>
        </w:r>
        <w:r w:rsidRPr="009802F2" w:rsidDel="002437B8">
          <w:delText xml:space="preserve">. </w:delText>
        </w:r>
        <w:r w:rsidR="00D267E5" w:rsidRPr="009802F2" w:rsidDel="002437B8">
          <w:delText xml:space="preserve">This model </w:delText>
        </w:r>
        <w:r w:rsidR="00634CC5" w:rsidRPr="009802F2" w:rsidDel="002437B8">
          <w:delText>overestimates</w:delText>
        </w:r>
        <w:r w:rsidRPr="009802F2" w:rsidDel="002437B8">
          <w:delText xml:space="preserve"> preferred </w:delText>
        </w:r>
        <w:r w:rsidR="00634CC5" w:rsidRPr="009802F2" w:rsidDel="002437B8">
          <w:delText>durations</w:delText>
        </w:r>
        <w:r w:rsidRPr="009802F2" w:rsidDel="002437B8">
          <w:delText>, predicting slower movements</w:delText>
        </w:r>
        <w:r w:rsidR="003035A8" w:rsidRPr="009802F2" w:rsidDel="002437B8">
          <w:delText xml:space="preserve"> (</w:delText>
        </w:r>
        <w:r w:rsidR="001C543C" w:rsidRPr="009802F2" w:rsidDel="002437B8">
          <w:rPr>
            <w:highlight w:val="yellow"/>
          </w:rPr>
          <w:delText>SSE =  xx (2a) , xx (2b), xx (2c)</w:delText>
        </w:r>
        <w:r w:rsidR="003035A8" w:rsidRPr="009802F2" w:rsidDel="002437B8">
          <w:delText>)</w:delText>
        </w:r>
        <w:r w:rsidRPr="009802F2" w:rsidDel="002437B8">
          <w:delText xml:space="preserve">. However, again, net metabolic cost </w:delText>
        </w:r>
        <w:r w:rsidR="00D267E5" w:rsidRPr="009802F2" w:rsidDel="002437B8">
          <w:delText xml:space="preserve">alone </w:delText>
        </w:r>
        <w:r w:rsidRPr="009802F2" w:rsidDel="002437B8">
          <w:delText>can explain the changes in movement speed rather well</w:delText>
        </w:r>
        <w:r w:rsidR="00634CC5" w:rsidRPr="009802F2" w:rsidDel="002437B8">
          <w:delText xml:space="preserve"> (</w:delText>
        </w:r>
        <w:r w:rsidR="001C543C" w:rsidRPr="009802F2" w:rsidDel="002437B8">
          <w:rPr>
            <w:highlight w:val="yellow"/>
          </w:rPr>
          <w:delText>SSE =  xx (2a) , xx (2b), xx (2c)</w:delText>
        </w:r>
        <w:r w:rsidR="00634CC5" w:rsidRPr="009802F2" w:rsidDel="002437B8">
          <w:delText>)</w:delText>
        </w:r>
        <w:r w:rsidRPr="009802F2" w:rsidDel="002437B8">
          <w:delText>.</w:delText>
        </w:r>
      </w:del>
    </w:p>
    <w:p w14:paraId="161D58D7" w14:textId="168C078A" w:rsidR="00F84A69" w:rsidRPr="009802F2" w:rsidDel="002437B8" w:rsidRDefault="00F84A69" w:rsidP="00ED1E1A">
      <w:pPr>
        <w:rPr>
          <w:del w:id="2155" w:author="Garrick W Bruening" w:date="2020-09-28T15:57:00Z"/>
        </w:rPr>
      </w:pPr>
      <w:del w:id="2156" w:author="Garrick W Bruening" w:date="2020-09-28T15:57:00Z">
        <w:r w:rsidRPr="009802F2" w:rsidDel="002437B8">
          <w:rPr>
            <w:b/>
            <w:bCs/>
          </w:rPr>
          <w:delText xml:space="preserve">Accuracy: </w:delText>
        </w:r>
        <w:r w:rsidRPr="009802F2" w:rsidDel="002437B8">
          <w:delText>It is possible that</w:delText>
        </w:r>
        <w:r w:rsidR="00D53835" w:rsidRPr="009802F2" w:rsidDel="002437B8">
          <w:delText xml:space="preserve"> participants are adjusting their movement durations to maintain a fixed accuracy level.</w:delText>
        </w:r>
        <w:r w:rsidR="00477791" w:rsidRPr="009802F2" w:rsidDel="002437B8">
          <w:delText xml:space="preserve"> </w:delText>
        </w:r>
      </w:del>
      <w:ins w:id="2157" w:author="Alaa Ahmed" w:date="2020-07-31T10:23:00Z">
        <w:del w:id="2158" w:author="Garrick W Bruening" w:date="2020-09-28T15:57:00Z">
          <w:r w:rsidR="00105A89" w:rsidRPr="009802F2" w:rsidDel="002437B8">
            <w:delText>To examine this</w:delText>
          </w:r>
        </w:del>
      </w:ins>
      <w:ins w:id="2159" w:author="Alaa Ahmed" w:date="2020-07-31T10:14:00Z">
        <w:del w:id="2160" w:author="Garrick W Bruening" w:date="2020-09-28T15:57:00Z">
          <w:r w:rsidR="00374D6D" w:rsidRPr="009802F2" w:rsidDel="002437B8">
            <w:delText xml:space="preserve"> </w:delText>
          </w:r>
        </w:del>
      </w:ins>
      <w:ins w:id="2161" w:author="Alaa Ahmed" w:date="2020-07-31T10:24:00Z">
        <w:del w:id="2162" w:author="Garrick W Bruening" w:date="2020-09-28T15:57:00Z">
          <w:r w:rsidR="00462894" w:rsidRPr="009802F2" w:rsidDel="002437B8">
            <w:delText>we solved for</w:delText>
          </w:r>
        </w:del>
      </w:ins>
      <w:ins w:id="2163" w:author="Alaa Ahmed" w:date="2020-07-31T10:14:00Z">
        <w:del w:id="2164" w:author="Garrick W Bruening" w:date="2020-09-28T15:57:00Z">
          <w:r w:rsidR="00374D6D" w:rsidRPr="009802F2" w:rsidDel="002437B8">
            <w:delText xml:space="preserve"> the </w:delText>
          </w:r>
        </w:del>
      </w:ins>
      <w:ins w:id="2165" w:author="Alaa Ahmed" w:date="2020-07-31T10:30:00Z">
        <w:del w:id="2166" w:author="Garrick W Bruening" w:date="2020-09-28T15:57:00Z">
          <w:r w:rsidR="00E246D5" w:rsidRPr="009802F2" w:rsidDel="002437B8">
            <w:delText xml:space="preserve">single </w:delText>
          </w:r>
        </w:del>
      </w:ins>
      <w:ins w:id="2167" w:author="Alaa Ahmed" w:date="2020-07-31T10:14:00Z">
        <w:del w:id="2168" w:author="Garrick W Bruening" w:date="2020-09-28T15:57:00Z">
          <w:r w:rsidR="00EC3C27" w:rsidRPr="009802F2" w:rsidDel="002437B8">
            <w:delText>probability that best predicted preferred movement durations</w:delText>
          </w:r>
        </w:del>
      </w:ins>
      <w:ins w:id="2169" w:author="Alaa Ahmed" w:date="2020-07-31T10:30:00Z">
        <w:del w:id="2170" w:author="Garrick W Bruening" w:date="2020-09-28T15:57:00Z">
          <w:r w:rsidR="00E246D5" w:rsidRPr="009802F2" w:rsidDel="002437B8">
            <w:delText xml:space="preserve"> across masses in experiment</w:delText>
          </w:r>
        </w:del>
      </w:ins>
      <w:ins w:id="2171" w:author="Alaa Ahmed" w:date="2020-07-31T10:31:00Z">
        <w:del w:id="2172" w:author="Garrick W Bruening" w:date="2020-09-28T15:57:00Z">
          <w:r w:rsidR="000B4FD3" w:rsidRPr="009802F2" w:rsidDel="002437B8">
            <w:delText>s 2a and 2b</w:delText>
          </w:r>
        </w:del>
      </w:ins>
      <w:ins w:id="2173" w:author="Alaa Ahmed" w:date="2020-07-31T10:30:00Z">
        <w:del w:id="2174" w:author="Garrick W Bruening" w:date="2020-09-28T15:57:00Z">
          <w:r w:rsidR="00E246D5" w:rsidRPr="009802F2" w:rsidDel="002437B8">
            <w:delText xml:space="preserve">. </w:delText>
          </w:r>
          <w:r w:rsidR="000B4FD3" w:rsidRPr="009802F2" w:rsidDel="002437B8">
            <w:delText xml:space="preserve">Experiment 2c was omitted from the analysis since it had negligible accuracy requirements and no stopping requirements. </w:delText>
          </w:r>
          <w:r w:rsidR="00E246D5" w:rsidRPr="009802F2" w:rsidDel="002437B8">
            <w:delText>The</w:delText>
          </w:r>
          <w:r w:rsidR="000B4FD3" w:rsidRPr="009802F2" w:rsidDel="002437B8">
            <w:delText xml:space="preserve"> best-fit probability</w:delText>
          </w:r>
        </w:del>
      </w:ins>
      <w:ins w:id="2175" w:author="Alaa Ahmed" w:date="2020-07-31T10:14:00Z">
        <w:del w:id="2176" w:author="Garrick W Bruening" w:date="2020-09-28T15:57:00Z">
          <w:r w:rsidR="00EC3C27" w:rsidRPr="009802F2" w:rsidDel="002437B8">
            <w:delText xml:space="preserve"> was 0.9496 for Experiment 2a and 0.811 for </w:delText>
          </w:r>
        </w:del>
      </w:ins>
      <w:ins w:id="2177" w:author="Alaa Ahmed" w:date="2020-07-31T10:24:00Z">
        <w:del w:id="2178" w:author="Garrick W Bruening" w:date="2020-09-28T15:57:00Z">
          <w:r w:rsidR="00462894" w:rsidRPr="009802F2" w:rsidDel="002437B8">
            <w:delText>E</w:delText>
          </w:r>
        </w:del>
      </w:ins>
      <w:ins w:id="2179" w:author="Alaa Ahmed" w:date="2020-07-31T10:14:00Z">
        <w:del w:id="2180" w:author="Garrick W Bruening" w:date="2020-09-28T15:57:00Z">
          <w:r w:rsidR="00EC3C27" w:rsidRPr="009802F2" w:rsidDel="002437B8">
            <w:delText>xperiment</w:delText>
          </w:r>
        </w:del>
      </w:ins>
      <w:ins w:id="2181" w:author="Alaa Ahmed" w:date="2020-07-31T10:24:00Z">
        <w:del w:id="2182" w:author="Garrick W Bruening" w:date="2020-09-28T15:57:00Z">
          <w:r w:rsidR="00462894" w:rsidRPr="009802F2" w:rsidDel="002437B8">
            <w:delText xml:space="preserve"> 2b</w:delText>
          </w:r>
        </w:del>
      </w:ins>
      <w:ins w:id="2183" w:author="Alaa Ahmed" w:date="2020-07-31T10:15:00Z">
        <w:del w:id="2184" w:author="Garrick W Bruening" w:date="2020-09-28T15:57:00Z">
          <w:r w:rsidR="00666EFA" w:rsidRPr="009802F2" w:rsidDel="002437B8">
            <w:delText xml:space="preserve">. </w:delText>
          </w:r>
        </w:del>
      </w:ins>
      <w:ins w:id="2185" w:author="Alaa Ahmed" w:date="2020-07-31T10:39:00Z">
        <w:del w:id="2186" w:author="Garrick W Bruening" w:date="2020-09-28T15:57:00Z">
          <w:r w:rsidR="00800F9D" w:rsidRPr="009802F2" w:rsidDel="002437B8">
            <w:delText>These numbers are s</w:delText>
          </w:r>
        </w:del>
      </w:ins>
      <w:ins w:id="2187" w:author="Alaa Ahmed" w:date="2020-07-31T10:40:00Z">
        <w:del w:id="2188" w:author="Garrick W Bruening" w:date="2020-09-28T15:57:00Z">
          <w:r w:rsidR="00800F9D" w:rsidRPr="009802F2" w:rsidDel="002437B8">
            <w:delText xml:space="preserve">imilar to the average </w:delText>
          </w:r>
          <w:r w:rsidR="009C73EE" w:rsidRPr="009802F2" w:rsidDel="002437B8">
            <w:delText>success probabilities</w:delText>
          </w:r>
        </w:del>
      </w:ins>
      <w:ins w:id="2189" w:author="Alaa Ahmed" w:date="2020-08-03T14:09:00Z">
        <w:del w:id="2190" w:author="Garrick W Bruening" w:date="2020-09-28T15:57:00Z">
          <w:r w:rsidR="003679DF" w:rsidRPr="009802F2" w:rsidDel="002437B8">
            <w:delText xml:space="preserve"> measured</w:delText>
          </w:r>
        </w:del>
      </w:ins>
      <w:ins w:id="2191" w:author="Alaa Ahmed" w:date="2020-07-31T10:40:00Z">
        <w:del w:id="2192" w:author="Garrick W Bruening" w:date="2020-09-28T15:57:00Z">
          <w:r w:rsidR="009C73EE" w:rsidRPr="009802F2" w:rsidDel="002437B8">
            <w:delText xml:space="preserve"> for each experiment (</w:delText>
          </w:r>
        </w:del>
      </w:ins>
      <w:ins w:id="2193" w:author="Alaa Ahmed" w:date="2020-08-05T12:02:00Z">
        <w:del w:id="2194" w:author="Garrick W Bruening" w:date="2020-09-28T15:57:00Z">
          <w:r w:rsidR="00DC6881" w:rsidRPr="009802F2" w:rsidDel="002437B8">
            <w:rPr>
              <w:highlight w:val="yellow"/>
            </w:rPr>
            <w:delText>xx</w:delText>
          </w:r>
        </w:del>
      </w:ins>
      <w:ins w:id="2195" w:author="Alaa Ahmed" w:date="2020-07-31T10:40:00Z">
        <w:del w:id="2196" w:author="Garrick W Bruening" w:date="2020-09-28T15:57:00Z">
          <w:r w:rsidR="009F24AC" w:rsidRPr="009802F2" w:rsidDel="002437B8">
            <w:rPr>
              <w:highlight w:val="yellow"/>
              <w:rPrChange w:id="2197" w:author="Alaa Ahmed" w:date="2020-08-03T14:10:00Z">
                <w:rPr/>
              </w:rPrChange>
            </w:rPr>
            <w:delText xml:space="preserve"> and </w:delText>
          </w:r>
        </w:del>
      </w:ins>
      <w:ins w:id="2198" w:author="Alaa Ahmed" w:date="2020-08-05T12:02:00Z">
        <w:del w:id="2199" w:author="Garrick W Bruening" w:date="2020-09-28T15:57:00Z">
          <w:r w:rsidR="00DC6881" w:rsidRPr="009802F2" w:rsidDel="002437B8">
            <w:delText>xx</w:delText>
          </w:r>
        </w:del>
      </w:ins>
      <w:ins w:id="2200" w:author="Alaa Ahmed" w:date="2020-07-31T10:40:00Z">
        <w:del w:id="2201" w:author="Garrick W Bruening" w:date="2020-09-28T15:57:00Z">
          <w:r w:rsidR="009F24AC" w:rsidRPr="009802F2" w:rsidDel="002437B8">
            <w:delText>, respectively</w:delText>
          </w:r>
        </w:del>
      </w:ins>
      <w:ins w:id="2202" w:author="Alaa Ahmed" w:date="2020-07-31T10:41:00Z">
        <w:del w:id="2203" w:author="Garrick W Bruening" w:date="2020-09-28T15:57:00Z">
          <w:r w:rsidR="009F24AC" w:rsidRPr="009802F2" w:rsidDel="002437B8">
            <w:delText xml:space="preserve">), and also captures the reduction in probability of success with the smaller target in Exp. 2b. </w:delText>
          </w:r>
          <w:r w:rsidR="00CC08CD" w:rsidRPr="009802F2" w:rsidDel="002437B8">
            <w:delText>However, in the experiment</w:delText>
          </w:r>
        </w:del>
      </w:ins>
      <w:ins w:id="2204" w:author="Alaa Ahmed" w:date="2020-07-31T10:42:00Z">
        <w:del w:id="2205" w:author="Garrick W Bruening" w:date="2020-09-28T15:57:00Z">
          <w:r w:rsidR="00CC08CD" w:rsidRPr="009802F2" w:rsidDel="002437B8">
            <w:delText xml:space="preserve">s, actual </w:delText>
          </w:r>
          <w:r w:rsidR="007C629B" w:rsidRPr="009802F2" w:rsidDel="002437B8">
            <w:delText xml:space="preserve">success probability </w:delText>
          </w:r>
        </w:del>
      </w:ins>
      <w:ins w:id="2206" w:author="Alaa Ahmed" w:date="2020-07-31T10:43:00Z">
        <w:del w:id="2207" w:author="Garrick W Bruening" w:date="2020-09-28T15:57:00Z">
          <w:r w:rsidR="00AD2838" w:rsidRPr="009802F2" w:rsidDel="002437B8">
            <w:delText xml:space="preserve">was not the same across added mass, but </w:delText>
          </w:r>
        </w:del>
      </w:ins>
      <w:ins w:id="2208" w:author="Alaa Ahmed" w:date="2020-07-31T10:42:00Z">
        <w:del w:id="2209" w:author="Garrick W Bruening" w:date="2020-09-28T15:57:00Z">
          <w:r w:rsidR="007C629B" w:rsidRPr="009802F2" w:rsidDel="002437B8">
            <w:delText>varied</w:delText>
          </w:r>
          <w:r w:rsidR="00AD2838" w:rsidRPr="009802F2" w:rsidDel="002437B8">
            <w:delText>, especially in Exp 2b. Thus,</w:delText>
          </w:r>
        </w:del>
      </w:ins>
      <w:ins w:id="2210" w:author="Alaa Ahmed" w:date="2020-07-31T10:43:00Z">
        <w:del w:id="2211" w:author="Garrick W Bruening" w:date="2020-09-28T15:57:00Z">
          <w:r w:rsidR="00AD2838" w:rsidRPr="009802F2" w:rsidDel="002437B8">
            <w:delText xml:space="preserve"> c</w:delText>
          </w:r>
        </w:del>
      </w:ins>
      <w:ins w:id="2212" w:author="Alaa Ahmed" w:date="2020-07-31T10:25:00Z">
        <w:del w:id="2213" w:author="Garrick W Bruening" w:date="2020-09-28T15:57:00Z">
          <w:r w:rsidR="00745C26" w:rsidRPr="009802F2" w:rsidDel="002437B8">
            <w:delText>ompared with a utility based on capture rate</w:delText>
          </w:r>
        </w:del>
      </w:ins>
      <w:ins w:id="2214" w:author="Alaa Ahmed" w:date="2020-07-31T10:26:00Z">
        <w:del w:id="2215" w:author="Garrick W Bruening" w:date="2020-09-28T15:57:00Z">
          <w:r w:rsidR="00745C26" w:rsidRPr="009802F2" w:rsidDel="002437B8">
            <w:delText>,</w:delText>
          </w:r>
        </w:del>
      </w:ins>
      <w:ins w:id="2216" w:author="Alaa Ahmed" w:date="2020-07-31T10:25:00Z">
        <w:del w:id="2217" w:author="Garrick W Bruening" w:date="2020-09-28T15:57:00Z">
          <w:r w:rsidR="00745C26" w:rsidRPr="009802F2" w:rsidDel="002437B8">
            <w:delText xml:space="preserve"> </w:delText>
          </w:r>
        </w:del>
      </w:ins>
      <w:ins w:id="2218" w:author="Alaa Ahmed" w:date="2020-07-31T10:26:00Z">
        <w:del w:id="2219" w:author="Garrick W Bruening" w:date="2020-09-28T15:57:00Z">
          <w:r w:rsidR="00745C26" w:rsidRPr="009802F2" w:rsidDel="002437B8">
            <w:delText>t</w:delText>
          </w:r>
        </w:del>
      </w:ins>
      <w:ins w:id="2220" w:author="Alaa Ahmed" w:date="2020-07-31T10:15:00Z">
        <w:del w:id="2221" w:author="Garrick W Bruening" w:date="2020-09-28T15:57:00Z">
          <w:r w:rsidR="00666EFA" w:rsidRPr="009802F2" w:rsidDel="002437B8">
            <w:delText xml:space="preserve">his </w:delText>
          </w:r>
        </w:del>
      </w:ins>
      <w:ins w:id="2222" w:author="Alaa Ahmed" w:date="2020-07-31T10:25:00Z">
        <w:del w:id="2223" w:author="Garrick W Bruening" w:date="2020-09-28T15:57:00Z">
          <w:r w:rsidR="004323B6" w:rsidRPr="009802F2" w:rsidDel="002437B8">
            <w:delText xml:space="preserve">accuracy-based </w:delText>
          </w:r>
        </w:del>
      </w:ins>
      <w:ins w:id="2224" w:author="Alaa Ahmed" w:date="2020-07-31T10:15:00Z">
        <w:del w:id="2225" w:author="Garrick W Bruening" w:date="2020-09-28T15:57:00Z">
          <w:r w:rsidR="00666EFA" w:rsidRPr="009802F2" w:rsidDel="002437B8">
            <w:delText>model</w:delText>
          </w:r>
        </w:del>
      </w:ins>
      <w:ins w:id="2226" w:author="Alaa Ahmed" w:date="2020-07-31T10:16:00Z">
        <w:del w:id="2227" w:author="Garrick W Bruening" w:date="2020-09-28T15:57:00Z">
          <w:r w:rsidR="00A7454F" w:rsidRPr="009802F2" w:rsidDel="002437B8">
            <w:delText xml:space="preserve"> </w:delText>
          </w:r>
        </w:del>
      </w:ins>
      <w:ins w:id="2228" w:author="Alaa Ahmed" w:date="2020-07-31T10:25:00Z">
        <w:del w:id="2229" w:author="Garrick W Bruening" w:date="2020-09-28T15:57:00Z">
          <w:r w:rsidR="00745C26" w:rsidRPr="009802F2" w:rsidDel="002437B8">
            <w:delText>performed worse in</w:delText>
          </w:r>
        </w:del>
      </w:ins>
      <w:ins w:id="2230" w:author="Alaa Ahmed" w:date="2020-07-31T10:16:00Z">
        <w:del w:id="2231" w:author="Garrick W Bruening" w:date="2020-09-28T15:57:00Z">
          <w:r w:rsidR="00B14D68" w:rsidRPr="009802F2" w:rsidDel="002437B8">
            <w:delText xml:space="preserve"> predicting </w:delText>
          </w:r>
        </w:del>
      </w:ins>
      <w:ins w:id="2232" w:author="Alaa Ahmed" w:date="2020-07-31T10:17:00Z">
        <w:del w:id="2233" w:author="Garrick W Bruening" w:date="2020-09-28T15:57:00Z">
          <w:r w:rsidR="00073C85" w:rsidRPr="009802F2" w:rsidDel="002437B8">
            <w:delText>participants’ preferred durations in both experiments, as evidenced by higher SSEs and AIC</w:delText>
          </w:r>
          <w:r w:rsidR="00D3277F" w:rsidRPr="009802F2" w:rsidDel="002437B8">
            <w:delText xml:space="preserve"> scores </w:delText>
          </w:r>
        </w:del>
      </w:ins>
      <w:del w:id="2234" w:author="Garrick W Bruening" w:date="2020-09-28T15:57:00Z">
        <w:r w:rsidR="00A3300D" w:rsidRPr="009802F2" w:rsidDel="002437B8">
          <w:rPr>
            <w:rPrChange w:id="2235" w:author="Alaa Ahmed" w:date="2020-07-31T10:17:00Z">
              <w:rPr>
                <w:highlight w:val="yellow"/>
              </w:rPr>
            </w:rPrChange>
          </w:rPr>
          <w:delText>For experiment 2a and</w:delText>
        </w:r>
      </w:del>
      <w:ins w:id="2236" w:author="Alaa Ahmed" w:date="2020-07-31T10:15:00Z">
        <w:del w:id="2237" w:author="Garrick W Bruening" w:date="2020-09-28T15:57:00Z">
          <w:r w:rsidR="00666EFA" w:rsidRPr="009802F2" w:rsidDel="002437B8">
            <w:rPr>
              <w:rPrChange w:id="2238" w:author="Alaa Ahmed" w:date="2020-07-31T10:17:00Z">
                <w:rPr>
                  <w:highlight w:val="yellow"/>
                </w:rPr>
              </w:rPrChange>
            </w:rPr>
            <w:delText>(</w:delText>
          </w:r>
        </w:del>
      </w:ins>
      <w:del w:id="2239" w:author="Garrick W Bruening" w:date="2020-09-28T15:57:00Z">
        <w:r w:rsidR="00A3300D" w:rsidRPr="009802F2" w:rsidDel="002437B8">
          <w:rPr>
            <w:highlight w:val="yellow"/>
          </w:rPr>
          <w:delText xml:space="preserve"> 2b: </w:delText>
        </w:r>
        <w:r w:rsidR="00477791" w:rsidRPr="009802F2" w:rsidDel="002437B8">
          <w:rPr>
            <w:highlight w:val="yellow"/>
          </w:rPr>
          <w:delText>Find probability that best fits durations across mass. Calculate SSE.</w:delText>
        </w:r>
      </w:del>
      <w:ins w:id="2240" w:author="Alaa Ahmed" w:date="2020-07-30T17:43:00Z">
        <w:del w:id="2241" w:author="Garrick W Bruening" w:date="2020-09-28T15:57:00Z">
          <w:r w:rsidR="006657B0" w:rsidRPr="009802F2" w:rsidDel="002437B8">
            <w:delText>SSE</w:delText>
          </w:r>
        </w:del>
      </w:ins>
      <w:ins w:id="2242" w:author="Alaa Ahmed" w:date="2020-07-30T17:45:00Z">
        <w:del w:id="2243" w:author="Garrick W Bruening" w:date="2020-09-28T15:57:00Z">
          <w:r w:rsidR="006B3334" w:rsidRPr="009802F2" w:rsidDel="002437B8">
            <w:delText>s</w:delText>
          </w:r>
        </w:del>
      </w:ins>
      <w:ins w:id="2244" w:author="Alaa Ahmed" w:date="2020-07-30T17:43:00Z">
        <w:del w:id="2245" w:author="Garrick W Bruening" w:date="2020-09-28T15:57:00Z">
          <w:r w:rsidR="006657B0" w:rsidRPr="009802F2" w:rsidDel="002437B8">
            <w:delText xml:space="preserve">: </w:delText>
          </w:r>
          <w:r w:rsidR="00A22167" w:rsidRPr="009802F2" w:rsidDel="002437B8">
            <w:delText>3.5</w:delText>
          </w:r>
        </w:del>
      </w:ins>
      <w:ins w:id="2246" w:author="Alaa Ahmed" w:date="2020-07-30T17:44:00Z">
        <w:del w:id="2247" w:author="Garrick W Bruening" w:date="2020-09-28T15:57:00Z">
          <w:r w:rsidR="00A22167" w:rsidRPr="009802F2" w:rsidDel="002437B8">
            <w:delText>9</w:delText>
          </w:r>
        </w:del>
      </w:ins>
      <w:ins w:id="2248" w:author="Alaa Ahmed" w:date="2020-07-30T17:43:00Z">
        <w:del w:id="2249" w:author="Garrick W Bruening" w:date="2020-09-28T15:57:00Z">
          <w:r w:rsidR="00A22167" w:rsidRPr="009802F2" w:rsidDel="002437B8">
            <w:delText>e</w:delText>
          </w:r>
          <w:r w:rsidR="00A22167" w:rsidRPr="009802F2" w:rsidDel="002437B8">
            <w:rPr>
              <w:vertAlign w:val="superscript"/>
            </w:rPr>
            <w:delText>-3</w:delText>
          </w:r>
        </w:del>
      </w:ins>
      <w:ins w:id="2250" w:author="Alaa Ahmed" w:date="2020-07-30T17:44:00Z">
        <w:del w:id="2251" w:author="Garrick W Bruening" w:date="2020-09-28T15:57:00Z">
          <w:r w:rsidR="00A22167" w:rsidRPr="009802F2" w:rsidDel="002437B8">
            <w:delText xml:space="preserve"> (Exp. 2a)</w:delText>
          </w:r>
          <w:r w:rsidR="00B95EB5" w:rsidRPr="009802F2" w:rsidDel="002437B8">
            <w:delText xml:space="preserve">, </w:delText>
          </w:r>
          <w:r w:rsidR="006B3334" w:rsidRPr="009802F2" w:rsidDel="002437B8">
            <w:delText>1.4</w:delText>
          </w:r>
        </w:del>
      </w:ins>
      <w:ins w:id="2252" w:author="Alaa Ahmed" w:date="2020-07-30T17:45:00Z">
        <w:del w:id="2253" w:author="Garrick W Bruening" w:date="2020-09-28T15:57:00Z">
          <w:r w:rsidR="006B3334" w:rsidRPr="009802F2" w:rsidDel="002437B8">
            <w:delText>6</w:delText>
          </w:r>
        </w:del>
      </w:ins>
      <w:ins w:id="2254" w:author="Alaa Ahmed" w:date="2020-07-30T17:44:00Z">
        <w:del w:id="2255" w:author="Garrick W Bruening" w:date="2020-09-28T15:57:00Z">
          <w:r w:rsidR="00B95EB5" w:rsidRPr="009802F2" w:rsidDel="002437B8">
            <w:delText>e</w:delText>
          </w:r>
          <w:r w:rsidR="00B95EB5" w:rsidRPr="009802F2" w:rsidDel="002437B8">
            <w:rPr>
              <w:vertAlign w:val="superscript"/>
            </w:rPr>
            <w:delText>-</w:delText>
          </w:r>
        </w:del>
      </w:ins>
      <w:ins w:id="2256" w:author="Alaa Ahmed" w:date="2020-07-30T17:45:00Z">
        <w:del w:id="2257" w:author="Garrick W Bruening" w:date="2020-09-28T15:57:00Z">
          <w:r w:rsidR="006B3334" w:rsidRPr="009802F2" w:rsidDel="002437B8">
            <w:rPr>
              <w:vertAlign w:val="superscript"/>
            </w:rPr>
            <w:delText>2</w:delText>
          </w:r>
        </w:del>
      </w:ins>
      <w:ins w:id="2258" w:author="Alaa Ahmed" w:date="2020-07-30T17:44:00Z">
        <w:del w:id="2259" w:author="Garrick W Bruening" w:date="2020-09-28T15:57:00Z">
          <w:r w:rsidR="00B95EB5" w:rsidRPr="009802F2" w:rsidDel="002437B8">
            <w:delText xml:space="preserve"> (Exp. 2b),</w:delText>
          </w:r>
        </w:del>
      </w:ins>
      <w:ins w:id="2260" w:author="Alaa Ahmed" w:date="2020-07-30T17:45:00Z">
        <w:del w:id="2261" w:author="Garrick W Bruening" w:date="2020-09-28T15:57:00Z">
          <w:r w:rsidR="006B3334" w:rsidRPr="009802F2" w:rsidDel="002437B8">
            <w:delText xml:space="preserve"> AICs: </w:delText>
          </w:r>
        </w:del>
      </w:ins>
      <w:ins w:id="2262" w:author="Alaa Ahmed" w:date="2020-07-30T17:46:00Z">
        <w:del w:id="2263" w:author="Garrick W Bruening" w:date="2020-09-28T15:57:00Z">
          <w:r w:rsidR="007017FE" w:rsidRPr="009802F2" w:rsidDel="002437B8">
            <w:delText xml:space="preserve">-26.1 </w:delText>
          </w:r>
        </w:del>
      </w:ins>
      <w:ins w:id="2264" w:author="Alaa Ahmed" w:date="2020-07-30T17:45:00Z">
        <w:del w:id="2265" w:author="Garrick W Bruening" w:date="2020-09-28T15:57:00Z">
          <w:r w:rsidR="006B3334" w:rsidRPr="009802F2" w:rsidDel="002437B8">
            <w:delText xml:space="preserve">(Exp. 2a), </w:delText>
          </w:r>
          <w:r w:rsidR="00994255" w:rsidRPr="009802F2" w:rsidDel="002437B8">
            <w:delText>-2</w:delText>
          </w:r>
        </w:del>
      </w:ins>
      <w:ins w:id="2266" w:author="Alaa Ahmed" w:date="2020-07-30T17:46:00Z">
        <w:del w:id="2267" w:author="Garrick W Bruening" w:date="2020-09-28T15:57:00Z">
          <w:r w:rsidR="007017FE" w:rsidRPr="009802F2" w:rsidDel="002437B8">
            <w:delText>0</w:delText>
          </w:r>
        </w:del>
      </w:ins>
      <w:ins w:id="2268" w:author="Alaa Ahmed" w:date="2020-07-30T17:45:00Z">
        <w:del w:id="2269" w:author="Garrick W Bruening" w:date="2020-09-28T15:57:00Z">
          <w:r w:rsidR="00994255" w:rsidRPr="009802F2" w:rsidDel="002437B8">
            <w:delText>.</w:delText>
          </w:r>
        </w:del>
      </w:ins>
      <w:ins w:id="2270" w:author="Alaa Ahmed" w:date="2020-07-30T17:46:00Z">
        <w:del w:id="2271" w:author="Garrick W Bruening" w:date="2020-09-28T15:57:00Z">
          <w:r w:rsidR="007017FE" w:rsidRPr="009802F2" w:rsidDel="002437B8">
            <w:delText>5</w:delText>
          </w:r>
        </w:del>
      </w:ins>
      <w:ins w:id="2272" w:author="Alaa Ahmed" w:date="2020-07-30T17:45:00Z">
        <w:del w:id="2273" w:author="Garrick W Bruening" w:date="2020-09-28T15:57:00Z">
          <w:r w:rsidR="006B3334" w:rsidRPr="009802F2" w:rsidDel="002437B8">
            <w:delText xml:space="preserve"> (Exp. 2b)</w:delText>
          </w:r>
        </w:del>
      </w:ins>
      <w:ins w:id="2274" w:author="Alaa Ahmed" w:date="2020-07-31T10:15:00Z">
        <w:del w:id="2275" w:author="Garrick W Bruening" w:date="2020-09-28T15:57:00Z">
          <w:r w:rsidR="00666EFA" w:rsidRPr="009802F2" w:rsidDel="002437B8">
            <w:delText>).</w:delText>
          </w:r>
        </w:del>
      </w:ins>
    </w:p>
    <w:p w14:paraId="0C5AC8DD" w14:textId="77777777" w:rsidR="00EA747D" w:rsidRPr="009802F2" w:rsidDel="003F14AD" w:rsidRDefault="00EA747D" w:rsidP="00ED1E1A">
      <w:pPr>
        <w:rPr>
          <w:ins w:id="2276" w:author="Alaa Ahmed" w:date="2020-08-07T11:56:00Z"/>
          <w:del w:id="2277" w:author="Garrick W Bruening" w:date="2020-10-06T12:03:00Z"/>
        </w:rPr>
      </w:pPr>
    </w:p>
    <w:p w14:paraId="2D99C409" w14:textId="52324EFB" w:rsidR="003F72AE" w:rsidRPr="009802F2" w:rsidDel="003F14AD" w:rsidRDefault="003F72AE">
      <w:pPr>
        <w:rPr>
          <w:del w:id="2278" w:author="Garrick W Bruening" w:date="2020-10-06T12:03:00Z"/>
        </w:rPr>
        <w:pPrChange w:id="2279" w:author="Alaa Ahmed" w:date="2020-08-03T14:11:00Z">
          <w:pPr>
            <w:ind w:firstLine="720"/>
          </w:pPr>
        </w:pPrChange>
      </w:pPr>
    </w:p>
    <w:p w14:paraId="4DC3122B" w14:textId="754E332E" w:rsidR="00787EBB" w:rsidRPr="009802F2" w:rsidDel="00D50221" w:rsidRDefault="00787EBB" w:rsidP="00787EBB">
      <w:pPr>
        <w:pStyle w:val="Heading1"/>
        <w:rPr>
          <w:del w:id="2280" w:author="Garrick W Bruening" w:date="2020-10-06T12:03:00Z"/>
        </w:rPr>
      </w:pPr>
      <w:del w:id="2281" w:author="Garrick W Bruening" w:date="2020-10-06T12:03:00Z">
        <w:r w:rsidRPr="009802F2" w:rsidDel="00D50221">
          <w:delText>Discussion</w:delText>
        </w:r>
      </w:del>
    </w:p>
    <w:p w14:paraId="57DE05EB" w14:textId="64035E7C" w:rsidR="000B6A58" w:rsidRPr="009802F2" w:rsidDel="00D50221" w:rsidRDefault="000B6A58">
      <w:pPr>
        <w:pStyle w:val="Heading1"/>
        <w:rPr>
          <w:ins w:id="2282" w:author="Alaa Ahmed" w:date="2020-08-03T15:41:00Z"/>
          <w:del w:id="2283" w:author="Garrick W Bruening" w:date="2020-10-06T12:04:00Z"/>
        </w:rPr>
        <w:pPrChange w:id="2284" w:author="Alaa Ahmed" w:date="2020-08-05T11:45:00Z">
          <w:pPr/>
        </w:pPrChange>
      </w:pPr>
    </w:p>
    <w:p w14:paraId="15A99340" w14:textId="045F47DD" w:rsidR="00CA0557" w:rsidRPr="009802F2" w:rsidDel="00D50221" w:rsidRDefault="00CA0557" w:rsidP="00CA0557">
      <w:pPr>
        <w:rPr>
          <w:del w:id="2285" w:author="Garrick W Bruening" w:date="2020-10-06T12:04:00Z"/>
        </w:rPr>
      </w:pPr>
      <w:del w:id="2286" w:author="Garrick W Bruening" w:date="2020-10-06T12:04:00Z">
        <w:r w:rsidRPr="009802F2" w:rsidDel="00D50221">
          <w:delText>In this study we wanted to determine how changing the mass of the arm affects reaching movements, specifically how it affects preferred reach duration and the metabolic cost of reaching.</w:delText>
        </w:r>
      </w:del>
      <w:ins w:id="2287" w:author="Alaa Ahmed" w:date="2020-08-03T16:39:00Z">
        <w:del w:id="2288" w:author="Garrick W Bruening" w:date="2020-10-06T12:04:00Z">
          <w:r w:rsidR="00EA24A7" w:rsidRPr="009802F2" w:rsidDel="00D50221">
            <w:delText>In this study</w:delText>
          </w:r>
        </w:del>
      </w:ins>
      <w:del w:id="2289" w:author="Garrick W Bruening" w:date="2020-10-06T12:04:00Z">
        <w:r w:rsidRPr="009802F2" w:rsidDel="00D50221">
          <w:delText xml:space="preserve"> </w:delText>
        </w:r>
      </w:del>
      <w:ins w:id="2290" w:author="Alaa Ahmed" w:date="2020-08-03T16:42:00Z">
        <w:del w:id="2291" w:author="Garrick W Bruening" w:date="2020-10-06T12:04:00Z">
          <w:r w:rsidR="002D127B" w:rsidRPr="009802F2" w:rsidDel="00D50221">
            <w:delText>w</w:delText>
          </w:r>
        </w:del>
      </w:ins>
      <w:del w:id="2292" w:author="Garrick W Bruening" w:date="2020-10-06T12:04:00Z">
        <w:r w:rsidRPr="009802F2" w:rsidDel="00D50221">
          <w:delText>We found that adding mass at the hand led subjects to make increased duration and reduced vigor reaching movements, and adding mass increased the metabolic cost of reaching in a sublinear manner. A recently proposed utility framework, that represents effort with metabolic cost discounted by time, can explain the movement duration across multiple experiments</w:delText>
        </w:r>
      </w:del>
      <w:ins w:id="2293" w:author="Garrick" w:date="2020-10-02T14:42:00Z">
        <w:del w:id="2294" w:author="Garrick W Bruening" w:date="2020-10-06T12:04:00Z">
          <w:r w:rsidRPr="009802F2" w:rsidDel="00D50221">
            <w:delText xml:space="preserve"> </w:delText>
          </w:r>
        </w:del>
      </w:ins>
      <w:del w:id="2295" w:author="Garrick W Bruening" w:date="2020-10-06T12:04:00Z">
        <w:r w:rsidR="00DA48C7" w:rsidRPr="009802F2" w:rsidDel="00D50221">
          <w:fldChar w:fldCharType="begin"/>
        </w:r>
        <w:r w:rsidR="00904368" w:rsidRPr="009802F2" w:rsidDel="00D50221">
          <w:delInstrText xml:space="preserve"> ADDIN ZOTERO_ITEM CSL_CITATION {"citationID":"FdI1OE9e","properties":{"formattedCitation":"(Shadmehr et al., 2016)","plainCitation":"(Shadmehr et al., 2016)","noteIndex":0},"citationItems":[{"id":811,"uris":["http://zotero.org/users/4343224/items/3UEEVG5R"],"uri":["http://zotero.org/users/4343224/items/3UEEVG5R"],"itemData":{"id":811,"type":"article-journal","abstract":"Given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delInstrText>
        </w:r>
        <w:r w:rsidR="00DA48C7" w:rsidRPr="009802F2" w:rsidDel="00D50221">
          <w:fldChar w:fldCharType="separate"/>
        </w:r>
        <w:r w:rsidR="00904368" w:rsidRPr="009802F2" w:rsidDel="00D50221">
          <w:rPr>
            <w:rFonts w:ascii="Calibri" w:hAnsi="Calibri" w:cs="Calibri"/>
          </w:rPr>
          <w:delText>(Shadmehr et al., 2016)</w:delText>
        </w:r>
        <w:r w:rsidR="00DA48C7" w:rsidRPr="009802F2" w:rsidDel="00D50221">
          <w:fldChar w:fldCharType="end"/>
        </w:r>
      </w:del>
      <w:ins w:id="2296" w:author="Garrick" w:date="2020-10-02T14:42:00Z">
        <w:del w:id="2297" w:author="Garrick W Bruening" w:date="2020-10-06T12:04:00Z">
          <w:r w:rsidR="00DA48C7" w:rsidRPr="009802F2" w:rsidDel="00D50221">
            <w:delText xml:space="preserve">. </w:delText>
          </w:r>
        </w:del>
      </w:ins>
      <w:del w:id="2298" w:author="Garrick W Bruening" w:date="2020-10-06T12:04:00Z">
        <w:r w:rsidRPr="009802F2" w:rsidDel="00D50221">
          <w:delText xml:space="preserve"> \cite{shadmehr_representation_2016}. When comparing the metabolic cost minimum to the preferred reach duration of subjects, we find that minimizing metabolic cost alone cannot predict the preferred movement duration. </w:delText>
        </w:r>
      </w:del>
    </w:p>
    <w:p w14:paraId="6BD77494" w14:textId="51E85500" w:rsidR="00CA0557" w:rsidRPr="009802F2" w:rsidRDefault="00BD6ADC" w:rsidP="00CA0557">
      <w:pPr>
        <w:rPr>
          <w:ins w:id="2299" w:author="Alaa Ahmed" w:date="2020-08-05T11:15:00Z"/>
          <w:del w:id="2300" w:author="Garrick W Bruening" w:date="2020-10-05T15:38:00Z"/>
        </w:rPr>
      </w:pPr>
      <w:ins w:id="2301" w:author="Alaa Ahmed" w:date="2020-08-03T16:08:00Z">
        <w:del w:id="2302" w:author="Garrick W Bruening" w:date="2020-10-06T12:04:00Z">
          <w:r w:rsidRPr="009802F2" w:rsidDel="00D50221">
            <w:delText xml:space="preserve">COT: </w:delText>
          </w:r>
        </w:del>
      </w:ins>
      <w:del w:id="2303" w:author="Garrick W Bruening" w:date="2020-10-06T12:04:00Z">
        <w:r w:rsidR="00CA0557" w:rsidRPr="009802F2" w:rsidDel="00D50221">
          <w:delText>One common method used to explain movement speed is to minimize the total metabolic cost of the movement. Minimizing metabolic cost of transport has been used to explain preferred walking and running velocity across many different studies</w:delText>
        </w:r>
      </w:del>
      <w:ins w:id="2304" w:author="Garrick" w:date="2020-10-02T14:42:00Z">
        <w:del w:id="2305" w:author="Garrick W Bruening" w:date="2020-10-06T12:04:00Z">
          <w:r w:rsidR="00634ADF" w:rsidRPr="009802F2" w:rsidDel="00D50221">
            <w:delText xml:space="preserve"> </w:delText>
          </w:r>
        </w:del>
      </w:ins>
      <w:del w:id="2306" w:author="Garrick W Bruening" w:date="2020-10-06T12:04:00Z">
        <w:r w:rsidR="00634ADF" w:rsidRPr="009802F2" w:rsidDel="00D50221">
          <w:fldChar w:fldCharType="begin"/>
        </w:r>
        <w:r w:rsidR="00904368" w:rsidRPr="009802F2" w:rsidDel="00D50221">
          <w:delInstrText xml:space="preserve"> ADDIN ZOTERO_ITEM CSL_CITATION {"citationID":"eJWh8gUl","properties":{"formattedCitation":"(Agiovlasitis et al., 2011; Bertram &amp; Ruina, 2001; Browning &amp; Kram, 2005; Handford &amp; Srinivasan, 2014; Hogberg, n.d.; Long &amp; Srinivasan, 2013; Minetti et al., 2003; Ralston, 1958; Rathkey &amp; Wall\\uc0\\u8208{}Scheffler, 2017; Seethapathi &amp; Srinivasan, 2015; Selinger et al., 2015)","plainCitation":"(Agiovlasitis et al., 2011; Bertram &amp; Ruina, 2001; Browning &amp; Kram, 2005; Handford &amp; Srinivasan, 2014; Hogberg, n.d.; Long &amp; Srinivasan, 2013; Minetti et al., 2003; Ralston, 1958; Rathkey &amp; Wall‐Scheffler, 2017; Seethapathi &amp; Srinivasan, 2015; Selinger et al., 2015)","noteIndex":0},"citationItems":[{"id":2961,"uris":["http://zotero.org/users/4343224/items/KWDBHGYC"],"uri":["http://zotero.org/users/4343224/items/KWDBHGYC"],"itemData":{"id":2961,"type":"article-journal","abstract":"Individuals with Down syndrome (DS) show reduced gait stability that may increase the metabolic rate (MR) during over-ground walking and alter their energetic cost per unit distance (ECtransport) to speed relationship. If so, the preferred walking speed (PWS) of people with DS may coincide with their speed at minimal ECtransport, reflecting energetic optimization. This study therefore examined whether MR and ECtransport during over-ground walking differ between individuals with and without DS and whether PWS minimizes their ECtransport. Expired gases were collected from 18 individuals with DS and 18 without during six over-ground walking trials, each lasting 6min, at PWS and at 0.51, 0.76, 1.01, 1.26, and 1.51m/s. Gross- and net-MR, and gross- and net-ECtransport were expressed in dimensionless form. Energetically optimal walking speeds and minimal gross- and net-ECtransport were determined from the gross- and net-ECtransport to speed curves for each participant. Individuals with DS showed higher gross-MR, net-MR, gross-ECtransport, and net-ECtransport. PWS minimized gross-ECtransport in participants with DS, but not in those without. PWS did not minimize net-ECtransport in either group. Therefore, gross-ECtransport minimization during over-ground walking may determine PWS when impairments alter the gross-ECtransport to speed relationship.","container-title":"Gait &amp; Posture","DOI":"10.1016/j.gaitpost.2011.02.007","ISSN":"0966-6362","issue":"4","journalAbbreviation":"Gait &amp; Posture","language":"en","page":"630-634","source":"ScienceDirect","title":"Energetic optimization during over-ground walking in people with and without Down syndrome","volume":"33","author":[{"family":"Agiovlasitis","given":"Stamatis"},{"family":"Motl","given":"Robert W."},{"family":"Ranadive","given":"Sushant M."},{"family":"Fahs","given":"Christopher A."},{"family":"Yan","given":"Huimin"},{"family":"Echols","given":"George H."},{"family":"Rossow","given":"Lindy"},{"family":"Fernhall","given":"Bo"}],"issued":{"date-parts":[["2011",4,1]]}}},{"id":2947,"uris":["http://zotero.org/users/4343224/items/MRGUCR4T"],"uri":["http://zotero.org/users/4343224/items/MRGUCR4T"],"itemData":{"id":2947,"type":"article-journal","abstract":"A person constrained to walk at a given speed v on a treadmill, chooses a particular step frequency f and step length d=v/f. Testing over a range of speeds generates a speed–frequency (v–f) relationship. This relationship is commonly posited as a basic feature of human gait. It is often further posited that this curve follows from minimum energy cost strategy. We observed that individuals walking under different constraint circumstances—walking to a range of fixed metronome frequencies (fixed f) or over a range of spaced markers (fixed d)—produce speed–frequency relations distinct from the constrained v relation. We show here that three distinct speed–frequency curves, similar to those observed, are predicted by the assumption that a walking person optimizes an underlying objective function F (v, f) that has a minimum at the preferred gait. Further, the metabolic cost of transport is a reasonable approximate candidate for the function F.","container-title":"Journal of Theoretical Biology","DOI":"10.1006/jtbi.2001.2279","ISSN":"0022-5193","issue":"4","journalAbbreviation":"Journal of Theoretical Biology","language":"en","page":"445-453","source":"ScienceDirect","title":"Multiple Walking Speed–frequency Relations are Predicted by Constrained Optimization","volume":"209","author":[{"family":"Bertram","given":"JOHN E. A."},{"family":"Ruina","given":"ANDY"}],"issued":{"date-parts":[["2001",4,21]]}}},{"id":982,"uris":["http://zotero.org/users/4343224/items/6NMKD8IZ"],"uri":["http://zotero.org/users/4343224/items/6NMKD8IZ"],"itemData":{"id":982,"type":"article-journal","abstract":"Objective: We tested the hypotheses that walking is more expensive for obese women, and they prefer slower walking speeds that minimize the gross energy cost per distance despite a greater relative aerobic effort [percent of maximal oxygen uptake (V˙o2max)/kg]. Research Methods and Procedures: Twenty adult women, 10 obese (BMI = 34.1 ± 3.2 kg/m2) and 10 normal weight (BMI = 20.4 ± 2.1 kg/m2) volunteered. To determine the metabolic rate and energy cost per distance vs. speed relationships, we measured V˙o2 and V˙CO2 while subjects walked on a treadmill at six speeds (0.50, 0.75, 1.0, 1.25, 1.5, and 1.75 m/s; 5-minute trials, with a 5-minute rest period between trials). We measured preferred walking speed on a 50-m section of level sidewalk and V˙o2max using a modified Balke treadmill protocol. Results: Walking was 11% more expensive for the obese subjects, but they preferred to walk at similar speeds as normal weight subjects (1.40 vs. 1.47 m/s, p = 0.07). Both groups preferred walking speeds at which their gross energy cost per distance was almost minimized. Obese subjects had a smaller V˙o2max/kg, so they required a greater relative aerobic effort at the preferred speed (51% vs. 36%, p = 0.001). Discussion: Obese women preferred a walking speed that minimized energy cost per distance, even though this strategy required a greater relative aerobic effort than walking more slowly. Our results suggest that walking slower for a set distance may be an appropriate exercise recommendation for a weight management prescription in obese adults.","container-title":"Obesity Research","DOI":"10.1038/oby.2005.103","ISSN":"1550-8528","issue":"5","language":"en","page":"891–899","title":"Energetic Cost and Preferred Speed of Walking in Obese vs. Normal Weight Women","volume":"13","author":[{"family":"Browning","given":"Raymond C."},{"family":"Kram","given":"Rodger"}],"issued":{"date-parts":[["2005"]]}}},{"id":2944,"uris":["http://zotero.org/users/4343224/items/4P8A5272"],"uri":["http://zotero.org/users/4343224/items/4P8A5272"],"itemData":{"id":2944,"type":"article-journal","abstract":"When humans wish to move sideways, they almost never walk sideways, except for a step or two; they usually turn and walk facing forward. Here, we show that the experimental metabolic cost of walking sideways, per unit distance, is over three times that of forward walking. We explain this high metabolic cost with a simple mathematical model; sideways walking is expensive because it involves repeated starting and stopping. When walking sideways, our subjects preferred a low natural speed, averaging 0.575 m s−1 (0.123 s.d.). Even with no prior practice, this preferred sideways walking speed is close to the metabolically optimal speed, averaging 0.610 m s−1 (0.064 s.d.). Subjects were within 2.4% of their optimal metabolic cost per distance. Thus, we argue that sideways walking is avoided because it is expensive and slow, and it is slow because the optimal speed is low, not because humans cannot move sideways fast.","container-title":"Biology Letters","DOI":"10.1098/rsbl.2013.1006","ISSN":"1744-9561","issue":"1","journalAbbreviation":"Biol Lett","note":"PMID: 24429685\nPMCID: PMC3917343","source":"PubMed Central","title":"Sideways walking: preferred is slow, slow is optimal, and optimal is expensive","title-short":"Sideways walking","URL":"https://www.ncbi.nlm.nih.gov/pmc/articles/PMC3917343/","volume":"10","author":[{"family":"Handford","given":"Matthew L."},{"family":"Srinivasan","given":"Manoj"}],"accessed":{"date-parts":[["2020",10,2]]},"issued":{"date-parts":[["2014",1]]}}},{"id":2968,"uris":["http://zotero.org/users/4343224/items/8EH2UR6N"],"uri":["http://zotero.org/users/4343224/items/8EH2UR6N"],"itemData":{"id":2968,"type":"article-journal","abstract":"The energy output is investigated during running at constant speed with varying length of stride and stride frequency. The results show that the most economical stride length always lies in the region of the freely chosen one when the subject is well-trained. An increase of stride length above the freely chosen one gives a larger increase of 02-consumption than a corresponding shortening of the stride. There is for every runner and every speed an optimum of stride length and frequency.","container-title":"Arbeitsphysiologie","issue":"6","language":"en","page":"437–441","source":"Zotero","title":"How do stride length and stride frequency influence the energy-output during running?","volume":"14","author":[{"family":"Hogberg","given":"Paul"}]}},{"id":2953,"uris":["http://zotero.org/users/4343224/items/7GPWN7CJ"],"uri":["http://zotero.org/users/4343224/items/7GPWN7CJ"],"itemData":{"id":2953,"type":"article-journal","abstract":"On a treadmill, humans switch from walking to running beyond a characteristic transition speed. Here, we study human choice between walking and running in a more ecological (non-treadmill) setting. We asked subjects to travel a given distance overground in a given allowed time duration. During this task, the subjects carried, and could look at, a stopwatch that counted down to zero. As expected, if the total time available were large, humans walk the whole distance. If the time available were small, humans mostly run. For an intermediate total time, humans often use a mixture of walking at a slow speed and running at a higher speed. With analytical and computational optimization, we show that using a walk-run mixture at intermediate speeds and a walk-rest mixture at the lowest average speeds is predicted by metabolic energy minimization, even with costs for transients-a consequence of non-convex energy curves. Thus, sometimes, steady locomotion may not be energy optimal, and not preferred, even in the absence of fatigue. Assuming similar non-convex energy curves, we conjecture that similar walk-run mixtures may be energetically beneficial to children following a parent and animals on long leashes. Humans and other animals might also benefit energetically from alternating between moving forward and standing still on a slow and sufficiently long treadmill.","container-title":"Journal of the Royal Society, Interface","DOI":"10.1098/rsif.2012.0980","ISSN":"1742-5662","issue":"81","journalAbbreviation":"J R Soc Interface","language":"eng","note":"PMID: 23365192\nPMCID: PMC3627106","page":"20120980","source":"PubMed","title":"Walking, running, and resting under time, distance, and average speed constraints: optimality of walk-run-rest mixtures","title-short":"Walking, running, and resting under time, distance, and average speed constraints","volume":"10","author":[{"family":"Long","given":"Leroy L."},{"family":"Srinivasan","given":"Manoj"}],"issued":{"date-parts":[["2013",4,6]]}}},{"id":2770,"uris":["http://zotero.org/users/4343224/items/M8UYMQA9"],"uri":["http://zotero.org/users/4343224/items/M8UYMQA9"],"itemData":{"id":2770,"type":"article-journal","abstract":"A novel apparatus, composed by a controllable treadmill, a computer, and an ultrasonic range finder, is here proposed to help investigation of many aspects of spontaneous locomotion. The acceleration or deceleration of the subject, detected by the sensor and processed by the computer, is used to accelerate or decelerate the treadmill in real time. The system has been used to assess, in eight subjects, the self-selected speed of walking and running, the maximum “reasonable” speed of walking, and the minimum reasonable speed of running at different gradients (from level up to +25%). This evidenced the speed range at which humans neither walk nor run, from 7.2 ± 0.6 to 8.4 ± 1.1 km/h for level locomotion, slightly narrowing at steeper slopes. These data confirm previous results, obtained indirectly from stride frequency recordings. The self-selected speed of walking decreases with increasing gradient (from 5.0 ± 0.8 km/h at 0% to 3.0 ± 0.9 km/h at +25%) and seems to be </w:delInstrText>
        </w:r>
        <w:r w:rsidR="00904368" w:rsidRPr="009802F2" w:rsidDel="00D50221">
          <w:rPr>
            <w:rFonts w:ascii="Cambria Math" w:hAnsi="Cambria Math" w:cs="Cambria Math"/>
          </w:rPr>
          <w:delInstrText>∼</w:delInstrText>
        </w:r>
        <w:r w:rsidR="00904368" w:rsidRPr="009802F2" w:rsidDel="00D50221">
          <w:delInstrText xml:space="preserve">30% higher than the speed that minimizes the metabolic energy cost of walking, obtained from the literature, at all the investigated gradients. The advantages, limitations, and potential applications of the newly proposed methodology in physiology, biomechanics, and pathology of locomotion are discussed in this paper.","container-title":"Journal of Applied Physiology","DOI":"10.1152/japplphysiol.00128.2003","ISSN":"8750-7587, 1522-1601","issue":"2","journalAbbreviation":"Journal of Applied Physiology","language":"en","page":"838-843","source":"DOI.org (Crossref)","title":"A feedback-controlled treadmill (treadmill-on-demand) and the spontaneous speed of walking and running in humans","volume":"95","author":[{"family":"Minetti","given":"Alberto E."},{"family":"Boldrini","given":"Lorenzo"},{"family":"Brusamolin","given":"Laura"},{"family":"Zamparo","given":"Paola"},{"family":"McKee","given":"Tom"}],"issued":{"date-parts":[["2003",8]]}}},{"id":956,"uris":["http://zotero.org/users/4343224/items/SWPGPPIL"],"uri":["http://zotero.org/users/4343224/items/SWPGPPIL"],"itemData":{"id":956,"type":"article-journal","abstract":"Summary and ConclusionsEnergy expenditures in 12 male and 7 female untrained adult subjects were measured with Max Planck respirometers while walking in the laboratory at speeds of 24.4, 48.8, 73.2 and 97.6 meters/ min. The results were collated with those of other investigators, and the following conclusions were drawn:1.During level walking, the energy expenditure is a linear function of the square of the speed. The relation is: E˙w=29+0.0053v2E˙w=29+0.0053v2\\textbackslashdot E_w = 29 + 0.0053vˆ2 , where E˙wE˙w\\textbackslashdot E_w is energy expenditure in cal/min/kg, and v is speed in meters/min. 2.The energy expenditure per unit distance walked is derived from the above equation and is shown to be a hyperbola having a minimal value of 0.78 cal/meter/kg at a speed of 74 meters/min. 3.A given subject adopts a “natural” speed of walking that corresponds to a minimal value of the energy expenditure expressed as cal/ meter/kg.","container-title":"Internationale Zeitschrift für angewandte Physiologie einschließlich Arbeitsphysiologie","DOI":"10.1007/BF00698754","ISSN":"0020-9376, 1439-6327","issue":"4","language":"en","page":"277–283","title":"Energy-speed relation and optimal speed during level walking","volume":"17","author":[{"family":"Ralston","given":"H. J."}],"issued":{"date-parts":[["1958",10]]}}},{"id":2802,"uris":["http://zotero.org/users/4343224/items/QRBPN4C2"],"uri":["http://zotero.org/users/4343224/items/QRBPN4C2"],"itemData":{"id":2802,"type":"article-journal","abstract":"Objectives The purpose of this article is to test whether people choose to behave in a manner that reduces the amount of energy they use to travel a given distance. While this has been shown consistently for walking, it has never been tested with human running. Materials and Methods We collected energetic data and lower limb anthropometrics on nine men running at six different running speeds. We collected on all six speeds on 3 different days and took the average of the energetic values for each speed. On each day we also asked the participants to choose the speed at which they could comfortably run for an hour, and we took the average of these preferred speeds. We then fit a 2nd order polynomial to the energetic data and compared the speed at which the minimum cost of transport (SpMinCoT) occurred with their preferred running speed. Results All participants showed a curvilinear relationship between speed and their cost of transport (CoT). Additionally, the preferred speed was not significantly different than the speed at the minCoT (p = 0.215), and the best fit line between the minCoT and the CoT at the preferred speed was y = x (R2 = 0.994). Discussion Humans are able to preferentially identify the speed which minimizes energy expenditure during running, as well as in walking. Over long distances, energy conservation during running would be particularly crucial so further investigations should focus on the mechanisms by which people are able to detect their ‘optimal’ running speeds.","container-title":"American Journal of Physical Anthropology","DOI":"10.1002/ajpa.23187","ISSN":"1096-8644","issue":"1","language":"en","page":"85-93","source":"Wiley Online Library","title":"People choose to run at their optimal speed","volume":"163","author":[{"family":"Rathkey","given":"Joseph K."},{"family":"Wall‐Scheffler","given":"Cara M."}],"issued":{"date-parts":[["2017"]]}}},{"id":2950,"uris":["http://zotero.org/users/4343224/items/LHP483PT"],"uri":["http://zotero.org/users/4343224/items/LHP483PT"],"itemData":{"id":2950,"type":"article-journal","abstract":"Humans do not generally walk at constant speed, except perhaps on a treadmill. Normal walking involves starting, stopping and changing speeds, in addition to roughly steady locomotion. Here, we measure the metabolic energy cost of walking when changing speed. Subjects (healthy adults) walked with oscillating speeds on a constant-speed treadmill, alternating between walking slower and faster than the treadmill belt, moving back and forth in the laboratory frame. The metabolic rate for oscillating-speed walking was significantly higher than that for constant-speed walking (6–20% cost increase for ±0.13–0.27 m s−1 speed fluctuations). The metabolic rate increase was correlated with two models: a model based on kinetic energy fluctuations and an inverted pendulum walking model, optimized for oscillating-speed constraints. The cost of changing speeds may have behavioural implications: we predicted that the energy-optimal walking speed is lower for shorter distances. We measured preferred human walking speeds for different walking distances and found people preferred lower walking speeds for shorter distances as predicted. Further, analysing published daily walking-bout distributions, we estimate that the cost of changing speeds is 4–8% of daily walking energy budget.","container-title":"Biology Letters","DOI":"10.1098/rsbl.2015.0486","ISSN":"1744-9561","issue":"9","journalAbbreviation":"Biol Lett","note":"PMID: 26382072\nPMCID: PMC4614425","source":"PubMed Central","title":"The metabolic cost of changing walking speeds is significant, implies lower optimal speeds for shorter distances, and increases daily energy estimates","URL":"https://www.ncbi.nlm.nih.gov/pmc/articles/PMC4614425/","volume":"11","author":[{"family":"Seethapathi","given":"Nidhi"},{"family":"Srinivasan","given":"Manoj"}],"accessed":{"date-parts":[["2020",10,2]]},"issued":{"date-parts":[["2015",9]]}}},{"id":989,"uris":["http://zotero.org/users/4343224/items/8CYNLCMY"],"uri":["http://zotero.org/users/4343224/items/8CYNLCMY"],"itemData":{"id":989,"type":"article-journal","abstract":"Summary People prefer to move in ways that minimize their energetic cost [1, 2, 3, 4, 5, 6, 7, 8, 9]. For example, people tend to walk at a speed that minimizes energy use per unit distance [5, 6, 7, 8] and, for that speed, they select a step frequency that makes walking less costly [3, 4, 6, 10, 11, 12]. Although aspects of this preference appear to be established over both evolutionary [9, 13, 14, 15] and developmental [16] timescales, it remains unclear whether people can also optimize energetic cost in real time. Here we show that during walking, people readily adapt established motor programs to minimize energy use. To accomplish this, we used robotic exoskeletons to shift people’s energetically optimal step frequency to frequencies higher and lower than normally preferred. In response, we found that subjects adapted their step frequency to converge on the new energetic optima within minutes and in response to relatively small savings in cost (\\textless5%). When transiently perturbed from their new optimal gait, subjects relied on an updated prediction to rapidly re-converge within seconds. Our collective findings indicate that energetic cost is not just an outcome of movement, but also plays a central role in continuously shaping it.","container-title":"Current Biology","DOI":"10.1016/j.cub.2015.08.016","ISSN":"0960-9822","issue":"18","page":"2452–2456","title":"Humans Can Continuously Optimize Energetic Cost during Walking","volume":"25","author":[{"family":"Selinger","given":"Jessica C."},{"family":"O’Connor","given":"Shawn M."},{"family":"Wong","given":"Jeremy D."},{"family":"Donelan","given":"J. Maxwell"}],"issued":{"date-parts":[["2015",9]]}}}],"schema":"https://github.com/citation-style-language/schema/raw/master/csl-citation.json"} </w:delInstrText>
        </w:r>
        <w:r w:rsidR="00634ADF" w:rsidRPr="009802F2" w:rsidDel="00D50221">
          <w:fldChar w:fldCharType="separate"/>
        </w:r>
        <w:r w:rsidR="00904368" w:rsidRPr="009802F2" w:rsidDel="00D50221">
          <w:rPr>
            <w:rFonts w:ascii="Calibri" w:hAnsi="Calibri" w:cs="Calibri"/>
            <w:szCs w:val="24"/>
          </w:rPr>
          <w:delText>(Agiovlasitis et al., 2011; Bertram &amp; Ruina, 2001; Browning &amp; Kram, 2005; Handford &amp; Srinivasan, 2014; Hogberg, n.d.; Long &amp; Srinivasan, 2013; Minetti et al., 2003; Ralston, 1958; Rathkey &amp; Wall‐Scheffler, 2017; Seethapathi &amp; Srinivasan, 2015; Selinger et al., 2015)</w:delText>
        </w:r>
        <w:r w:rsidR="00634ADF" w:rsidRPr="009802F2" w:rsidDel="00D50221">
          <w:fldChar w:fldCharType="end"/>
        </w:r>
        <w:r w:rsidR="00CA0557" w:rsidRPr="009802F2" w:rsidDel="00D50221">
          <w:delText xml:space="preserve"> \cite{ralston_energy-speed_1958,browning_energetic_2005,minetti_feedback-controlled_2003,selinger_humans_2015,rathkey_people_2017}. In this study however, we found that subjects typically </w:delText>
        </w:r>
      </w:del>
      <w:del w:id="2307" w:author="Garrick W Bruening" w:date="2020-10-02T13:52:00Z">
        <w:r w:rsidR="00CA0557" w:rsidRPr="009802F2" w:rsidDel="0074550F">
          <w:delText>don't</w:delText>
        </w:r>
      </w:del>
      <w:del w:id="2308" w:author="Garrick W Bruening" w:date="2020-10-06T12:04:00Z">
        <w:r w:rsidR="00CA0557" w:rsidRPr="009802F2" w:rsidDel="00D50221">
          <w:delText xml:space="preserve"> make their reaching movements at the metabolic minimum. A possible explanation is that when making reaching movements effort is discounted by time. Temporal discounting has been shown in relation to rewards as well as cost of time </w:delText>
        </w:r>
        <w:r w:rsidR="00131DF8" w:rsidRPr="009802F2" w:rsidDel="00D50221">
          <w:fldChar w:fldCharType="begin"/>
        </w:r>
        <w:r w:rsidR="00904368" w:rsidRPr="009802F2" w:rsidDel="00D50221">
          <w:delInstrText xml:space="preserve"> ADDIN ZOTERO_ITEM CSL_CITATION {"citationID":"5bB95O7i","properties":{"formattedCitation":"(Myerson &amp; Green, 1995; Shadmehr et al., 2010; Summerside, Kram Rodger, et al., 2018)","plainCitation":"(Myerson &amp; Green, 1995; Shadmehr et al., 2010; Summerside, Kram Rodger, et al., 2018)","noteIndex":0},"citationItems":[{"id":1049,"uris":["http://zotero.org/users/4343224/items/KIMAFIF3"],"uri":["http://zotero.org/users/4343224/items/KIMAFIF3"],"itemData":{"id":1049,"type":"article-journal","abstract":"The present paper addresses the question of the form of the mathematical relation between the time until a delayed reward and its present value. Data are presented from an experiment in which subjects chose between hypothetical amounts of money available either immediately or after a delay (Green, Fry, &amp; Myerson, 1994). Analyses of the behavior of individual young adults demonstrated that temporal discounting is better described by hyperbola-like functions than by exponential decay functions. For most individuals, the parameter that determines the rate of discounting varied inversely with amount. Raising the denominator of the discounting function to a power resulted in better descriptions of the data from most subjects. Two possible derivations of the temporal discounting function are proposed, a repeated choice model and an expected value model. These provide theoretical interpretations for amount-dependent discounting but amount-independent exponent parameters.","container-title":"Journal of the Experimental Analysis of Behavior","DOI":"10.1901/jeab.1995.64-263","ISSN":"0022-5002","issue":"3","note":"PMID: 16812772\nPMCID: PMC1350137","page":"263–276","title":"Discounting of delayed rewards: Models of individual choice","title-short":"Discounting of delayed rewards","volume":"64","author":[{"family":"Myerson","given":"Joel"},{"family":"Green","given":"Leonard"}],"issued":{"date-parts":[["1995",11]]}}},{"id":1047,"uris":["http://zotero.org/users/4343224/items/RDKPK537"],"uri":["http://zotero.org/users/4343224/items/RDKPK537"],"itemData":{"id":1047,"type":"article-journal","abstract":"Why do movements take a characteristic amount of time, and why do diseases that affect the reward system alter control of movements? Suppose that the purpose of any movement is to position our body in a more rewarding state. People and other animals discount future reward as a hyperbolic function of time. Here, we show that across populations of people and monkeys there is a correlation between discounting of reward and control of movements. We consider saccadic eye movements and hypothesize that duration of a movement is equivalent to a delay of reward. The hyperbolic cost of this delay not only accounts for kinematics of saccades in adults, it also accounts for the faster saccades of children, who temporally discount reward more steeply. Our theory explains why saccade velocities increase when reward is elevated, and why disorders in the encoding of reward, for example in Parkinson's disease and schizophrenia, produce changes in saccade. We show that delay of reward elevates the cost of saccades, reducing velocities. Finally, we consider coordinated movements that include motion of eyes and head and find that their kinematics is also consistent with a hyperbolic, reward-dependent cost of time. Therefore, each voluntary movement carries a cost because its duration delays acquisition of reward. The cost depends on the value that the brain assigns to stimuli, and the rate at which it discounts this value in time. The motor commands that move our eyes reflect this cost of time.","container-title":"Journal of Neuroscience","DOI":"10.1523/JNEUROSCI.1343-10.2010","ISSN":"0270-6474, 1529-2401","issue":"31","language":"en","note":"PMID: 20685993","page":"10507–10516","title":"Temporal Discounting of Reward and the Cost of Time in Motor Control","volume":"30","author":[{"family":"Shadmehr","given":"Reza"},{"family":"Xivry","given":"Jean Jacques Orban","dropping-particle":"de"},{"family":"Xu-Wilson","given":"Minnan"},{"family":"Shih","given":"Ting-Yu"}],"issued":{"date-parts":[["2010",8]]}}},{"id":25,"uris":["http://zotero.org/users/4343224/items/47L83UHW"],"uri":["http://zotero.org/users/4343224/items/47L83UHW"],"itemData":{"id":25,"type":"article-journal","abstract":"Humans naturally select several parameters within a gait that correspond with minimizing metabolic cost. Much less is understood about the role of metabolic cost in selecting between gaits. Here, we asked participants to decide between walking or running out and back to different gait specific markers. The distance of the walking marker was adjusted after each decision to identify relative distances where individuals switched gait preferences. We found that neither minimizing solely metabolic energy nor minimizing solely movement time could predict how the group decided between gaits. Of our twenty participants, six behaved in a way that tended towards minimizing metabolic energy, while eight favoured strategies that tended more towards minimizing movement time. The remaining six participants could not be explained by minimizing a single cost. We provide evidence that humans consider not just a single movement cost, but instead a weighted combination of these conflicting costs with their relative contributions varying across participants. Individuals who placed a higher relative value on time ran faster than individuals who placed a higher relative value on metabolic energy. Sensitivity to temporal costs also explained variability in an individual's preferred velocity as a function of increasing running distance. Interestingly, these differences in velocity both within and across participants were absent in walking, possibly due to a steeper metabolic cost of transport curve. We conclude that metabolic cost plays an essential, but not exclusive role in gait decisions.","container-title":"Journal of The Royal Society Interface","DOI":"10.1098/rsif.2018.0197","issue":"143","page":"20180197","title":"Contributions of metabolic and temporal costs to human gait selection","volume":"15","author":[{"family":"Summerside","given":"Erik M."},{"literal":"Kram Rodger"},{"literal":"Ahmed Alaa A."}],"issued":{"date-parts":[["2018",6]]}}}],"schema":"https://github.com/citation-style-language/schema/raw/master/csl-citation.json"} </w:delInstrText>
        </w:r>
        <w:r w:rsidR="00131DF8" w:rsidRPr="009802F2" w:rsidDel="00D50221">
          <w:fldChar w:fldCharType="separate"/>
        </w:r>
        <w:r w:rsidR="00904368" w:rsidRPr="009802F2" w:rsidDel="00D50221">
          <w:rPr>
            <w:rFonts w:ascii="Calibri" w:hAnsi="Calibri" w:cs="Calibri"/>
          </w:rPr>
          <w:delText>(Myerson &amp; Green, 1995; Shadmehr et al., 2010; Summerside, Kram Rodger, et al., 2018)</w:delText>
        </w:r>
        <w:r w:rsidR="00131DF8" w:rsidRPr="009802F2" w:rsidDel="00D50221">
          <w:fldChar w:fldCharType="end"/>
        </w:r>
        <w:r w:rsidR="00CA0557" w:rsidRPr="009802F2" w:rsidDel="00D50221">
          <w:delText xml:space="preserve">\cite{myerson_discounting_1995,shadmehr_temporal_2010,summerside_vigor_2018}. The utility model presented here assumes that both reward </w:delText>
        </w:r>
      </w:del>
      <w:ins w:id="2309" w:author="Garrick" w:date="2020-10-02T14:45:00Z">
        <w:del w:id="2310" w:author="Garrick W Bruening" w:date="2020-10-06T12:04:00Z">
          <w:r w:rsidR="009051EF" w:rsidRPr="009802F2" w:rsidDel="00D50221">
            <w:delText>(</w:delText>
          </w:r>
          <w:r w:rsidR="009051EF" w:rsidRPr="009802F2" w:rsidDel="00D50221">
            <w:rPr>
              <w:rFonts w:cstheme="minorHAnsi"/>
            </w:rPr>
            <w:delText>α)</w:delText>
          </w:r>
          <w:r w:rsidR="009051EF" w:rsidRPr="009802F2" w:rsidDel="00D50221">
            <w:delText xml:space="preserve"> </w:delText>
          </w:r>
        </w:del>
      </w:ins>
      <w:del w:id="2311" w:author="Garrick W Bruening" w:date="2020-10-06T12:04:00Z">
        <w:r w:rsidR="00CA0557" w:rsidRPr="009802F2" w:rsidDel="00D50221">
          <w:delText>($\alpha$) and effort ($\dot{e}$</w:delText>
        </w:r>
      </w:del>
      <w:ins w:id="2312" w:author="Garrick" w:date="2020-10-02T14:45:00Z">
        <w:del w:id="2313" w:author="Garrick W Bruening" w:date="2020-10-06T12:04:00Z">
          <w:r w:rsidR="009051EF" w:rsidRPr="009802F2" w:rsidDel="00D50221">
            <w:delText>E</w:delText>
          </w:r>
        </w:del>
      </w:ins>
      <w:del w:id="2314" w:author="Garrick W Bruening" w:date="2020-10-06T12:04:00Z">
        <w:r w:rsidR="00CA0557" w:rsidRPr="009802F2" w:rsidDel="00D50221">
          <w:delText xml:space="preserve">) are both discounted by time </w:delText>
        </w:r>
        <w:r w:rsidR="009051EF" w:rsidRPr="009802F2" w:rsidDel="00D50221">
          <w:fldChar w:fldCharType="begin"/>
        </w:r>
        <w:r w:rsidR="00904368" w:rsidRPr="009802F2" w:rsidDel="00D50221">
          <w:delInstrText xml:space="preserve"> ADDIN ZOTERO_ITEM CSL_CITATION {"citationID":"PGdwDm6g","properties":{"formattedCitation":"(Shadmehr et al., 2016)","plainCitation":"(Shadmehr et al., 2016)","noteIndex":0},"citationItems":[{"id":811,"uris":["http://zotero.org/users/4343224/items/3UEEVG5R"],"uri":["http://zotero.org/users/4343224/items/3UEEVG5R"],"itemData":{"id":811,"type":"article-journal","abstract":"Given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delInstrText>
        </w:r>
        <w:r w:rsidR="009051EF" w:rsidRPr="009802F2" w:rsidDel="00D50221">
          <w:fldChar w:fldCharType="separate"/>
        </w:r>
        <w:r w:rsidR="00904368" w:rsidRPr="009802F2" w:rsidDel="00D50221">
          <w:rPr>
            <w:rFonts w:ascii="Calibri" w:hAnsi="Calibri" w:cs="Calibri"/>
          </w:rPr>
          <w:delText>(Shadmehr et al., 2016)</w:delText>
        </w:r>
        <w:r w:rsidR="009051EF" w:rsidRPr="009802F2" w:rsidDel="00D50221">
          <w:fldChar w:fldCharType="end"/>
        </w:r>
        <w:r w:rsidR="00CA0557" w:rsidRPr="009802F2" w:rsidDel="00D50221">
          <w:delText>\cite{shadmehr_representation_2016}.</w:delText>
        </w:r>
      </w:del>
      <w:ins w:id="2315" w:author="Garrick" w:date="2020-10-02T14:45:00Z">
        <w:del w:id="2316" w:author="Garrick W Bruening" w:date="2020-10-06T12:04:00Z">
          <w:r w:rsidR="009051EF" w:rsidRPr="009802F2" w:rsidDel="00D50221">
            <w:delText>.</w:delText>
          </w:r>
        </w:del>
      </w:ins>
      <w:del w:id="2317" w:author="Garrick W Bruening" w:date="2020-10-06T12:04:00Z">
        <w:r w:rsidR="00CA0557" w:rsidRPr="009802F2" w:rsidDel="00D50221">
          <w:delText xml:space="preserve"> When discounting both by time, either gross metabolic cost or net metabolic cost can explain the preferred reach duration. However, the type of metabolic cost that we use affects the $\alpha$</w:delText>
        </w:r>
      </w:del>
      <w:ins w:id="2318" w:author="Garrick" w:date="2020-10-02T14:46:00Z">
        <w:del w:id="2319" w:author="Garrick W Bruening" w:date="2020-10-06T12:04:00Z">
          <w:r w:rsidR="00E76D6B" w:rsidRPr="009802F2" w:rsidDel="00D50221">
            <w:rPr>
              <w:rFonts w:cstheme="minorHAnsi"/>
            </w:rPr>
            <w:delText>α</w:delText>
          </w:r>
        </w:del>
      </w:ins>
      <w:del w:id="2320" w:author="Garrick W Bruening" w:date="2020-10-06T12:04:00Z">
        <w:r w:rsidR="00CA0557" w:rsidRPr="009802F2" w:rsidDel="00D50221">
          <w:delText xml:space="preserve"> parameter that is fit in the utility framework (Eq.</w:delText>
        </w:r>
      </w:del>
      <w:del w:id="2321" w:author="Garrick W Bruening" w:date="2020-10-06T11:51:00Z">
        <w:r w:rsidR="00CA0557" w:rsidRPr="009802F2" w:rsidDel="00784ACF">
          <w:delText xml:space="preserve"> \ref{eq:utility_fit})</w:delText>
        </w:r>
      </w:del>
      <w:del w:id="2322" w:author="Garrick W Bruening" w:date="2020-10-06T12:04:00Z">
        <w:r w:rsidR="00CA0557" w:rsidRPr="009802F2" w:rsidDel="00D50221">
          <w:delText xml:space="preserve">. Using net metabolic cost we find $\alpha = 51.97$, and using gross metabolic cost we find </w:delText>
        </w:r>
      </w:del>
      <w:ins w:id="2323" w:author="Garrick" w:date="2020-10-02T14:46:00Z">
        <w:del w:id="2324" w:author="Garrick W Bruening" w:date="2020-10-06T12:04:00Z">
          <w:r w:rsidR="00E76D6B" w:rsidRPr="009802F2" w:rsidDel="00D50221">
            <w:rPr>
              <w:rFonts w:cstheme="minorHAnsi"/>
            </w:rPr>
            <w:delText>α</w:delText>
          </w:r>
          <w:r w:rsidR="00E76D6B" w:rsidRPr="009802F2" w:rsidDel="00D50221">
            <w:delText xml:space="preserve"> </w:delText>
          </w:r>
        </w:del>
      </w:ins>
      <w:del w:id="2325" w:author="Garrick W Bruening" w:date="2020-10-06T12:04:00Z">
        <w:r w:rsidR="00CA0557" w:rsidRPr="009802F2" w:rsidDel="00D50221">
          <w:delText xml:space="preserve">$\alpha = </w:delText>
        </w:r>
      </w:del>
      <w:ins w:id="2326" w:author="Garrick" w:date="2020-10-02T14:47:00Z">
        <w:del w:id="2327" w:author="Garrick W Bruening" w:date="2020-10-06T12:04:00Z">
          <w:r w:rsidR="00EA66FF" w:rsidRPr="009802F2" w:rsidDel="00D50221">
            <w:delText>68.137</w:delText>
          </w:r>
        </w:del>
      </w:ins>
      <w:del w:id="2328" w:author="Garrick W Bruening" w:date="2020-10-06T12:04:00Z">
        <w:r w:rsidR="00CA0557" w:rsidRPr="009802F2" w:rsidDel="00D50221">
          <w:delText xml:space="preserve">126.21$. </w:delText>
        </w:r>
      </w:del>
    </w:p>
    <w:p w14:paraId="1677D83E" w14:textId="5911C567" w:rsidR="006C01C5" w:rsidRPr="009802F2" w:rsidDel="00D50221" w:rsidRDefault="006C01C5" w:rsidP="00CA0557">
      <w:pPr>
        <w:rPr>
          <w:del w:id="2329" w:author="Garrick W Bruening" w:date="2020-10-06T12:04:00Z"/>
        </w:rPr>
      </w:pPr>
      <w:ins w:id="2330" w:author="Alaa Ahmed" w:date="2020-08-05T11:15:00Z">
        <w:del w:id="2331" w:author="Garrick W Bruening" w:date="2020-10-05T15:38:00Z">
          <w:r w:rsidRPr="009802F2">
            <w:delText xml:space="preserve">COT references: </w:delText>
          </w:r>
        </w:del>
      </w:ins>
      <w:ins w:id="2332" w:author="Alaa Ahmed" w:date="2020-08-05T11:16:00Z">
        <w:del w:id="2333" w:author="Garrick W Bruening" w:date="2020-10-05T15:38:00Z">
          <w:r w:rsidR="0052684D" w:rsidRPr="009802F2">
            <w:delText>walking</w:delText>
          </w:r>
          <w:r w:rsidR="00755965" w:rsidRPr="009802F2">
            <w:delText>, running</w:delText>
          </w:r>
        </w:del>
      </w:ins>
      <w:ins w:id="2334" w:author="Alaa Ahmed" w:date="2020-08-05T11:18:00Z">
        <w:del w:id="2335" w:author="Garrick W Bruening" w:date="2020-10-05T15:38:00Z">
          <w:r w:rsidR="00CE3F26" w:rsidRPr="009802F2">
            <w:delText xml:space="preserve"> (Hogberg)</w:delText>
          </w:r>
        </w:del>
      </w:ins>
      <w:ins w:id="2336" w:author="Alaa Ahmed" w:date="2020-08-05T11:16:00Z">
        <w:del w:id="2337" w:author="Garrick W Bruening" w:date="2020-10-05T15:38:00Z">
          <w:r w:rsidR="00755965" w:rsidRPr="009802F2">
            <w:delText>, sideways walking</w:delText>
          </w:r>
        </w:del>
      </w:ins>
      <w:ins w:id="2338" w:author="Alaa Ahmed" w:date="2020-08-05T11:18:00Z">
        <w:del w:id="2339" w:author="Garrick W Bruening" w:date="2020-10-05T15:38:00Z">
          <w:r w:rsidR="00CE3F26" w:rsidRPr="009802F2">
            <w:delText xml:space="preserve"> (Handford 2014) </w:delText>
          </w:r>
        </w:del>
      </w:ins>
      <w:ins w:id="2340" w:author="Alaa Ahmed" w:date="2020-08-05T11:16:00Z">
        <w:del w:id="2341" w:author="Garrick W Bruening" w:date="2020-10-05T15:38:00Z">
          <w:r w:rsidR="00755965" w:rsidRPr="009802F2">
            <w:delText>, exos</w:delText>
          </w:r>
        </w:del>
      </w:ins>
      <w:ins w:id="2342" w:author="Alaa Ahmed" w:date="2020-08-05T11:18:00Z">
        <w:del w:id="2343" w:author="Garrick W Bruening" w:date="2020-10-05T15:38:00Z">
          <w:r w:rsidR="00CE3F26" w:rsidRPr="009802F2">
            <w:delText xml:space="preserve"> (Selinger 2015)</w:delText>
          </w:r>
        </w:del>
      </w:ins>
      <w:ins w:id="2344" w:author="Alaa Ahmed" w:date="2020-08-05T11:17:00Z">
        <w:del w:id="2345" w:author="Garrick W Bruening" w:date="2020-10-05T15:38:00Z">
          <w:r w:rsidR="00755965" w:rsidRPr="009802F2">
            <w:delText>, sf and sl</w:delText>
          </w:r>
        </w:del>
      </w:ins>
      <w:ins w:id="2346" w:author="Alaa Ahmed" w:date="2020-08-05T11:18:00Z">
        <w:del w:id="2347" w:author="Garrick W Bruening" w:date="2020-10-05T15:38:00Z">
          <w:r w:rsidR="00CE3F26" w:rsidRPr="009802F2">
            <w:delText xml:space="preserve"> (</w:delText>
          </w:r>
          <w:r w:rsidR="00516F95" w:rsidRPr="009802F2">
            <w:delText>Bertram 2001)</w:delText>
          </w:r>
        </w:del>
      </w:ins>
      <w:ins w:id="2348" w:author="Alaa Ahmed" w:date="2020-08-05T11:17:00Z">
        <w:del w:id="2349" w:author="Garrick W Bruening" w:date="2020-10-05T15:38:00Z">
          <w:r w:rsidR="00755965" w:rsidRPr="009802F2">
            <w:delText>, short distances</w:delText>
          </w:r>
        </w:del>
      </w:ins>
      <w:ins w:id="2350" w:author="Alaa Ahmed" w:date="2020-08-05T11:18:00Z">
        <w:del w:id="2351" w:author="Garrick W Bruening" w:date="2020-10-05T15:38:00Z">
          <w:r w:rsidR="00516F95" w:rsidRPr="009802F2">
            <w:delText xml:space="preserve"> (Seethapathi 2015)</w:delText>
          </w:r>
        </w:del>
      </w:ins>
      <w:ins w:id="2352" w:author="Alaa Ahmed" w:date="2020-08-05T11:17:00Z">
        <w:del w:id="2353" w:author="Garrick W Bruening" w:date="2020-10-05T15:38:00Z">
          <w:r w:rsidR="00755965" w:rsidRPr="009802F2">
            <w:delText>, walking vs running</w:delText>
          </w:r>
        </w:del>
      </w:ins>
      <w:ins w:id="2354" w:author="Alaa Ahmed" w:date="2020-08-05T11:19:00Z">
        <w:del w:id="2355" w:author="Garrick W Bruening" w:date="2020-10-05T15:38:00Z">
          <w:r w:rsidR="00516F95" w:rsidRPr="009802F2">
            <w:delText xml:space="preserve"> (Long 2013)</w:delText>
          </w:r>
        </w:del>
      </w:ins>
      <w:ins w:id="2356" w:author="Alaa Ahmed" w:date="2020-08-05T11:17:00Z">
        <w:del w:id="2357" w:author="Garrick W Bruening" w:date="2020-10-05T15:38:00Z">
          <w:r w:rsidR="00587724" w:rsidRPr="009802F2">
            <w:delText>, down syndrom</w:delText>
          </w:r>
        </w:del>
      </w:ins>
      <w:ins w:id="2358" w:author="Alaa Ahmed" w:date="2020-08-05T11:19:00Z">
        <w:del w:id="2359" w:author="Garrick W Bruening" w:date="2020-10-05T15:38:00Z">
          <w:r w:rsidR="00516F95" w:rsidRPr="009802F2">
            <w:delText>e (Agivlasitis 2011).  See Manoj’s paper</w:delText>
          </w:r>
        </w:del>
      </w:ins>
    </w:p>
    <w:p w14:paraId="3084B065" w14:textId="186BB9CC" w:rsidR="00CA0557" w:rsidRPr="009802F2" w:rsidDel="00D50221" w:rsidRDefault="00BD6ADC" w:rsidP="00CA0557">
      <w:pPr>
        <w:rPr>
          <w:del w:id="2360" w:author="Garrick W Bruening" w:date="2020-10-06T12:04:00Z"/>
        </w:rPr>
      </w:pPr>
      <w:ins w:id="2361" w:author="Alaa Ahmed" w:date="2020-08-03T16:08:00Z">
        <w:del w:id="2362" w:author="Garrick W Bruening" w:date="2020-10-06T12:04:00Z">
          <w:r w:rsidRPr="009802F2" w:rsidDel="00D50221">
            <w:delText xml:space="preserve">Quadratic representation: </w:delText>
          </w:r>
        </w:del>
      </w:ins>
      <w:del w:id="2363" w:author="Garrick W Bruening" w:date="2020-10-06T12:04:00Z">
        <w:r w:rsidR="00CA0557" w:rsidRPr="009802F2" w:rsidDel="00D50221">
          <w:delText>To determine the metabolic rate of a movement subjects need to have a large increase in the rate of movement over resting metabolic rate. Collecting metabolic cost data is fairly difficult for arm reaching as the net change from resting is relatively small (compared to running and walking). This leads researchers to minimizing a proxy for metabolic cost in many studies</w:delText>
        </w:r>
      </w:del>
      <w:ins w:id="2364" w:author="Garrick" w:date="2020-10-02T14:47:00Z">
        <w:del w:id="2365" w:author="Garrick W Bruening" w:date="2020-10-06T12:04:00Z">
          <w:r w:rsidR="00B808A6" w:rsidRPr="009802F2" w:rsidDel="00D50221">
            <w:delText xml:space="preserve"> </w:delText>
          </w:r>
        </w:del>
      </w:ins>
      <w:del w:id="2366" w:author="Garrick W Bruening" w:date="2020-10-06T12:04:00Z">
        <w:r w:rsidR="00B808A6" w:rsidRPr="009802F2" w:rsidDel="00D50221">
          <w:fldChar w:fldCharType="begin"/>
        </w:r>
        <w:r w:rsidR="00904368" w:rsidRPr="009802F2" w:rsidDel="00D50221">
          <w:delInstrText xml:space="preserve"> ADDIN ZOTERO_ITEM CSL_CITATION {"citationID":"01eIo7Re","properties":{"formattedCitation":"(Berret et al., 2008; Fagg et al., 2002; Flash &amp; Hogan, 1985; Kistemaker et al., 2010; Nakano et al., 1999; Uno et al., 1989)","plainCitation":"(Berret et al., 2008; Fagg et al., 2002; Flash &amp; Hogan, 1985; Kistemaker et al., 2010; Nakano et al., 1999; Uno et al., 1989)","noteIndex":0},"citationItems":[{"id":876,"uris":["http://zotero.org/users/4343224/items/SCXID27I"],"uri":["http://zotero.org/users/4343224/items/SCXID27I"],"itemData":{"id":876,"type":"article-journal","abstract":"Author Summary When performing reaching and grasping movements, the brain has to choose one trajectory among an infinite set of possibilities. Nevertheless, because human and animal movements provide highly stereotyped features, motor strategies used by the brain were assumed to be optimal according to certain optimality criteria. In this study, we propose a theoretical model for motor planning of arm movements that minimizes a compromise between the absolute work exerted by the muscles and the integral of the squared acceleration. We demonstrate that under these assumptions agonistic and antagonistic muscles are inactivated during overlapping periods of time for quick enough movements. Moreover, it is shown that only this type of criterion can predict these inactivation periods. Finally, experimental evidence is in agreement with the predictions of the model. Indeed, we report the existence of simultaneous inactivation of opposing muscles during fast vertical arm movements. Therefore, this study suggests that biological movements partly optimize the energy expenditure, integrating both inertial and gravitational forces during the motor planning process.","container-title":"PLOS Computational Biology","DOI":"10.1371/journal.pcbi.1000194","ISSN":"1553-7358","issue":"10","language":"en","page":"e1000194","title":"The Inactivation Principle: Mathematical Solutions Minimizing the Absolute Work and Biological Implications for the Planning of Arm Movements","title-short":"The Inactivation Principle","volume":"4","author":[{"family":"Berret","given":"Bastien"},{"family":"Darlot","given":"Christian"},{"family":"Jean","given":"Frédéric"},{"family":"Pozzo","given":"Thierry"},{"family":"Papaxanthis","given":"Charalambos"},{"family":"Gauthier","given":"Jean Paul"}],"issued":{"date-parts":[["2008",10]]}}},{"id":889,"uris":["http://zotero.org/users/4343224/items/2GXEFLPI"],"uri":["http://zotero.org/users/4343224/items/2GXEFLPI"],"itemData":{"id":889,"type":"article-journal","abstract":"To execute a movement, the CNS must appropriately select and activate the set of muscles that will produce the desired movement. This problem is particularly difficult because a variety of muscle subsets can usually be used to produce the same joint motion. The motor system is therefore faced with a motor redundancy problem that must be resolved to produce the movement. In this paper, we present a model of muscle recruitment in the wrist step-tracking task. Muscle activation levels for five muscles are selected so as to satisfy task constraints (moving to the designated target) while also minimizing a measure of the total effort in producing the movement. Imposing these constraints yields muscle activation patterns qualitatively similar to those observed experimentally. In particular, the model reproduces the observed cosine-like recruitment of muscles as a function of movement direction and also appropriately predicts that certain muscles will be recruited most strongly in movement directions that differ significantly from their direction of action. These results suggest that the observed recruitment behavior may not be an explicit strategy employed by the nervous system, but instead may result from a process of movement optimization.","container-title":"Journal of Neurophysiology","DOI":"10.1152/jn.00621.2002","ISSN":"0022-3077","issue":"6","page":"3348–3358","title":"A Computational Model of Muscle Recruitment for Wrist Movements","volume":"88","author":[{"family":"Fagg","given":"Andrew H."},{"family":"Shah","given":"Ashvin"},{"family":"Barto","given":"Andrew G."}],"issued":{"date-parts":[["2002",12]]}}},{"id":767,"uris":["http://zotero.org/users/4343224/items/5YXUE584"],"uri":["http://zotero.org/users/4343224/items/5YXUE584"],"itemData":{"id":767,"type":"article-journal","abstract":"This paper presents studies of the coordination of voluntary human arm movements. A mathematical model is formulated which is shown to predict both the qualitative features and the quantitative details observed experimentally in planar, multijoint arm movements. Coordination is modeled mathematically by defining an objective function, a measure of performance for any possible movement. The unique trajectory which yields the best performance is determined using dynamic optimization theory. In the work presented here, the objective function is the square of the magnitude of jerk (rate of change of acceleration) of the hand integrated over the entire movement. This is equivalent to assuming that a major goal of motor coordination is the production of the smoothest possible movement of the hand. Experimental observations of human subjects performing voluntary unconstrained movements in a horizontal plane are presented. They confirm the following predictions of the mathematical model: unconstrained point-to-point motions are approximately straight with bell-shaped tangential velocity profiles; curved motions (through an intermediate point or around an obstacle) have portions of low curvature joined by portions of high curvature; at points of high curvature, the tangential velocity is reduced; the durations of the low-curvature portions are approximately equal. The theoretical analysis is based solely on the kinematics of movement independent of the dynamics of the musculoskeletal system and is successful only when formulated in terms of the motion of the hand in extracorporal space. The implications with respect to movement organization are discussed.","container-title":"Journal of Neuroscience","ISSN":"0270-6474, 1529-2401","issue":"7","language":"en","note":"PMID: 4020415","page":"1688–1703","title":"The coordination of arm movements: an experimentally confirmed mathematical model","title-short":"The coordination of arm movements","volume":"5","author":[{"family":"Flash","given":"T."},{"family":"Hogan","given":"N."}],"issued":{"date-parts":[["1985",7]]}}},{"id":58,"uris":["http://zotero.org/users/4343224/items/PJFAMRZ9"],"uri":["http://zotero.org/users/4343224/items/PJFAMRZ9"],"itemData":{"id":58,"type":"article-journal","abstract":"It has been widely suggested that the many degrees of freedom of the musculoskeletal system may be exploited by the CNS to minimize energy cost. We tested this idea by having subjects making point-to-point movements while grasping a robotic manipulandum. The robot created a force field chosen such that the minimal energy hand path for reaching movements differed substantially from those observed in a null field. The results show that after extended exposure to the force field, subjects continued to move exactly as they did in the null field and thus used substantially more energy than needed. Even after practicing to move along the minimal energy path, subjects did not adapt their freely chosen hand paths to reduce energy expenditure. The results of this study indicate that for point-to-point arm movements minimization of energy cost is not a dominant factor that influences how the CNS arrives at kinematics and associated muscle activation patterns.","container-title":"Journal of Neurophysiology","DOI":"10.1152/jn.00483.2010","ISSN":"0022-3077","issue":"6","journalAbbreviation":"Journal of Neurophysiology","page":"2985-2994","source":"physiology.org (Atypon)","title":"The Central Nervous System Does Not Minimize Energy Cost in Arm Movements","volume":"104","author":[{"family":"Kistemaker","given":"Dinant A."},{"family":"Wong","given":"Jeremy D."},{"family":"Gribble","given":"Paul L."}],"issued":{"date-parts":[["2010",9,8]]}}},{"id":780,"uris":["http://zotero.org/users/4343224/items/XQ9ZIR65"],"uri":["http://zotero.org/users/4343224/items/XQ9ZIR65"],"itemData":{"id":780,"type":"article-journal","abstract":"Quantitative examinations of internal representations for arm trajectory planning: minimum commanded torque change model. A number of invariant features of multijoint planar reaching movements have been observed in measured hand trajectories. These features include roughly straight hand paths and bell-shaped speed profiles where the trajectory curvatures between transverse and radial movements have been found to be different. For quantitative and statistical investigations, we obtained a large amount of trajectory data within a wide range of the workspace in the horizontal and sagittal planes (400 trajectories for each subject). A pair of movements within the horizontal and sagittal planes was set to be equivalent in the elbow and shoulder flexion/extension. The trajectory curvatures of the corresponding pair in these planes were almost the same. Moreover, these curvatures can be accurately reproduced with a linear regression from the summation of rotations in the elbow and shoulder joints. This means that trajectory curvatures systematically depend on the movement location and direction represented in the intrinsic body coordinates. We then examined the following four candidates as planning spaces and the four corresponding computational models for trajectory planning. The candidates were as follows: the minimum hand jerk model in an extrinsic-kinematic space, the minimum angle jerk model in an intrinsic-kinematic space, the minimum torque change model in an intrinsic-dynamic-mechanical space, and the minimum commanded torque change model in an intrinsic-dynamic-neural space. The minimum commanded torque change model, which is proposed here as a computable version of the minimum motor command change model, reproduced actual trajectories best for curvature, position, velocity, acceleration, and torque. The model’s prediction that the longer the duration of the movement the larger the trajectory curvature was also confirmed. Movements passing through via-points in the horizontal plane were also measured, and they converged to those predicted by the minimum commanded torque change model with training. Our results indicated that the brain may plan, and learn to plan, the optimal trajectory in the intrinsic coordinates considering arm and muscle dynamics and using representations for motor commands controlling muscle tensions.","container-title":"Journal of Neurophysiology","ISSN":"0022-3077, 1522-1598","issue":"5","language":"en","note":"PMID: 10322055","page":"2140–2155","title":"Quantitative Examinations of Internal Representations for Arm Trajectory Planning: Minimum Commanded Torque Change Model","title-short":"Quantitative Examinations of Internal Representations for Arm Trajectory Planning","volume":"81","author":[{"family":"Nakano","given":"Eri"},{"family":"Imamizu","given":"Hiroshi"},{"family":"Osu","given":"Rieko"},{"family":"Uno","given":"Yoji"},{"family":"Gomi","given":"Hiroaki"},{"family":"Yoshioka","given":"Toshinori"},{"family":"Kawato","given":"Mitsuo"}],"issued":{"date-parts":[["1999",5]]}}},{"id":763,"uris":["http://zotero.org/users/4343224/items/E6REG55S"],"uri":["http://zotero.org/users/4343224/items/E6REG55S"],"itemData":{"id":763,"type":"article-journal","abstract":"In this paper, we study trajectory planning and control in voluntary, human arm movements. When a hand is moved to a target, the central nervous system must select one specific trajectory among an infinite number of possible trajectories that lead to the target position. First, we discuss what criterion is adopted for trajectory determination. Several researchers measured the hand trajectories of skilled movements and found common invariant features. For example, when moving the hand between a pair of targets, subjects tended to generate roughly straight hand paths with bell-shaped speed profiles. On the basis of these observations and dynamic optimization theory, we propose a mathematical model which accounts for formation of hand trajectories. This model is formulated by defining an objective function, a measure of performance for any possible movement: square of the rate of change of torque integrated over the entire movement. That is, the objective function CT is defined as follows: (formula; see text) We overcome this difficult by developing an iterative scheme, with which the optimal trajectory and the associated motor command are simultaneously computed. To evaluate our model, human hand trajectories were experimentally measured under various behavioral situations. These results supported the idea that the human hand trajectory is planned and controlled in accordance with the minimum torque-change criterion.","container-title":"Biological Cybernetics","ISSN":"0340-1200","issue":"2","language":"eng","note":"PMID: 2742921","page":"89–101","title":"Formation and control of optimal trajectory in human multijoint arm movement. Minimum torque-change model","volume":"61","author":[{"family":"Uno","given":"Y."},{"family":"Kawato","given":"M."},{"family":"Suzuki","given":"R."}],"issued":{"date-parts":[["1989"]]}}}],"schema":"https://github.com/citation-style-language/schema/raw/master/csl-citation.json"} </w:delInstrText>
        </w:r>
        <w:r w:rsidR="00B808A6" w:rsidRPr="009802F2" w:rsidDel="00D50221">
          <w:fldChar w:fldCharType="separate"/>
        </w:r>
        <w:r w:rsidR="00904368" w:rsidRPr="009802F2" w:rsidDel="00D50221">
          <w:rPr>
            <w:rFonts w:ascii="Calibri" w:hAnsi="Calibri" w:cs="Calibri"/>
          </w:rPr>
          <w:delText>(Berret et al., 2008; Fagg et al., 2002; Flash &amp; Hogan, 1985; Kistemaker et al., 2010; Nakano et al., 1999; Uno et al., 1989)</w:delText>
        </w:r>
        <w:r w:rsidR="00B808A6" w:rsidRPr="009802F2" w:rsidDel="00D50221">
          <w:fldChar w:fldCharType="end"/>
        </w:r>
        <w:r w:rsidR="00CA0557" w:rsidRPr="009802F2" w:rsidDel="00D50221">
          <w:delText xml:space="preserve"> \cite{kistemaker_central_2010,uno_formation_1989,flash_coordination_1985,nakano_quantitative_1999,berret_inactivation_2008,fagg_computational_2002}. It is unclear though how these proxies for effort represent how humans chose reaching movement durations. A very common proxy, sum of torque squared, does a very poor job at predicting movement related kinematics (Fig. </w:delText>
        </w:r>
      </w:del>
      <w:del w:id="2367" w:author="Garrick W Bruening" w:date="2020-10-05T15:40:00Z">
        <w:r w:rsidR="00CA0557" w:rsidRPr="009802F2" w:rsidDel="00A15018">
          <w:delText>\ref{fig:model}</w:delText>
        </w:r>
      </w:del>
      <w:del w:id="2368" w:author="Garrick W Bruening" w:date="2020-10-06T12:04:00Z">
        <w:r w:rsidR="00CA0557" w:rsidRPr="009802F2" w:rsidDel="00D50221">
          <w:delText xml:space="preserve">). Sum of </w:delText>
        </w:r>
      </w:del>
      <w:ins w:id="2369" w:author="Garrick" w:date="2020-10-02T14:48:00Z">
        <w:del w:id="2370" w:author="Garrick W Bruening" w:date="2020-10-06T12:04:00Z">
          <w:r w:rsidR="00CF178E" w:rsidRPr="009802F2" w:rsidDel="00D50221">
            <w:delText>torque</w:delText>
          </w:r>
          <w:r w:rsidR="00CF178E" w:rsidRPr="009802F2" w:rsidDel="00D50221">
            <w:rPr>
              <w:vertAlign w:val="superscript"/>
            </w:rPr>
            <w:delText>2</w:delText>
          </w:r>
        </w:del>
      </w:ins>
      <w:del w:id="2371" w:author="Garrick W Bruening" w:date="2020-10-06T12:04:00Z">
        <w:r w:rsidR="00CA0557" w:rsidRPr="009802F2" w:rsidDel="00D50221">
          <w:delText>$\text{torque}^2$ does not match well with preferred movement duration. By fitting a similar model to the metabolic power models (Eq.</w:delText>
        </w:r>
      </w:del>
      <w:del w:id="2372" w:author="Garrick W Bruening" w:date="2020-10-06T11:54:00Z">
        <w:r w:rsidR="00CA0557" w:rsidRPr="009802F2" w:rsidDel="00F3246C">
          <w:delText xml:space="preserve"> \ref{eq:met_power_fit}</w:delText>
        </w:r>
      </w:del>
      <w:del w:id="2373" w:author="Garrick W Bruening" w:date="2020-10-06T12:04:00Z">
        <w:r w:rsidR="00CA0557" w:rsidRPr="009802F2" w:rsidDel="00D50221">
          <w:delText xml:space="preserve">), we can determine how sum of </w:delText>
        </w:r>
      </w:del>
      <w:ins w:id="2374" w:author="Garrick" w:date="2020-10-02T14:48:00Z">
        <w:del w:id="2375" w:author="Garrick W Bruening" w:date="2020-10-06T12:04:00Z">
          <w:r w:rsidR="00CF178E" w:rsidRPr="009802F2" w:rsidDel="00D50221">
            <w:delText>torque</w:delText>
          </w:r>
          <w:r w:rsidR="00CF178E" w:rsidRPr="009802F2" w:rsidDel="00D50221">
            <w:rPr>
              <w:vertAlign w:val="superscript"/>
            </w:rPr>
            <w:delText>2</w:delText>
          </w:r>
          <w:r w:rsidR="00CF178E" w:rsidRPr="009802F2" w:rsidDel="00D50221">
            <w:delText xml:space="preserve"> </w:delText>
          </w:r>
        </w:del>
      </w:ins>
      <w:del w:id="2376" w:author="Garrick W Bruening" w:date="2020-10-06T12:04:00Z">
        <w:r w:rsidR="00CA0557" w:rsidRPr="009802F2" w:rsidDel="00D50221">
          <w:delText xml:space="preserve">$\text{torque}^2$ scales with added mass. We found that metabolic cost (and preferred movement duration) scales in a sublinear fashion according to </w:delText>
        </w:r>
      </w:del>
      <w:del w:id="2377" w:author="Garrick W Bruening" w:date="2020-10-06T11:58:00Z">
        <w:r w:rsidR="00CA0557" w:rsidRPr="009802F2" w:rsidDel="004B7242">
          <w:delText>\ref{sec:results_mpower}</w:delText>
        </w:r>
      </w:del>
      <w:del w:id="2378" w:author="Garrick W Bruening" w:date="2020-10-06T12:04:00Z">
        <w:r w:rsidR="00CA0557" w:rsidRPr="009802F2" w:rsidDel="00D50221">
          <w:delText xml:space="preserve"> and Eq. </w:delText>
        </w:r>
      </w:del>
      <w:del w:id="2379" w:author="Garrick W Bruening" w:date="2020-10-06T11:57:00Z">
        <w:r w:rsidR="00CA0557" w:rsidRPr="009802F2" w:rsidDel="00062CB6">
          <w:delText>\ref{eq:results_mpowergross}</w:delText>
        </w:r>
      </w:del>
      <w:del w:id="2380" w:author="Garrick W Bruening" w:date="2020-10-06T12:04:00Z">
        <w:r w:rsidR="00CA0557" w:rsidRPr="009802F2" w:rsidDel="00D50221">
          <w:delText xml:space="preserve">. Sum of </w:delText>
        </w:r>
      </w:del>
      <w:ins w:id="2381" w:author="Garrick" w:date="2020-10-02T14:49:00Z">
        <w:del w:id="2382" w:author="Garrick W Bruening" w:date="2020-10-06T12:04:00Z">
          <w:r w:rsidR="00095A5C" w:rsidRPr="009802F2" w:rsidDel="00D50221">
            <w:delText xml:space="preserve"> torque</w:delText>
          </w:r>
          <w:r w:rsidR="00095A5C" w:rsidRPr="009802F2" w:rsidDel="00D50221">
            <w:rPr>
              <w:vertAlign w:val="superscript"/>
            </w:rPr>
            <w:delText>2</w:delText>
          </w:r>
        </w:del>
      </w:ins>
      <w:del w:id="2383" w:author="Garrick W Bruening" w:date="2020-10-06T12:04:00Z">
        <w:r w:rsidR="00CA0557" w:rsidRPr="009802F2" w:rsidDel="00D50221">
          <w:delText>$\text{torque}^2$, however, increases in a super linear fashion with mass. This is why</w:delText>
        </w:r>
      </w:del>
      <w:ins w:id="2384" w:author="Garrick" w:date="2020-10-02T14:49:00Z">
        <w:del w:id="2385" w:author="Garrick W Bruening" w:date="2020-10-06T12:04:00Z">
          <w:r w:rsidR="00095A5C" w:rsidRPr="009802F2" w:rsidDel="00D50221">
            <w:delText>Therefore,</w:delText>
          </w:r>
        </w:del>
      </w:ins>
      <w:del w:id="2386" w:author="Garrick W Bruening" w:date="2020-10-06T12:04:00Z">
        <w:r w:rsidR="00CA0557" w:rsidRPr="009802F2" w:rsidDel="00D50221">
          <w:delText xml:space="preserve"> we see a large difference in the preferred durations and the duration that minimizing sum of </w:delText>
        </w:r>
      </w:del>
      <w:ins w:id="2387" w:author="Garrick" w:date="2020-10-02T14:49:00Z">
        <w:del w:id="2388" w:author="Garrick W Bruening" w:date="2020-10-06T12:04:00Z">
          <w:r w:rsidR="00095A5C" w:rsidRPr="009802F2" w:rsidDel="00D50221">
            <w:delText>torque</w:delText>
          </w:r>
          <w:r w:rsidR="00095A5C" w:rsidRPr="009802F2" w:rsidDel="00D50221">
            <w:rPr>
              <w:vertAlign w:val="superscript"/>
            </w:rPr>
            <w:delText>2</w:delText>
          </w:r>
        </w:del>
      </w:ins>
      <w:del w:id="2389" w:author="Garrick W Bruening" w:date="2020-10-06T12:04:00Z">
        <w:r w:rsidR="00CA0557" w:rsidRPr="009802F2" w:rsidDel="00D50221">
          <w:delText>$\text{torque}^2$ would predict.</w:delText>
        </w:r>
      </w:del>
    </w:p>
    <w:p w14:paraId="61035697" w14:textId="158D591E" w:rsidR="00CA0557" w:rsidRPr="009802F2" w:rsidDel="00D50221" w:rsidRDefault="00EF7C37" w:rsidP="00CA0557">
      <w:pPr>
        <w:rPr>
          <w:del w:id="2390" w:author="Garrick W Bruening" w:date="2020-10-06T12:04:00Z"/>
        </w:rPr>
      </w:pPr>
      <w:ins w:id="2391" w:author="Alaa Ahmed" w:date="2020-08-03T16:09:00Z">
        <w:del w:id="2392" w:author="Garrick W Bruening" w:date="2020-10-06T12:04:00Z">
          <w:r w:rsidRPr="009802F2" w:rsidDel="00D50221">
            <w:delText xml:space="preserve">Accuracy: </w:delText>
          </w:r>
        </w:del>
      </w:ins>
      <w:del w:id="2393" w:author="Garrick W Bruening" w:date="2020-10-06T12:04:00Z">
        <w:r w:rsidR="00CA0557" w:rsidRPr="009802F2" w:rsidDel="00D50221">
          <w:delText xml:space="preserve">The  counterpart to movement duration, peak velocity, also was not predicted by metabolic cost and the utility model. The peak velocity predictions of the utility model and metabolic data do not match with the peak velocity in experiment 1 (Fig. \ref{fig:model}D). This could be partially explained because these predictions are made using a minimum jerk trajectory from the given movement times \cite{flash_coordination_1985,shadmehr_representation_2016}. These predictions assume that subjects make their movements very similar to that of minimum jerk, but the velocity traces shown in figure \ref{fig:pref_results}A are skewed right slightly. This asymmetric velocity profile leads to higher peak velocities given the same movement duration. Subjects may choose to have their movements faster at the beginning as this may allow for easier correction later on in the movement. </w:delText>
        </w:r>
      </w:del>
    </w:p>
    <w:p w14:paraId="1292AAD5" w14:textId="49CE2435" w:rsidR="00CA0557" w:rsidRPr="009802F2" w:rsidRDefault="00CA0557" w:rsidP="00CA0557">
      <w:pPr>
        <w:rPr>
          <w:del w:id="2394" w:author="Garrick W Bruening" w:date="2020-10-05T15:40:00Z"/>
        </w:rPr>
      </w:pPr>
      <w:del w:id="2395" w:author="Garrick W Bruening" w:date="2020-10-06T12:04:00Z">
        <w:r w:rsidRPr="009802F2" w:rsidDel="00D50221">
          <w:delText xml:space="preserve">Across both experiments, the </w:delText>
        </w:r>
      </w:del>
      <w:ins w:id="2396" w:author="Alaa Ahmed" w:date="2020-08-03T16:07:00Z">
        <w:del w:id="2397" w:author="Garrick W Bruening" w:date="2020-10-06T12:04:00Z">
          <w:r w:rsidR="00447ECD" w:rsidRPr="009802F2" w:rsidDel="00D50221">
            <w:delText>e</w:delText>
          </w:r>
        </w:del>
      </w:ins>
      <w:del w:id="2398" w:author="Garrick W Bruening" w:date="2020-10-06T12:04:00Z">
        <w:r w:rsidRPr="009802F2" w:rsidDel="00D50221">
          <w:delText>affect of movement duration on angular and radial endpoint error was much larger than the effect of mass. Experiment 1 did not show much effect of mass or movement duration, but</w:delText>
        </w:r>
      </w:del>
      <w:ins w:id="2399" w:author="Garrick" w:date="2020-10-02T14:49:00Z">
        <w:del w:id="2400" w:author="Garrick W Bruening" w:date="2020-10-06T12:04:00Z">
          <w:r w:rsidR="00095A5C" w:rsidRPr="009802F2" w:rsidDel="00D50221">
            <w:delText>duration but</w:delText>
          </w:r>
        </w:del>
      </w:ins>
      <w:del w:id="2401" w:author="Garrick W Bruening" w:date="2020-10-06T12:04:00Z">
        <w:r w:rsidRPr="009802F2" w:rsidDel="00D50221">
          <w:delText xml:space="preserve"> experiment 2 did. In experiment 2, subjects were forced to move in specific time windows which is may have caused the affect</w:delText>
        </w:r>
      </w:del>
      <w:ins w:id="2402" w:author="Garrick" w:date="2020-10-02T14:51:00Z">
        <w:del w:id="2403" w:author="Garrick W Bruening" w:date="2020-10-06T12:04:00Z">
          <w:r w:rsidR="00187A05" w:rsidRPr="009802F2" w:rsidDel="00D50221">
            <w:delText>effect</w:delText>
          </w:r>
        </w:del>
      </w:ins>
      <w:del w:id="2404" w:author="Garrick W Bruening" w:date="2020-10-06T12:04:00Z">
        <w:r w:rsidRPr="009802F2" w:rsidDel="00D50221">
          <w:delText xml:space="preserve"> of mass in this experiment. In experiment 1, subjects were free to choose their movement duration. Increasing movement duration reduced error as the speed accuracy trade-off would predict</w:delText>
        </w:r>
      </w:del>
      <w:ins w:id="2405" w:author="Garrick" w:date="2020-10-02T14:51:00Z">
        <w:del w:id="2406" w:author="Garrick W Bruening" w:date="2020-10-06T12:04:00Z">
          <w:r w:rsidR="0068545A" w:rsidRPr="009802F2" w:rsidDel="00D50221">
            <w:delText xml:space="preserve"> </w:delText>
          </w:r>
        </w:del>
      </w:ins>
      <w:del w:id="2407" w:author="Garrick W Bruening" w:date="2020-10-06T12:04:00Z">
        <w:r w:rsidR="0068545A" w:rsidRPr="009802F2" w:rsidDel="00D50221">
          <w:fldChar w:fldCharType="begin"/>
        </w:r>
        <w:r w:rsidR="00904368" w:rsidRPr="009802F2" w:rsidDel="00D50221">
          <w:delInstrText xml:space="preserve"> ADDIN ZOTERO_ITEM CSL_CITATION {"citationID":"7u8BzLX6","properties":{"formattedCitation":"(Dean et al., 2007; Fitts, 1992)","plainCitation":"(Dean et al., 2007; Fitts, 1992)","noteIndex":0},"citationItems":[{"id":993,"uris":["http://zotero.org/users/4343224/items/VW2FYTQX"],"uri":["http://zotero.org/users/4343224/items/VW2FYTQX"],"itemData":{"id":993,"type":"article-journal","container-title":"Journal of Vision","DOI":"10.1167/7.5.10","ISSN":"1534-7362","issue":"5","language":"en","page":"10–10","title":"Trading off speed and accuracy in rapid, goal-directed movements","volume":"7","author":[{"family":"Dean","given":"Mark"},{"family":"Wu","given":"Shih-Wei"},{"family":"Maloney","given":"Laurence T."}],"issued":{"date-parts":[["2007",3]]}}},{"id":46,"uris":["http://zotero.org/users/4343224/items/DZFSEYWZ"],"uri":["http://zotero.org/users/4343224/items/DZFSEYWZ"],"itemData":{"id":46,"type":"article-journal","abstract":"Speed accuracy","collection-title":"262-269","container-title":"Journal of Experimental Psycholog","issue":"3","language":"en","page":"8","source":"Zotero","title":"The Information Capacity of the Human Motor System in Controlling the Amplitude of Movement","volume":"121","author":[{"family":"Fitts","given":"Paul M"}],"issued":{"date-parts":[["1992"]]}}}],"schema":"https://github.com/citation-style-language/schema/raw/master/csl-citation.json"} </w:delInstrText>
        </w:r>
        <w:r w:rsidR="0068545A" w:rsidRPr="009802F2" w:rsidDel="00D50221">
          <w:fldChar w:fldCharType="separate"/>
        </w:r>
        <w:r w:rsidR="00904368" w:rsidRPr="009802F2" w:rsidDel="00D50221">
          <w:rPr>
            <w:rFonts w:ascii="Calibri" w:hAnsi="Calibri" w:cs="Calibri"/>
          </w:rPr>
          <w:delText>(Dean et al., 2007; Fitts, 1992)</w:delText>
        </w:r>
        <w:r w:rsidR="0068545A" w:rsidRPr="009802F2" w:rsidDel="00D50221">
          <w:fldChar w:fldCharType="end"/>
        </w:r>
        <w:r w:rsidRPr="009802F2" w:rsidDel="00D50221">
          <w:delText>\cite{fitts_information_1992,dean_trading_2007}. Mass did not change the consistency with which subjects made their movements in either experiment, but,</w:delText>
        </w:r>
      </w:del>
      <w:ins w:id="2408" w:author="Garrick" w:date="2020-10-02T14:52:00Z">
        <w:del w:id="2409" w:author="Garrick W Bruening" w:date="2020-10-06T12:04:00Z">
          <w:r w:rsidR="00727CCE" w:rsidRPr="009802F2" w:rsidDel="00D50221">
            <w:delText>but</w:delText>
          </w:r>
        </w:del>
      </w:ins>
      <w:del w:id="2410" w:author="Garrick W Bruening" w:date="2020-10-06T12:04:00Z">
        <w:r w:rsidRPr="009802F2" w:rsidDel="00D50221">
          <w:delText xml:space="preserve"> as expected, movement duration reduced the endpoint variability. Angular error was slightly affected by mass, but this could be driven by the subjects preferring to reach more towards the lower inertial directions of the arm as the lowest inertial directions are not oriented exactly at </w:delText>
        </w:r>
      </w:del>
      <w:ins w:id="2411" w:author="Garrick" w:date="2020-10-02T14:52:00Z">
        <w:del w:id="2412" w:author="Garrick W Bruening" w:date="2020-10-06T12:04:00Z">
          <w:r w:rsidR="00727CCE" w:rsidRPr="009802F2" w:rsidDel="00D50221">
            <w:delText>45</w:delText>
          </w:r>
          <w:r w:rsidR="00727CCE" w:rsidRPr="009802F2" w:rsidDel="00D50221">
            <w:rPr>
              <w:vertAlign w:val="superscript"/>
            </w:rPr>
            <w:delText>o</w:delText>
          </w:r>
        </w:del>
      </w:ins>
      <w:del w:id="2413" w:author="Garrick W Bruening" w:date="2020-10-06T12:04:00Z">
        <w:r w:rsidRPr="009802F2" w:rsidDel="00D50221">
          <w:delText>$45^oa$ and $225^o$</w:delText>
        </w:r>
      </w:del>
      <w:ins w:id="2414" w:author="Garrick" w:date="2020-10-02T14:52:00Z">
        <w:del w:id="2415" w:author="Garrick W Bruening" w:date="2020-10-06T12:04:00Z">
          <w:r w:rsidR="00727CCE" w:rsidRPr="009802F2" w:rsidDel="00D50221">
            <w:delText>225</w:delText>
          </w:r>
          <w:r w:rsidR="00727CCE" w:rsidRPr="009802F2" w:rsidDel="00D50221">
            <w:rPr>
              <w:vertAlign w:val="superscript"/>
            </w:rPr>
            <w:delText>o</w:delText>
          </w:r>
        </w:del>
      </w:ins>
      <w:del w:id="2416" w:author="Garrick W Bruening" w:date="2020-10-06T12:04:00Z">
        <w:r w:rsidRPr="009802F2" w:rsidDel="00D50221">
          <w:delText xml:space="preserve">, which caused subjects to reach slightly off center from the target </w:delText>
        </w:r>
      </w:del>
      <w:ins w:id="2417" w:author="Garrick" w:date="2020-10-02T14:52:00Z">
        <w:del w:id="2418" w:author="Garrick W Bruening" w:date="2020-10-06T12:04:00Z">
          <w:r w:rsidR="00727CCE" w:rsidRPr="009802F2" w:rsidDel="00D50221">
            <w:delText xml:space="preserve"> </w:delText>
          </w:r>
        </w:del>
      </w:ins>
      <w:del w:id="2419" w:author="Garrick W Bruening" w:date="2020-10-06T12:04:00Z">
        <w:r w:rsidR="00727CCE" w:rsidRPr="009802F2" w:rsidDel="00D50221">
          <w:fldChar w:fldCharType="begin"/>
        </w:r>
        <w:r w:rsidR="00904368" w:rsidRPr="009802F2" w:rsidDel="00D50221">
          <w:delInstrText xml:space="preserve"> ADDIN ZOTERO_ITEM CSL_CITATION {"citationID":"lUkj8boJ","properties":{"formattedCitation":"(Goble et al., 2007)","plainCitation":"(Goble et al., 2007)","noteIndex":0},"citationItems":[{"id":806,"uris":["http://zotero.org/users/4343224/items/WZBRYYYK"],"uri":["http://zotero.org/users/4343224/items/WZBRYYYK"],"itemData":{"id":806,"type":"article-journal","abstract":"Strategies used by the CNS to optimize arm movements in terms of speed, accuracy, and resistance to fatigue remain largely unknown. A hypothesis is studied that the CNS exploits biomechanical properties of multijoint limbs to increase efficiency of movement control. To test this notion, a novel free-stroke drawing task was used that instructs subjects to make straight strokes in as many different directions as possible in the horizontal plane through rotations of the elbow and shoulder joints. Despite explicit instructions to distribute strokes uniformly, subjects showed biases to move in specific directions. These biases were associated with a tendency to perform movements that included active motion at one joint and largely passive motion at the other joint, revealing a tendency to minimize intervention of muscle torque for regulation of the effect of interaction torque. Other biomechanical factors, such as inertial resistance and kinematic manipulability, were unable to adequately account for these significant biases. Also, minimizations of jerk, muscle torque change, and sum of squared muscle torque were analyzed; however, these cost functions failed to explain the observed directional biases. Collectively, these results suggest that knowledge of biomechanical cost functions regarding interaction torque (IT) regulation is available to the control system. This knowledge may be used to evaluate potential movements and to select movement of “low cost.” The preference to reduce active regulation of interaction torque suggests that, in addition to muscle energy, the criterion for movement cost may include neural activity required for movement control.","container-title":"Journal of Neurophysiology","DOI":"10.1152/jn.00582.2007","ISSN":"0022-3077, 1522-1598","issue":"3","language":"en","note":"PMID: 17625062","page":"1240–1252","title":"Directional Biases Reveal Utilization of Arm's Biomechanical Properties for Optimization of Motor Behavior","volume":"98","author":[{"family":"Goble","given":"Jacob A."},{"family":"Zhang","given":"Yanxin"},{"family":"Shimansky","given":"Yury"},{"family":"Sharma","given":"Siddharth"},{"family":"Dounskaia","given":"Natalia V."}],"issued":{"date-parts":[["2007",9]]}}}],"schema":"https://github.com/citation-style-language/schema/raw/master/csl-citation.json"} </w:delInstrText>
        </w:r>
        <w:r w:rsidR="00727CCE" w:rsidRPr="009802F2" w:rsidDel="00D50221">
          <w:fldChar w:fldCharType="separate"/>
        </w:r>
        <w:r w:rsidR="00904368" w:rsidRPr="009802F2" w:rsidDel="00D50221">
          <w:rPr>
            <w:rFonts w:ascii="Calibri" w:hAnsi="Calibri" w:cs="Calibri"/>
          </w:rPr>
          <w:delText>(Goble et al., 2007)</w:delText>
        </w:r>
        <w:r w:rsidR="00727CCE" w:rsidRPr="009802F2" w:rsidDel="00D50221">
          <w:fldChar w:fldCharType="end"/>
        </w:r>
        <w:r w:rsidRPr="009802F2" w:rsidDel="00D50221">
          <w:delText>\cite{goble_directional_2007}. Mass did not change the angular endpoint variability in either experiment.</w:delText>
        </w:r>
      </w:del>
    </w:p>
    <w:p w14:paraId="0CDA9BA1" w14:textId="044FE0AC" w:rsidR="00EF7C37" w:rsidRPr="009802F2" w:rsidDel="00D50221" w:rsidRDefault="00EF7C37" w:rsidP="00CA0557">
      <w:pPr>
        <w:rPr>
          <w:ins w:id="2420" w:author="Alaa Ahmed" w:date="2020-08-03T16:09:00Z"/>
          <w:del w:id="2421" w:author="Garrick W Bruening" w:date="2020-10-06T12:04:00Z"/>
        </w:rPr>
      </w:pPr>
      <w:ins w:id="2422" w:author="Alaa Ahmed" w:date="2020-08-03T16:09:00Z">
        <w:del w:id="2423" w:author="Garrick W Bruening" w:date="2020-10-05T15:40:00Z">
          <w:r w:rsidRPr="009802F2">
            <w:delText>Metabolic cost linear increases with mass:</w:delText>
          </w:r>
        </w:del>
      </w:ins>
    </w:p>
    <w:p w14:paraId="0B02E76A" w14:textId="7CE2A63D" w:rsidR="00CA0557" w:rsidRPr="009802F2" w:rsidDel="00D50221" w:rsidRDefault="00EF7C37" w:rsidP="00CA0557">
      <w:pPr>
        <w:rPr>
          <w:del w:id="2424" w:author="Garrick W Bruening" w:date="2020-10-06T12:04:00Z"/>
        </w:rPr>
      </w:pPr>
      <w:ins w:id="2425" w:author="Alaa Ahmed" w:date="2020-08-03T16:09:00Z">
        <w:del w:id="2426" w:author="Garrick W Bruening" w:date="2020-10-06T12:04:00Z">
          <w:r w:rsidRPr="009802F2" w:rsidDel="00D50221">
            <w:delText xml:space="preserve">Reaction time: </w:delText>
          </w:r>
        </w:del>
      </w:ins>
      <w:del w:id="2427" w:author="Garrick W Bruening" w:date="2020-10-06T12:04:00Z">
        <w:r w:rsidR="00CA0557" w:rsidRPr="009802F2" w:rsidDel="00D50221">
          <w:delText xml:space="preserve">We found that increasing the effort of a movement also increases the reaction time and this can be predicted by the utility model </w:delText>
        </w:r>
        <w:r w:rsidR="001405A3" w:rsidRPr="009802F2" w:rsidDel="00D50221">
          <w:fldChar w:fldCharType="begin"/>
        </w:r>
        <w:r w:rsidR="00904368" w:rsidRPr="009802F2" w:rsidDel="00D50221">
          <w:delInstrText xml:space="preserve"> ADDIN ZOTERO_ITEM CSL_CITATION {"citationID":"r5R52Xds","properties":{"formattedCitation":"(Shadmehr et al., 2016; Summerside, Shadmehr, et al., 2018)","plainCitation":"(Shadmehr et al., 2016; Summerside, Shadmehr, et al., 2018)","noteIndex":0},"citationItems":[{"id":811,"uris":["http://zotero.org/users/4343224/items/3UEEVG5R"],"uri":["http://zotero.org/users/4343224/items/3UEEVG5R"],"itemData":{"id":811,"type":"article-journal","abstract":"Given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A."}],"issued":{"date-parts":[["2016",7]]}}},{"id":909,"uris":["http://zotero.org/users/4343224/items/Q9K7L92N"],"uri":["http://zotero.org/users/4343224/items/Q9K7L92N"],"itemData":{"id":909,"type":"article-journal","abstract":"Making a movement may be thought of as an economic decision in which one spends effort to acquire reward. Time discounts reward, which predicts that the magnitude of reward should affect movement vigor: we should move faster, spending greater effort, when there is greater reward at stake. Indeed, saccade peak velocities are greater and reaction-times shorter when a target is paired with reward. In this study, we focused on human reaching and asked whether movement kinematics were affected by expectation of reward. Participants made out-and-back reaching movements to one of four quadrants of a 14-cm circle. During various periods of the experiment only one of the four quadrants was paired with reward, and the transition from reward to nonreward status of a quadrant occurred randomly. Our experiment design minimized dependence of reward on accuracy, granting the subjects wide latitude in self-selecting their movement speed, amplitude, and variability. When a quadrant was paired with reward, reaching movements had a shorter reaction time, higher peak velocity, and greater amplitude. Despite this greater vigor, movements toward the rewarded quadrant suffered from less variability: both reaction times and reach kinematics were less variable when there was expectation of reward. Importantly, the effect of reward on vigor was specific to the movement component that preceded the time of reward (outward reach), not the movement component that followed it (return reach). Our results suggest that expectation of reward not only increases vigor of human reaching but also decreases its variability.NEW &amp; NOTEWORTHY Movements may be thought of as an economic transaction where the vigor of the movement represents the effort that the brain is willing to expend to acquire a rewarding state. We show that in reaching, reward discounts the cost of effort, producing movements with shorter reaction time, higher velocity, greater amplitude, and reduced reaction-time variability. These results complement earlier observations in saccades, suggesting a common principle of economics across modalities of motor control.","container-title":"Journal of Neurophysiology","DOI":"10.1152/jn.00872.2017","ISSN":"0022-3077","issue":"6","page":"2347–2357","title":"Vigor of reaching movements: reward discounts the cost of effort","title-short":"Vigor of reaching movements","volume":"119","author":[{"family":"Summerside","given":"Erik M."},{"family":"Shadmehr","given":"Reza"},{"family":"Ahmed","given":"Alaa A."}],"issued":{"date-parts":[["2018",3]]}}}],"schema":"https://github.com/citation-style-language/schema/raw/master/csl-citation.json"} </w:delInstrText>
        </w:r>
        <w:r w:rsidR="001405A3" w:rsidRPr="009802F2" w:rsidDel="00D50221">
          <w:fldChar w:fldCharType="separate"/>
        </w:r>
        <w:r w:rsidR="00904368" w:rsidRPr="009802F2" w:rsidDel="00D50221">
          <w:rPr>
            <w:rFonts w:ascii="Calibri" w:hAnsi="Calibri" w:cs="Calibri"/>
          </w:rPr>
          <w:delText>(Shadmehr et al., 2016; Summerside, Shadmehr, et al., 2018)</w:delText>
        </w:r>
        <w:r w:rsidR="001405A3" w:rsidRPr="009802F2" w:rsidDel="00D50221">
          <w:fldChar w:fldCharType="end"/>
        </w:r>
        <w:r w:rsidR="00CA0557" w:rsidRPr="009802F2" w:rsidDel="00D50221">
          <w:delText>\cite{summerside_vigor_2018,shadmehr_representation_2016}. It has been shown that increasing reward leads to early reaction times by increasing the total utility of the following movement. The opposite is also true, where increasing effort reduces utility and leads to longer reaction times. The rate of evidence may be linked to the utility being assigned to the movement \cite{shadmehr_representation_2016}</w:delText>
        </w:r>
        <w:r w:rsidR="001405A3" w:rsidRPr="009802F2" w:rsidDel="00D50221">
          <w:fldChar w:fldCharType="begin"/>
        </w:r>
        <w:r w:rsidR="00904368" w:rsidRPr="009802F2" w:rsidDel="00D50221">
          <w:delInstrText xml:space="preserve"> ADDIN ZOTERO_ITEM CSL_CITATION {"citationID":"gGw7ktoZ","properties":{"formattedCitation":"(Shadmehr et al., 2016)","plainCitation":"(Shadmehr et al., 2016)","noteIndex":0},"citationItems":[{"id":811,"uris":["http://zotero.org/users/4343224/items/3UEEVG5R"],"uri":["http://zotero.org/users/4343224/items/3UEEVG5R"],"itemData":{"id":811,"type":"article-journal","abstract":"Given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delInstrText>
        </w:r>
        <w:r w:rsidR="001405A3" w:rsidRPr="009802F2" w:rsidDel="00D50221">
          <w:fldChar w:fldCharType="separate"/>
        </w:r>
        <w:r w:rsidR="00904368" w:rsidRPr="009802F2" w:rsidDel="00D50221">
          <w:rPr>
            <w:rFonts w:ascii="Calibri" w:hAnsi="Calibri" w:cs="Calibri"/>
          </w:rPr>
          <w:delText>(Shadmehr et al., 2016)</w:delText>
        </w:r>
        <w:r w:rsidR="001405A3" w:rsidRPr="009802F2" w:rsidDel="00D50221">
          <w:fldChar w:fldCharType="end"/>
        </w:r>
        <w:r w:rsidR="00CA0557" w:rsidRPr="009802F2" w:rsidDel="00D50221">
          <w:delText xml:space="preserve">. This leads to lower utility movements having a lower evidence accumulation rate which leads to longer reaction times. Drift diffusion models have been shown to make accurate predictions of reaction time </w:delText>
        </w:r>
        <w:r w:rsidR="004E58B5" w:rsidRPr="009802F2" w:rsidDel="00D50221">
          <w:fldChar w:fldCharType="begin"/>
        </w:r>
        <w:r w:rsidR="00904368" w:rsidRPr="009802F2" w:rsidDel="00D50221">
          <w:delInstrText xml:space="preserve"> ADDIN ZOTERO_ITEM CSL_CITATION {"citationID":"iCHd9zBn","properties":{"formattedCitation":"(Mormann et al., 2010; Ratcliff &amp; Van Dongen, 2011)","plainCitation":"(Mormann et al., 2010; Ratcliff &amp; Van Dongen, 2011)","noteIndex":0},"citationItems":[{"id":36,"uris":["http://zotero.org/users/4343224/items/IRW5ZXW9"],"uri":["http://zotero.org/users/4343224/items/IRW5ZXW9"],"itemData":{"id":36,"type":"article-journal","abstract":"An important open problem is how values are compared to make simple choices. A natural hypothesis is that the brain carries out the computations associated with the value comparisons in a manner consistent with the Drift Diffusion Model (DDM), since this model has been able to account for a large amount of data in other domains. We investigated the ability of four different versions of the DDM to explain the data in a real binary food choice task under conditions of high and low time pressure. We found that a seven-parameter version of the DDM can account for the choice and reaction time data with high-accuracy, in both the high and low time pressure conditions. The changes associated with the introduction of time pressure could be traced to changes in two key model parameters: the barrier height and the noise in the slope of the drift process.","language":"en","title":"The Drift Diffusion Model Can Account for the Accuracy and Reaction Time of Value-Based Choices Under High and Low Time Pressure","URL":"https://www.semanticscholar.org/paper/The-Drift-Diffusion-Model-can-account-for-the-and-Milosavljevic-Malmaud/48b22d9c7e9c538e56dd413e1c78c4b1e010af18","author":[{"family":"Mormann","given":"Milica Milosavljevic"},{"family":"Malmaud","given":"Jonathan"},{"family":"Huth","given":"Alexander"},{"family":"Koch","given":"Christof"},{"family":"Rangel","given":"Antonio"}],"accessed":{"date-parts":[["2019",3,6]]},"issued":{"date-parts":[["2010",10]]}}},{"id":999,"uris":["http://zotero.org/users/4343224/items/XPB4VPXT"],"uri":["http://zotero.org/users/4343224/items/XPB4VPXT"],"itemData":{"id":999,"type":"article-journal","abstract":"One-choice reaction-time (RT) tasks are used in many domains, including assessments of motor vehicle driving and assessments of the cognitive/behavioral consequences of sleep deprivation. In such tasks, subjects are asked to respond when they detect the onset of a stimulus; the dependent variable is RT. We present a cognitive model for one-choice RT tasks that uses a one-boundary diffusion process to represent the accumulation of stimulus information. When the accumulated evidence reaches a decision criterion, a response is initiated. This model is distinct in accounting for the RT distributions observed for one-choice RT tasks, which can have long tails that have not been accurately captured by earlier cognitive modeling approaches. We show that the model explains performance on a brightness-detection task (a “simple RT task”) and on a psychomotor vigilance test. The latter is used extensively to examine the clinical and behavioral effects of sleep deprivation. For the brightness-detection task, the model explains the behavior of RT distributions as a function of brightness. For the psychomotor vigilance test, it accounts for lapses in performance under conditions of sleep deprivation and for changes in the shapes of RT distributions over the course of sleep deprivation. The model also successfully maps the rate of accumulation of stimulus information onto independently derived predictions of alertness. The model is a unified, mechanistic account of one-choice RT under conditions of sleep deprivation.","container-title":"Proceedings of the National Academy of Sciences of the United States of America","DOI":"10.1073/pnas.1100483108","ISSN":"0027-8424","issue":"27","note":"PMID: 21690336\nPMCID: PMC3131321","page":"11285–11290","title":"Diffusion model for one-choice reaction-time tasks and the cognitive effects of sleep deprivation","volume":"108","author":[{"family":"Ratcliff","given":"Roger"},{"family":"Van Dongen","given":"Hans P. A."}],"issued":{"date-parts":[["2011",7]]}}}],"schema":"https://github.com/citation-style-language/schema/raw/master/csl-citation.json"} </w:delInstrText>
        </w:r>
        <w:r w:rsidR="004E58B5" w:rsidRPr="009802F2" w:rsidDel="00D50221">
          <w:fldChar w:fldCharType="separate"/>
        </w:r>
        <w:r w:rsidR="00904368" w:rsidRPr="009802F2" w:rsidDel="00D50221">
          <w:rPr>
            <w:rFonts w:ascii="Calibri" w:hAnsi="Calibri" w:cs="Calibri"/>
          </w:rPr>
          <w:delText>(Mormann et al., 2010; Ratcliff &amp; Van Dongen, 2011)</w:delText>
        </w:r>
        <w:r w:rsidR="004E58B5" w:rsidRPr="009802F2" w:rsidDel="00D50221">
          <w:fldChar w:fldCharType="end"/>
        </w:r>
        <w:r w:rsidR="00CA0557" w:rsidRPr="009802F2" w:rsidDel="00D50221">
          <w:delText>\cite{ratcliff_diffusion_2011,mormann_drift_2010}. In this paradigm subjects react once evidence for a movement has accumulated to a certain threshold. In our study all of</w:delText>
        </w:r>
      </w:del>
      <w:ins w:id="2428" w:author="Garrick" w:date="2020-10-02T14:55:00Z">
        <w:del w:id="2429" w:author="Garrick W Bruening" w:date="2020-10-06T12:04:00Z">
          <w:r w:rsidR="00B323B4" w:rsidRPr="009802F2" w:rsidDel="00D50221">
            <w:delText>all</w:delText>
          </w:r>
        </w:del>
      </w:ins>
      <w:del w:id="2430" w:author="Garrick W Bruening" w:date="2020-10-06T12:04:00Z">
        <w:r w:rsidR="00CA0557" w:rsidRPr="009802F2" w:rsidDel="00D50221">
          <w:delText xml:space="preserve"> the targets were the same shape within an experiment, so rate of evidence accumulation may be the same. Knowing this, our result that subjects reacted slower may indicate that more evidence was required before movement initiation for higher effort movements.</w:delText>
        </w:r>
      </w:del>
    </w:p>
    <w:p w14:paraId="1CF32B69" w14:textId="2E298862" w:rsidR="000E02EE" w:rsidRPr="009802F2" w:rsidDel="00D50221" w:rsidRDefault="00CA0557" w:rsidP="00CA0557">
      <w:pPr>
        <w:rPr>
          <w:del w:id="2431" w:author="Garrick W Bruening" w:date="2020-10-06T12:04:00Z"/>
        </w:rPr>
      </w:pPr>
      <w:del w:id="2432" w:author="Garrick W Bruening" w:date="2020-10-06T12:04:00Z">
        <w:r w:rsidRPr="009802F2" w:rsidDel="00D50221">
          <w:delText>In this study we wanted to determine the effect of mass on the movement duration of reaching movements, and if we can use metabolic cost or utility to explain these movement durations. We found that adding mass (effort) to a movement increased the movement duration. Minimizing the metabolic cost of the movement was not able to predict these movement durations, but a utility framework is able to predict the movement duration of arm reaches.</w:delText>
        </w:r>
      </w:del>
    </w:p>
    <w:p w14:paraId="6A137085" w14:textId="08FA6D02" w:rsidR="008808AB" w:rsidRPr="009802F2" w:rsidRDefault="008808AB" w:rsidP="008808AB">
      <w:pPr>
        <w:pStyle w:val="Heading1"/>
      </w:pPr>
      <w:r w:rsidRPr="009802F2">
        <w:t>Methods</w:t>
      </w:r>
    </w:p>
    <w:p w14:paraId="0A8A0178" w14:textId="72E92ABD" w:rsidR="007B367D" w:rsidRPr="009802F2" w:rsidRDefault="007B367D" w:rsidP="007B367D">
      <w:r w:rsidRPr="009802F2">
        <w:t>This study is composed of two main experiments</w:t>
      </w:r>
      <w:ins w:id="2433" w:author="Garrick W Bruening" w:date="2020-07-25T04:27:00Z">
        <w:r w:rsidR="4D5C4DE3" w:rsidRPr="009802F2">
          <w:t xml:space="preserve"> (1 and 2</w:t>
        </w:r>
        <w:del w:id="2434" w:author="Alaa Ahmed" w:date="2020-08-03T16:10:00Z">
          <w:r w:rsidR="4D5C4DE3" w:rsidRPr="009802F2" w:rsidDel="00766854">
            <w:delText>a</w:delText>
          </w:r>
        </w:del>
        <w:r w:rsidR="4D5C4DE3" w:rsidRPr="009802F2">
          <w:t>)</w:t>
        </w:r>
      </w:ins>
      <w:ins w:id="2435" w:author="Alaa Ahmed" w:date="2020-08-03T16:12:00Z">
        <w:r w:rsidR="006D1A6D" w:rsidRPr="009802F2">
          <w:t>,</w:t>
        </w:r>
      </w:ins>
      <w:ins w:id="2436" w:author="Alaa Ahmed" w:date="2020-08-03T16:11:00Z">
        <w:r w:rsidR="006D1A6D" w:rsidRPr="009802F2">
          <w:t xml:space="preserve"> and </w:t>
        </w:r>
      </w:ins>
      <w:del w:id="2437" w:author="Alaa Ahmed" w:date="2020-08-03T16:11:00Z">
        <w:r w:rsidRPr="009802F2" w:rsidDel="006D1A6D">
          <w:delText xml:space="preserve">, </w:delText>
        </w:r>
      </w:del>
      <w:del w:id="2438" w:author="Alaa Ahmed" w:date="2020-08-03T16:10:00Z">
        <w:r w:rsidRPr="009802F2" w:rsidDel="00766854">
          <w:delText>two</w:delText>
        </w:r>
      </w:del>
      <w:del w:id="2439" w:author="Alaa Ahmed" w:date="2020-08-03T16:11:00Z">
        <w:r w:rsidRPr="009802F2" w:rsidDel="006D1A6D">
          <w:delText xml:space="preserve"> sub experiments (</w:delText>
        </w:r>
        <w:r w:rsidR="00FE67CA" w:rsidRPr="009802F2" w:rsidDel="006D1A6D">
          <w:delText>2b</w:delText>
        </w:r>
      </w:del>
      <w:del w:id="2440" w:author="Alaa Ahmed" w:date="2020-08-03T16:10:00Z">
        <w:r w:rsidR="00FE67CA" w:rsidRPr="009802F2" w:rsidDel="00766854">
          <w:delText xml:space="preserve"> </w:delText>
        </w:r>
        <w:r w:rsidRPr="009802F2" w:rsidDel="00766854">
          <w:delText xml:space="preserve">and </w:delText>
        </w:r>
        <w:r w:rsidR="00FE67CA" w:rsidRPr="009802F2" w:rsidDel="00766854">
          <w:delText>2</w:delText>
        </w:r>
      </w:del>
      <w:del w:id="2441" w:author="Alaa Ahmed" w:date="2020-08-03T16:11:00Z">
        <w:r w:rsidR="00FE67CA" w:rsidRPr="009802F2" w:rsidDel="006D1A6D">
          <w:delText>c</w:delText>
        </w:r>
        <w:r w:rsidRPr="009802F2" w:rsidDel="006D1A6D">
          <w:delText xml:space="preserve">), and </w:delText>
        </w:r>
      </w:del>
      <w:r w:rsidRPr="009802F2">
        <w:t xml:space="preserve">a theoretical model. </w:t>
      </w:r>
      <w:del w:id="2442" w:author="Garrick W Bruening" w:date="2020-07-25T04:27:00Z">
        <w:r w:rsidRPr="009802F2">
          <w:delText>The first experiment aimed to determine how mass affected the preferred reaching speed of subjects to compare to the metabolic minimum determined in experiment two. The two sub experiments altered some target parameters from experiment one.</w:delText>
        </w:r>
      </w:del>
      <w:r w:rsidRPr="009802F2">
        <w:t xml:space="preserve"> The </w:t>
      </w:r>
      <w:del w:id="2443" w:author="Garrick W Bruening" w:date="2020-07-25T04:27:00Z">
        <w:r w:rsidRPr="009802F2">
          <w:delText>second</w:delText>
        </w:r>
        <w:r w:rsidRPr="009802F2" w:rsidDel="007B367D">
          <w:delText xml:space="preserve"> </w:delText>
        </w:r>
      </w:del>
      <w:ins w:id="2444" w:author="Garrick W Bruening" w:date="2020-07-25T04:27:00Z">
        <w:r w:rsidR="2EA5FD2C" w:rsidRPr="009802F2">
          <w:t>first</w:t>
        </w:r>
        <w:r w:rsidRPr="009802F2">
          <w:t xml:space="preserve"> </w:t>
        </w:r>
      </w:ins>
      <w:r w:rsidRPr="009802F2">
        <w:t xml:space="preserve">experiment is designed to determine the effect of mass and speed on the metabolic power of reaching and determine at what reaching speed the metabolic cost minimum occurs. </w:t>
      </w:r>
      <w:ins w:id="2445" w:author="Garrick W Bruening" w:date="2020-07-25T04:27:00Z">
        <w:r w:rsidR="7FB23333" w:rsidRPr="009802F2">
          <w:t xml:space="preserve">The second experiment aimed to determine how mass affected the preferred reaching speed of subjects to compare to the metabolic minimum determined in experiment </w:t>
        </w:r>
      </w:ins>
      <w:ins w:id="2446" w:author="Garrick W Bruening" w:date="2020-07-25T04:28:00Z">
        <w:r w:rsidR="183F6EF6" w:rsidRPr="009802F2">
          <w:t>one</w:t>
        </w:r>
      </w:ins>
      <w:ins w:id="2447" w:author="Garrick W Bruening" w:date="2020-07-25T04:27:00Z">
        <w:r w:rsidR="7FB23333" w:rsidRPr="009802F2">
          <w:t xml:space="preserve">. </w:t>
        </w:r>
      </w:ins>
      <w:ins w:id="2448" w:author="Garrick W Bruening" w:date="2020-09-21T14:29:00Z">
        <w:r w:rsidR="00FD231A" w:rsidRPr="009802F2">
          <w:t>Two</w:t>
        </w:r>
      </w:ins>
      <w:ins w:id="2449" w:author="Alaa Ahmed" w:date="2020-08-03T16:11:00Z">
        <w:del w:id="2450" w:author="Garrick W Bruening" w:date="2020-09-21T14:29:00Z">
          <w:r w:rsidR="00F83A8F" w:rsidRPr="009802F2" w:rsidDel="00FD231A">
            <w:delText>hree</w:delText>
          </w:r>
        </w:del>
      </w:ins>
      <w:ins w:id="2451" w:author="Garrick W Bruening" w:date="2020-09-21T14:29:00Z">
        <w:r w:rsidR="000A4F68" w:rsidRPr="009802F2">
          <w:t xml:space="preserve"> variations of experiment 2 were ran, w</w:t>
        </w:r>
        <w:r w:rsidR="00FD231A" w:rsidRPr="009802F2">
          <w:t>ith each altering</w:t>
        </w:r>
      </w:ins>
      <w:ins w:id="2452" w:author="Garrick W Bruening" w:date="2020-07-25T04:27:00Z">
        <w:r w:rsidR="7FB23333" w:rsidRPr="009802F2">
          <w:t xml:space="preserve"> some target parameters from experiment one.  </w:t>
        </w:r>
      </w:ins>
      <w:r w:rsidRPr="009802F2">
        <w:t xml:space="preserve">The last part of this study aimed to determine </w:t>
      </w:r>
      <w:del w:id="2453" w:author="Alaa Ahmed" w:date="2020-08-03T16:12:00Z">
        <w:r w:rsidRPr="009802F2" w:rsidDel="009F7353">
          <w:delText xml:space="preserve">if a previously proposed utility framework can accurately </w:delText>
        </w:r>
      </w:del>
      <w:ins w:id="2454" w:author="Alaa Ahmed" w:date="2020-08-03T16:12:00Z">
        <w:r w:rsidR="009F7353" w:rsidRPr="009802F2">
          <w:t xml:space="preserve">which utility can best </w:t>
        </w:r>
      </w:ins>
      <w:r w:rsidRPr="009802F2">
        <w:t xml:space="preserve">explain the preferred reaching durations of subjects. </w:t>
      </w:r>
      <w:ins w:id="2455" w:author="Garrick W Bruening" w:date="2020-07-27T10:57:00Z">
        <w:r w:rsidR="00510B34" w:rsidRPr="009802F2">
          <w:t>All kinematic experiments were completed on a Shoulder-Elbow Robot from Interactive Motion Technologies.</w:t>
        </w:r>
      </w:ins>
    </w:p>
    <w:p w14:paraId="6E0A0065" w14:textId="547BC931" w:rsidR="007B367D" w:rsidRPr="009802F2" w:rsidRDefault="007B367D" w:rsidP="001723D7">
      <w:pPr>
        <w:pStyle w:val="Heading2"/>
      </w:pPr>
      <w:r w:rsidRPr="009802F2">
        <w:t xml:space="preserve">Experiment </w:t>
      </w:r>
      <w:r w:rsidR="00FE67CA" w:rsidRPr="009802F2">
        <w:t xml:space="preserve">1 </w:t>
      </w:r>
      <w:r w:rsidRPr="009802F2">
        <w:t>- Effect of mass on metabolic power</w:t>
      </w:r>
    </w:p>
    <w:p w14:paraId="10BE121D" w14:textId="35325189" w:rsidR="007B367D" w:rsidRPr="009802F2" w:rsidRDefault="007B367D" w:rsidP="007B367D">
      <w:r w:rsidRPr="009802F2">
        <w:t xml:space="preserve">In the </w:t>
      </w:r>
      <w:r w:rsidR="00FE67CA" w:rsidRPr="009802F2">
        <w:t xml:space="preserve">first </w:t>
      </w:r>
      <w:r w:rsidRPr="009802F2">
        <w:t>experimen</w:t>
      </w:r>
      <w:r w:rsidR="00FE67CA" w:rsidRPr="009802F2">
        <w:t>t,</w:t>
      </w:r>
      <w:r w:rsidRPr="009802F2">
        <w:t xml:space="preserve"> 5 male and 3 female, all right handed, with an average age of 28.9 years (std = 5.7), average weight 68.4 kg  (s</w:t>
      </w:r>
      <w:ins w:id="2456" w:author="Alaa Ahmed" w:date="2020-08-07T12:28:00Z">
        <w:r w:rsidR="00CD6EB4" w:rsidRPr="009802F2">
          <w:t>td</w:t>
        </w:r>
      </w:ins>
      <w:del w:id="2457" w:author="Alaa Ahmed" w:date="2020-08-07T12:28:00Z">
        <w:r w:rsidRPr="009802F2" w:rsidDel="00CD6EB4">
          <w:delText>td</w:delText>
        </w:r>
      </w:del>
      <w:r w:rsidRPr="009802F2">
        <w:t xml:space="preserve"> = 11.4), and average height 174.1 cm (std = 10.2) completed </w:t>
      </w:r>
      <w:r w:rsidR="00FE67CA" w:rsidRPr="009802F2">
        <w:t>the metabolic protocol</w:t>
      </w:r>
      <w:r w:rsidRPr="009802F2">
        <w:t>.</w:t>
      </w:r>
      <w:ins w:id="2458" w:author="Garrick W Bruening" w:date="2020-07-25T04:33:00Z">
        <w:r w:rsidRPr="009802F2">
          <w:t xml:space="preserve"> </w:t>
        </w:r>
        <w:r w:rsidR="19256640" w:rsidRPr="009802F2">
          <w:t xml:space="preserve">Subjects completed reaching movements with varying speed and mass </w:t>
        </w:r>
        <w:r w:rsidR="19256640" w:rsidRPr="009802F2">
          <w:lastRenderedPageBreak/>
          <w:t xml:space="preserve">requirements while breathing into a </w:t>
        </w:r>
        <w:proofErr w:type="spellStart"/>
        <w:r w:rsidR="19256640" w:rsidRPr="009802F2">
          <w:t>Parvomedics</w:t>
        </w:r>
        <w:proofErr w:type="spellEnd"/>
        <w:r w:rsidR="19256640" w:rsidRPr="009802F2">
          <w:t xml:space="preserve"> metabolic syste</w:t>
        </w:r>
      </w:ins>
      <w:ins w:id="2459" w:author="Garrick W Bruening" w:date="2020-07-25T04:34:00Z">
        <w:r w:rsidR="19256640" w:rsidRPr="009802F2">
          <w:t>m to collect metabolic data as a function of mass and speed</w:t>
        </w:r>
      </w:ins>
      <w:ins w:id="2460" w:author="Garrick W Bruening" w:date="2020-10-02T13:55:00Z">
        <w:r w:rsidR="00F306CD" w:rsidRPr="009802F2">
          <w:t xml:space="preserve"> (Fig. 1A)</w:t>
        </w:r>
      </w:ins>
      <w:ins w:id="2461" w:author="Garrick W Bruening" w:date="2020-07-25T04:34:00Z">
        <w:r w:rsidR="19256640" w:rsidRPr="009802F2">
          <w:t>.</w:t>
        </w:r>
      </w:ins>
      <w:ins w:id="2462" w:author="Garrick W Bruening" w:date="2020-07-27T10:58:00Z">
        <w:r w:rsidR="00A46B26" w:rsidRPr="009802F2">
          <w:t xml:space="preserve"> </w:t>
        </w:r>
      </w:ins>
      <w:ins w:id="2463" w:author="Garrick W Bruening" w:date="2020-07-27T10:59:00Z">
        <w:r w:rsidR="009C2800" w:rsidRPr="009802F2">
          <w:t xml:space="preserve">The seat subjects sat in was height adjusted </w:t>
        </w:r>
        <w:r w:rsidR="00C37258" w:rsidRPr="009802F2">
          <w:t>to place t</w:t>
        </w:r>
      </w:ins>
      <w:ins w:id="2464" w:author="Garrick W Bruening" w:date="2020-07-27T10:58:00Z">
        <w:r w:rsidR="00A46B26" w:rsidRPr="009802F2">
          <w:t xml:space="preserve">he screen </w:t>
        </w:r>
        <w:r w:rsidR="00282377" w:rsidRPr="009802F2">
          <w:t>was place ~3 feet in</w:t>
        </w:r>
      </w:ins>
      <w:ins w:id="2465" w:author="Alaa Ahmed" w:date="2020-07-27T14:05:00Z">
        <w:r w:rsidR="00B544F9" w:rsidRPr="009802F2">
          <w:t xml:space="preserve"> </w:t>
        </w:r>
      </w:ins>
      <w:ins w:id="2466" w:author="Garrick W Bruening" w:date="2020-07-27T10:58:00Z">
        <w:r w:rsidR="00282377" w:rsidRPr="009802F2">
          <w:t>fro</w:t>
        </w:r>
      </w:ins>
      <w:ins w:id="2467" w:author="Garrick W Bruening" w:date="2020-07-27T10:59:00Z">
        <w:r w:rsidR="009C2800" w:rsidRPr="009802F2">
          <w:t>nt</w:t>
        </w:r>
        <w:r w:rsidR="00C37258" w:rsidRPr="009802F2">
          <w:t xml:space="preserve"> and 1 foot above</w:t>
        </w:r>
      </w:ins>
      <w:ins w:id="2468" w:author="Garrick W Bruening" w:date="2020-07-27T10:58:00Z">
        <w:r w:rsidR="00282377" w:rsidRPr="009802F2">
          <w:t xml:space="preserve"> of the subject</w:t>
        </w:r>
      </w:ins>
      <w:ins w:id="2469" w:author="Garrick W Bruening" w:date="2020-07-27T10:59:00Z">
        <w:r w:rsidR="00C37258" w:rsidRPr="009802F2">
          <w:t>s’ eyel</w:t>
        </w:r>
      </w:ins>
      <w:ins w:id="2470" w:author="Garrick W Bruening" w:date="2020-07-27T11:00:00Z">
        <w:r w:rsidR="00C37258" w:rsidRPr="009802F2">
          <w:t>ine,</w:t>
        </w:r>
      </w:ins>
      <w:ins w:id="2471" w:author="Garrick W Bruening" w:date="2020-07-27T10:59:00Z">
        <w:r w:rsidR="00C37258" w:rsidRPr="009802F2">
          <w:t xml:space="preserve"> with their arm in a horizontal planar position</w:t>
        </w:r>
      </w:ins>
      <w:ins w:id="2472" w:author="Garrick W Bruening" w:date="2020-07-27T10:58:00Z">
        <w:r w:rsidR="00282377" w:rsidRPr="009802F2">
          <w:t>.</w:t>
        </w:r>
      </w:ins>
      <w:del w:id="2473" w:author="Alaa Ahmed" w:date="2020-07-27T14:06:00Z">
        <w:r w:rsidRPr="009802F2" w:rsidDel="00503327">
          <w:delText xml:space="preserve"> The general setup is shown in figure \ref{fig:methods}C.</w:delText>
        </w:r>
      </w:del>
      <w:r w:rsidRPr="009802F2">
        <w:t xml:space="preserve">  All subjects reported no neurological, cardiovascular, or biomechanical problems that could interfere with the study. Subjects would complete the </w:t>
      </w:r>
      <w:del w:id="2474" w:author="Garrick W Bruening" w:date="2020-07-25T04:28:00Z">
        <w:r w:rsidRPr="009802F2">
          <w:delText xml:space="preserve">study </w:delText>
        </w:r>
      </w:del>
      <w:ins w:id="2475" w:author="Garrick W Bruening" w:date="2020-07-25T04:28:00Z">
        <w:r w:rsidR="4A3C6120" w:rsidRPr="009802F2">
          <w:t xml:space="preserve">experiment </w:t>
        </w:r>
      </w:ins>
      <w:r w:rsidRPr="009802F2">
        <w:t xml:space="preserve">in two sessions, where each session consisted of two sets of the mass conditions at the prescribed speeds. One subject completed the protocol over 3 sessions. </w:t>
      </w:r>
      <w:ins w:id="2476" w:author="Garrick W Bruening" w:date="2020-09-21T14:36:00Z">
        <w:r w:rsidR="0092078F" w:rsidRPr="009802F2">
          <w:t xml:space="preserve">All participants reported no neurological, cardiovascular, or biomechanical problems that could interfere with the study. </w:t>
        </w:r>
      </w:ins>
      <w:r w:rsidRPr="009802F2">
        <w:t>Subjects gave written informed consent that was approved by the University of Colorado Institutional Review Board.</w:t>
      </w:r>
    </w:p>
    <w:p w14:paraId="5F223C09" w14:textId="3BA94AB3" w:rsidR="007B367D" w:rsidRPr="009802F2" w:rsidRDefault="007B367D" w:rsidP="00816E33">
      <w:pPr>
        <w:pStyle w:val="Heading3"/>
      </w:pPr>
      <w:r w:rsidRPr="009802F2">
        <w:t>Kinematic Data Collection</w:t>
      </w:r>
    </w:p>
    <w:p w14:paraId="4948CC34" w14:textId="2E581B56" w:rsidR="007B367D" w:rsidRPr="009802F2" w:rsidRDefault="007B367D" w:rsidP="007B367D">
      <w:r w:rsidRPr="009802F2">
        <w:t>Subjects were trained to move</w:t>
      </w:r>
      <w:ins w:id="2477" w:author="Garrick W Bruening" w:date="2020-07-25T04:29:00Z">
        <w:r w:rsidRPr="009802F2">
          <w:t xml:space="preserve"> </w:t>
        </w:r>
        <w:r w:rsidR="5D819442" w:rsidRPr="009802F2">
          <w:t>a cursor</w:t>
        </w:r>
      </w:ins>
      <w:r w:rsidRPr="009802F2">
        <w:t xml:space="preserve"> from </w:t>
      </w:r>
      <w:del w:id="2478" w:author="Garrick W Bruening" w:date="2020-07-25T04:29:00Z">
        <w:r w:rsidRPr="009802F2">
          <w:delText xml:space="preserve">the </w:delText>
        </w:r>
      </w:del>
      <w:ins w:id="2479" w:author="Garrick W Bruening" w:date="2020-07-25T04:29:00Z">
        <w:r w:rsidR="20511A9E" w:rsidRPr="009802F2">
          <w:t>a</w:t>
        </w:r>
        <w:r w:rsidR="3313A363" w:rsidRPr="009802F2">
          <w:t xml:space="preserve"> </w:t>
        </w:r>
      </w:ins>
      <w:r w:rsidRPr="009802F2">
        <w:t xml:space="preserve">home circle and stop at </w:t>
      </w:r>
      <w:del w:id="2480" w:author="Garrick W Bruening" w:date="2020-07-25T04:29:00Z">
        <w:r w:rsidRPr="009802F2">
          <w:delText xml:space="preserve">the </w:delText>
        </w:r>
      </w:del>
      <w:ins w:id="2481" w:author="Garrick W Bruening" w:date="2020-07-25T04:29:00Z">
        <w:r w:rsidR="638565D8" w:rsidRPr="009802F2">
          <w:t xml:space="preserve">a </w:t>
        </w:r>
      </w:ins>
      <w:r w:rsidRPr="009802F2">
        <w:t>target circle within a specified time window</w:t>
      </w:r>
      <w:ins w:id="2482" w:author="Garrick W Bruening" w:date="2020-07-25T04:30:00Z">
        <w:r w:rsidR="1E5F962F" w:rsidRPr="009802F2">
          <w:t xml:space="preserve"> with breathing into a </w:t>
        </w:r>
        <w:proofErr w:type="spellStart"/>
        <w:r w:rsidR="1E5F962F" w:rsidRPr="009802F2">
          <w:t>Parvomedics</w:t>
        </w:r>
        <w:proofErr w:type="spellEnd"/>
        <w:r w:rsidR="1E5F962F" w:rsidRPr="009802F2">
          <w:t xml:space="preserve"> metabolic cart</w:t>
        </w:r>
      </w:ins>
      <w:r w:rsidRPr="009802F2">
        <w:t xml:space="preserve">. Subjects made reaching movements in </w:t>
      </w:r>
      <w:del w:id="2483" w:author="Garrick W Bruening" w:date="2020-07-25T04:31:00Z">
        <w:r w:rsidRPr="009802F2">
          <w:delText>7</w:delText>
        </w:r>
      </w:del>
      <w:ins w:id="2484" w:author="Garrick W Bruening" w:date="2020-07-25T04:31:00Z">
        <w:r w:rsidR="22E9195F" w:rsidRPr="009802F2">
          <w:t>seven</w:t>
        </w:r>
      </w:ins>
      <w:r w:rsidRPr="009802F2">
        <w:t xml:space="preserve"> distinct time windows</w:t>
      </w:r>
      <w:ins w:id="2485" w:author="Garrick W Bruening" w:date="2020-09-21T14:30:00Z">
        <w:r w:rsidR="000A2486" w:rsidRPr="009802F2">
          <w:t xml:space="preserve"> across four different masses</w:t>
        </w:r>
      </w:ins>
      <w:ins w:id="2486" w:author="Garrick W Bruening" w:date="2020-10-02T13:55:00Z">
        <w:r w:rsidR="00F306CD" w:rsidRPr="009802F2">
          <w:t xml:space="preserve"> (Fig. 1B)</w:t>
        </w:r>
      </w:ins>
      <w:ins w:id="2487" w:author="Garrick W Bruening" w:date="2020-09-21T14:30:00Z">
        <w:r w:rsidR="000A2486" w:rsidRPr="009802F2">
          <w:t xml:space="preserve">. </w:t>
        </w:r>
      </w:ins>
      <w:ins w:id="2488" w:author="Garrick W Bruening" w:date="2020-09-21T14:31:00Z">
        <w:r w:rsidR="000A2486" w:rsidRPr="009802F2">
          <w:t>A block refers to one speed combined with one mass condition.</w:t>
        </w:r>
      </w:ins>
      <w:del w:id="2489" w:author="Garrick W Bruening" w:date="2020-09-21T14:30:00Z">
        <w:r w:rsidRPr="009802F2" w:rsidDel="000A2486">
          <w:delText>.</w:delText>
        </w:r>
      </w:del>
      <w:r w:rsidRPr="009802F2">
        <w:t xml:space="preserve"> The number of trials per block were calculated for</w:t>
      </w:r>
      <w:del w:id="2490" w:author="Garrick W Bruening" w:date="2020-07-25T04:31:00Z">
        <w:r w:rsidRPr="009802F2">
          <w:delText xml:space="preserve"> 5</w:delText>
        </w:r>
      </w:del>
      <w:ins w:id="2491" w:author="Garrick W Bruening" w:date="2020-07-25T04:31:00Z">
        <w:r w:rsidRPr="009802F2">
          <w:t xml:space="preserve"> </w:t>
        </w:r>
        <w:r w:rsidR="64F25AB1" w:rsidRPr="009802F2">
          <w:t>five</w:t>
        </w:r>
      </w:ins>
      <w:r w:rsidRPr="009802F2">
        <w:t xml:space="preserve"> minutes of reaching</w:t>
      </w:r>
      <w:ins w:id="2492" w:author="Garrick W Bruening" w:date="2020-07-25T04:30:00Z">
        <w:r w:rsidR="0C72B3F8" w:rsidRPr="009802F2">
          <w:t xml:space="preserve"> at the desired speed</w:t>
        </w:r>
      </w:ins>
      <w:r w:rsidRPr="009802F2">
        <w:t xml:space="preserve">, where the first 20 trials of each block were used for training. </w:t>
      </w:r>
      <w:ins w:id="2493" w:author="Garrick W Bruening" w:date="2020-09-21T14:38:00Z">
        <w:r w:rsidR="005F7CFB" w:rsidRPr="009802F2">
          <w:t xml:space="preserve">To begin a trial subjects held a circular cursor (r = 0.4 cm, yellow colored) within the home circle (r = 1.1 cm, white circle) location for 200 </w:t>
        </w:r>
        <w:proofErr w:type="spellStart"/>
        <w:r w:rsidR="005F7CFB" w:rsidRPr="009802F2">
          <w:t>ms.</w:t>
        </w:r>
        <w:proofErr w:type="spellEnd"/>
        <w:r w:rsidR="005F7CFB" w:rsidRPr="009802F2">
          <w:t xml:space="preserve"> The home circle then disappeared and a target circle (shape dependent on experiment) 10 cm away appeared randomly at 45, 135, 225, and 315 degrees from the right horizontal. </w:t>
        </w:r>
      </w:ins>
      <w:r w:rsidRPr="009802F2">
        <w:t>In training</w:t>
      </w:r>
      <w:r w:rsidR="000A4D32" w:rsidRPr="009802F2">
        <w:t>,</w:t>
      </w:r>
      <w:r w:rsidRPr="009802F2">
        <w:t xml:space="preserve"> a blue dot would make a simulated movement</w:t>
      </w:r>
      <w:ins w:id="2494" w:author="Garrick W Bruening" w:date="2020-09-21T14:31:00Z">
        <w:r w:rsidRPr="009802F2">
          <w:t xml:space="preserve"> </w:t>
        </w:r>
        <w:r w:rsidR="001B7C60" w:rsidRPr="009802F2">
          <w:t>from the home circle to the target circle</w:t>
        </w:r>
      </w:ins>
      <w:r w:rsidRPr="009802F2">
        <w:t xml:space="preserve"> using a minimum jerk trajectory. Feedback on movement </w:t>
      </w:r>
      <w:del w:id="2495" w:author="Garrick W Bruening" w:date="2020-09-21T14:31:00Z">
        <w:r w:rsidRPr="009802F2">
          <w:delText>speed</w:delText>
        </w:r>
        <w:r w:rsidRPr="009802F2" w:rsidDel="001B7C60">
          <w:delText xml:space="preserve"> </w:delText>
        </w:r>
      </w:del>
      <w:ins w:id="2496" w:author="Garrick W Bruening" w:date="2020-09-21T14:31:00Z">
        <w:r w:rsidR="001B7C60" w:rsidRPr="009802F2">
          <w:t>duration</w:t>
        </w:r>
        <w:r w:rsidRPr="009802F2">
          <w:t xml:space="preserve"> </w:t>
        </w:r>
      </w:ins>
      <w:r w:rsidRPr="009802F2">
        <w:t>was given when the center of the cursor was within the target the first time. If subjects moved too slow the target circle would turn grey, whereas if the subject moved to quickly the target would turn green. Making the movement within the time window caused the target to explode and turn yellow and play an auditory tone</w:t>
      </w:r>
      <w:del w:id="2497" w:author="Garrick W Bruening" w:date="2020-07-25T04:31:00Z">
        <w:r w:rsidRPr="009802F2">
          <w:delText xml:space="preserve"> </w:delText>
        </w:r>
      </w:del>
      <w:del w:id="2498" w:author="Garrick W Bruening" w:date="2020-07-25T04:30:00Z">
        <w:r w:rsidRPr="009802F2">
          <w:delText>similar to</w:delText>
        </w:r>
      </w:del>
      <w:del w:id="2499" w:author="Garrick W Bruening" w:date="2020-07-25T04:31:00Z">
        <w:r w:rsidRPr="009802F2">
          <w:delText xml:space="preserve"> experiment </w:delText>
        </w:r>
      </w:del>
      <w:del w:id="2500" w:author="Garrick W Bruening" w:date="2020-07-25T04:30:00Z">
        <w:r w:rsidRPr="009802F2">
          <w:delText>1</w:delText>
        </w:r>
      </w:del>
      <w:r w:rsidRPr="009802F2">
        <w:t xml:space="preserve">. </w:t>
      </w:r>
      <w:del w:id="2501" w:author="Garrick W Bruening" w:date="2020-07-25T04:31:00Z">
        <w:r w:rsidRPr="009802F2">
          <w:delText xml:space="preserve">The 7 different time windows were: Very Slow (VS, 1.25 – 1.35 s, 160 trials), Slow (S, 1.05 – 1.15, 170 trials), Medium (M, 0.85-0.95 s, 200 trials), Fast (F, 0.65-0.75 s, 220 trials), Very Fast (VF, 0.45-0.55 s, 240 trials), Very, Very Fast (VVF, 0.325-0.425 s, 250 trials), and Very, Very, Very Fast (VVVF, 0.225-0.275 s, 260 trials). </w:delText>
        </w:r>
      </w:del>
      <w:r w:rsidRPr="009802F2">
        <w:t xml:space="preserve">Once completing an outward reaching trial, the home and target circle would swap locations and the subject would make another reaching movement towards the center of the screen. A subject would go </w:t>
      </w:r>
      <w:del w:id="2502" w:author="Garrick W Bruening" w:date="2020-09-21T14:32:00Z">
        <w:r w:rsidRPr="009802F2">
          <w:delText xml:space="preserve">through </w:delText>
        </w:r>
      </w:del>
      <w:ins w:id="2503" w:author="Garrick W Bruening" w:date="2020-09-21T14:32:00Z">
        <w:r w:rsidR="00043615" w:rsidRPr="009802F2">
          <w:t>out and back to each</w:t>
        </w:r>
      </w:ins>
      <w:del w:id="2504" w:author="Garrick W Bruening" w:date="2020-09-21T14:32:00Z">
        <w:r w:rsidRPr="009802F2" w:rsidDel="00043615">
          <w:delText>all</w:delText>
        </w:r>
      </w:del>
      <w:ins w:id="2505" w:author="Garrick W Bruening" w:date="2020-09-21T14:32:00Z">
        <w:r w:rsidR="00043615" w:rsidRPr="009802F2">
          <w:t xml:space="preserve"> of the</w:t>
        </w:r>
      </w:ins>
      <w:r w:rsidRPr="009802F2">
        <w:t xml:space="preserve"> four </w:t>
      </w:r>
      <w:del w:id="2506" w:author="Garrick W Bruening" w:date="2020-09-21T14:33:00Z">
        <w:r w:rsidRPr="009802F2">
          <w:delText>outward</w:delText>
        </w:r>
      </w:del>
      <w:ins w:id="2507" w:author="Garrick W Bruening" w:date="2020-09-21T14:33:00Z">
        <w:r w:rsidR="00683910" w:rsidRPr="009802F2">
          <w:t>outwards</w:t>
        </w:r>
      </w:ins>
      <w:r w:rsidRPr="009802F2">
        <w:t xml:space="preserve"> </w:t>
      </w:r>
      <w:del w:id="2508" w:author="Garrick W Bruening" w:date="2020-09-21T14:32:00Z">
        <w:r w:rsidRPr="009802F2">
          <w:delText xml:space="preserve">targets </w:delText>
        </w:r>
      </w:del>
      <w:ins w:id="2509" w:author="Garrick W Bruening" w:date="2020-09-21T14:32:00Z">
        <w:r w:rsidR="00043615" w:rsidRPr="009802F2">
          <w:t xml:space="preserve">directions </w:t>
        </w:r>
      </w:ins>
      <w:r w:rsidRPr="009802F2">
        <w:t xml:space="preserve">in a pseudorandom order then begin again. </w:t>
      </w:r>
      <w:del w:id="2510" w:author="Garrick W Bruening" w:date="2020-09-21T14:32:00Z">
        <w:r w:rsidRPr="009802F2">
          <w:delText xml:space="preserve">They </w:delText>
        </w:r>
      </w:del>
      <w:ins w:id="2511" w:author="Garrick W Bruening" w:date="2020-09-21T14:32:00Z">
        <w:r w:rsidR="004C32BB" w:rsidRPr="009802F2">
          <w:t>Subjects</w:t>
        </w:r>
      </w:ins>
      <w:del w:id="2512" w:author="Garrick W Bruening" w:date="2020-09-21T14:32:00Z">
        <w:r w:rsidRPr="009802F2">
          <w:delText>went through</w:delText>
        </w:r>
      </w:del>
      <w:ins w:id="2513" w:author="Garrick W Bruening" w:date="2020-09-21T14:32:00Z">
        <w:r w:rsidR="004C32BB" w:rsidRPr="009802F2">
          <w:t xml:space="preserve"> completed</w:t>
        </w:r>
      </w:ins>
      <w:r w:rsidRPr="009802F2">
        <w:t xml:space="preserve"> four different mass conditions and six different speeds. The completed mass conditions were 0, 5, 10, and 20 </w:t>
      </w:r>
      <w:proofErr w:type="spellStart"/>
      <w:r w:rsidRPr="009802F2">
        <w:t>lbs</w:t>
      </w:r>
      <w:proofErr w:type="spellEnd"/>
      <w:r w:rsidRPr="009802F2">
        <w:t xml:space="preserve"> of added mass at the robot handle which supported the vertical mass.</w:t>
      </w:r>
      <w:ins w:id="2514" w:author="Garrick W Bruening" w:date="2020-07-25T04:32:00Z">
        <w:r w:rsidRPr="009802F2">
          <w:t xml:space="preserve"> </w:t>
        </w:r>
        <w:r w:rsidR="70A21689" w:rsidRPr="009802F2">
          <w:t>The seven different time windows were: Very Slow (VS, 1.25 – 1.35 s, 160 trials), Slow (S, 1.05 – 1.15, 170 trials), Medium (M, 0.85-0.95 s, 200 trials), Fast (F, 0.65-0.75 s, 220 trials), Very Fast (VF, 0.45-0.55 s, 240 trials), Very, Very Fast (VVF, 0.325-0.425 s, 250 trials), and Very, Very, Very Fast (VVVF, 0.225-0.275 s, 260 trials).</w:t>
        </w:r>
      </w:ins>
      <w:r w:rsidRPr="009802F2">
        <w:t xml:space="preserve"> For 0 </w:t>
      </w:r>
      <w:proofErr w:type="spellStart"/>
      <w:r w:rsidRPr="009802F2">
        <w:t>lbs</w:t>
      </w:r>
      <w:proofErr w:type="spellEnd"/>
      <w:r w:rsidRPr="009802F2">
        <w:t xml:space="preserve"> and 5 </w:t>
      </w:r>
      <w:proofErr w:type="spellStart"/>
      <w:r w:rsidRPr="009802F2">
        <w:t>lbs</w:t>
      </w:r>
      <w:proofErr w:type="spellEnd"/>
      <w:r w:rsidRPr="009802F2">
        <w:t xml:space="preserve"> added, subjects would </w:t>
      </w:r>
      <w:del w:id="2515" w:author="Garrick W Bruening" w:date="2020-09-21T14:33:00Z">
        <w:r w:rsidRPr="009802F2">
          <w:delText xml:space="preserve">go </w:delText>
        </w:r>
      </w:del>
      <w:ins w:id="2516" w:author="Garrick W Bruening" w:date="2020-09-21T14:33:00Z">
        <w:r w:rsidR="004C32BB" w:rsidRPr="009802F2">
          <w:t>complete</w:t>
        </w:r>
      </w:ins>
      <w:del w:id="2517" w:author="Garrick W Bruening" w:date="2020-09-21T14:33:00Z">
        <w:r w:rsidRPr="009802F2">
          <w:delText>through</w:delText>
        </w:r>
      </w:del>
      <w:r w:rsidRPr="009802F2">
        <w:t xml:space="preserve"> the speed conditions of S to VVVF. For 10 and 20 </w:t>
      </w:r>
      <w:proofErr w:type="spellStart"/>
      <w:r w:rsidRPr="009802F2">
        <w:t>lbs</w:t>
      </w:r>
      <w:proofErr w:type="spellEnd"/>
      <w:r w:rsidRPr="009802F2">
        <w:t xml:space="preserve"> added, subjects would </w:t>
      </w:r>
      <w:ins w:id="2518" w:author="Garrick W Bruening" w:date="2020-09-21T14:33:00Z">
        <w:r w:rsidR="004C32BB" w:rsidRPr="009802F2">
          <w:t xml:space="preserve">complete </w:t>
        </w:r>
      </w:ins>
      <w:del w:id="2519" w:author="Garrick W Bruening" w:date="2020-09-21T14:33:00Z">
        <w:r w:rsidRPr="009802F2">
          <w:delText xml:space="preserve">go through </w:delText>
        </w:r>
      </w:del>
      <w:r w:rsidRPr="009802F2">
        <w:t xml:space="preserve">the speed conditions of VS to VVF. The added weight only influenced the inertial properties of the arm in the horizontal plane. </w:t>
      </w:r>
    </w:p>
    <w:p w14:paraId="532B2692" w14:textId="56DC0063" w:rsidR="007B367D" w:rsidRPr="009802F2" w:rsidRDefault="007B367D" w:rsidP="007B367D">
      <w:pPr>
        <w:rPr>
          <w:del w:id="2520" w:author="Garrick W Bruening" w:date="2020-07-27T17:05:00Z"/>
        </w:rPr>
      </w:pPr>
      <w:commentRangeStart w:id="2521"/>
      <w:del w:id="2522" w:author="Garrick W Bruening" w:date="2020-07-27T17:05:00Z">
        <w:r w:rsidRPr="009802F2">
          <w:delText>The desired movement times generally were longer than the prescribed movement times in the protocol. This is due to the feedback being given before the end the movement as subjects would take some time to settle on the target and feedback was given as soon as they touched the target. Movement duration was calculated using the time from reaction to the endpoint as described in the methods, not the prescribed time windows.</w:delText>
        </w:r>
        <w:commentRangeEnd w:id="2521"/>
        <w:r w:rsidR="00844B82" w:rsidRPr="009802F2">
          <w:rPr>
            <w:rStyle w:val="CommentReference"/>
          </w:rPr>
          <w:commentReference w:id="2521"/>
        </w:r>
      </w:del>
    </w:p>
    <w:p w14:paraId="397388BB" w14:textId="50423F6B" w:rsidR="007B367D" w:rsidRPr="009802F2" w:rsidRDefault="007B367D" w:rsidP="00816E33">
      <w:pPr>
        <w:pStyle w:val="Heading3"/>
      </w:pPr>
      <w:commentRangeStart w:id="2523"/>
      <w:r w:rsidRPr="009802F2">
        <w:t>Metabolic Data Collection</w:t>
      </w:r>
      <w:commentRangeEnd w:id="2523"/>
      <w:r w:rsidR="00287AFC" w:rsidRPr="009802F2">
        <w:rPr>
          <w:rStyle w:val="CommentReference"/>
          <w:rFonts w:asciiTheme="minorHAnsi" w:eastAsiaTheme="minorHAnsi" w:hAnsiTheme="minorHAnsi" w:cstheme="minorBidi"/>
          <w:color w:val="auto"/>
        </w:rPr>
        <w:commentReference w:id="2523"/>
      </w:r>
    </w:p>
    <w:p w14:paraId="65EB4EC0" w14:textId="5BB1B599" w:rsidR="007B367D" w:rsidRPr="009802F2" w:rsidDel="00AB743E" w:rsidRDefault="007B367D">
      <w:pPr>
        <w:rPr>
          <w:del w:id="2524" w:author="Garrick W Bruening" w:date="2020-07-27T11:20:00Z"/>
        </w:rPr>
      </w:pPr>
      <w:del w:id="2525" w:author="Alaa Ahmed" w:date="2020-08-03T16:15:00Z">
        <w:r w:rsidRPr="009802F2" w:rsidDel="00AA7BEC">
          <w:delText xml:space="preserve">Subjects </w:delText>
        </w:r>
      </w:del>
      <w:ins w:id="2526" w:author="Alaa Ahmed" w:date="2020-08-03T16:15:00Z">
        <w:r w:rsidR="00AA7BEC" w:rsidRPr="009802F2">
          <w:t xml:space="preserve">Participants </w:t>
        </w:r>
      </w:ins>
      <w:r w:rsidRPr="009802F2">
        <w:t xml:space="preserve">made arm reaching movements </w:t>
      </w:r>
      <w:del w:id="2527" w:author="Alaa Ahmed" w:date="2020-08-03T16:15:00Z">
        <w:r w:rsidRPr="009802F2" w:rsidDel="00AA7BEC">
          <w:delText>for 5</w:delText>
        </w:r>
      </w:del>
      <w:ins w:id="2528" w:author="Garrick W Bruening" w:date="2020-09-21T14:33:00Z">
        <w:r w:rsidR="00683910" w:rsidRPr="009802F2">
          <w:t>for</w:t>
        </w:r>
      </w:ins>
      <w:ins w:id="2529" w:author="Alaa Ahmed" w:date="2020-08-03T16:15:00Z">
        <w:del w:id="2530" w:author="Garrick W Bruening" w:date="2020-09-21T14:33:00Z">
          <w:r w:rsidR="00AA7BEC" w:rsidRPr="009802F2" w:rsidDel="00683910">
            <w:delText>in</w:delText>
          </w:r>
          <w:r w:rsidR="00AA7BEC" w:rsidRPr="009802F2">
            <w:delText xml:space="preserve"> block of</w:delText>
          </w:r>
        </w:del>
        <w:r w:rsidR="00AA7BEC" w:rsidRPr="009802F2">
          <w:t xml:space="preserve"> five minutes </w:t>
        </w:r>
      </w:ins>
      <w:ins w:id="2531" w:author="Garrick W Bruening" w:date="2020-09-21T14:34:00Z">
        <w:r w:rsidR="00683910" w:rsidRPr="009802F2">
          <w:t>in each block</w:t>
        </w:r>
        <w:r w:rsidR="00AA7BEC" w:rsidRPr="009802F2">
          <w:t xml:space="preserve"> </w:t>
        </w:r>
      </w:ins>
      <w:ins w:id="2532" w:author="Alaa Ahmed" w:date="2020-08-03T16:15:00Z">
        <w:del w:id="2533" w:author="Garrick W Bruening" w:date="2020-09-21T14:34:00Z">
          <w:r w:rsidR="00AA7BEC" w:rsidRPr="009802F2">
            <w:delText>each</w:delText>
          </w:r>
        </w:del>
      </w:ins>
      <w:del w:id="2534" w:author="Garrick W Bruening" w:date="2020-09-21T14:34:00Z">
        <w:r w:rsidRPr="009802F2">
          <w:delText xml:space="preserve"> </w:delText>
        </w:r>
      </w:del>
      <w:del w:id="2535" w:author="Alaa Ahmed" w:date="2020-08-03T16:15:00Z">
        <w:r w:rsidRPr="009802F2" w:rsidDel="00AA7BEC">
          <w:delText xml:space="preserve">minutes </w:delText>
        </w:r>
      </w:del>
      <w:r w:rsidRPr="009802F2">
        <w:t xml:space="preserve">while collecting metabolic data approximately every 5 seconds using a </w:t>
      </w:r>
      <w:proofErr w:type="spellStart"/>
      <w:r w:rsidRPr="009802F2">
        <w:t>Parvomedics</w:t>
      </w:r>
      <w:proofErr w:type="spellEnd"/>
      <w:r w:rsidRPr="009802F2">
        <w:t xml:space="preserve"> metabolic cart system. Subjects wore a nose clip and breathed through a short tube into the </w:t>
      </w:r>
      <w:proofErr w:type="spellStart"/>
      <w:r w:rsidRPr="009802F2">
        <w:t>Parvomedics</w:t>
      </w:r>
      <w:proofErr w:type="spellEnd"/>
      <w:r w:rsidRPr="009802F2">
        <w:t xml:space="preserve"> system. The cart measured </w:t>
      </w:r>
      <m:oMath>
        <m:sSub>
          <m:sSubPr>
            <m:ctrlPr>
              <w:ins w:id="2536" w:author="Garrick W Bruening" w:date="2020-10-02T13:52:00Z">
                <w:rPr>
                  <w:rFonts w:ascii="Cambria Math" w:hAnsi="Cambria Math" w:cstheme="minorHAnsi"/>
                </w:rPr>
              </w:ins>
            </m:ctrlPr>
          </m:sSubPr>
          <m:e>
            <m:acc>
              <m:accPr>
                <m:chr m:val="̇"/>
                <m:ctrlPr>
                  <w:ins w:id="2537" w:author="Garrick W Bruening" w:date="2020-10-02T13:52:00Z">
                    <w:rPr>
                      <w:rFonts w:ascii="Cambria Math" w:hAnsi="Cambria Math" w:cstheme="minorHAnsi"/>
                    </w:rPr>
                  </w:ins>
                </m:ctrlPr>
              </m:accPr>
              <m:e>
                <m:r>
                  <w:ins w:id="2538" w:author="Garrick W Bruening" w:date="2020-10-02T13:52:00Z">
                    <m:rPr>
                      <m:nor/>
                    </m:rPr>
                    <w:rPr>
                      <w:rFonts w:cstheme="minorHAnsi"/>
                      <w:rPrChange w:id="2539" w:author="Garrick W Bruening" w:date="2020-10-02T13:53:00Z">
                        <w:rPr>
                          <w:rFonts w:ascii="Cambria Math" w:hAnsi="Cambria Math"/>
                          <w:i/>
                        </w:rPr>
                      </w:rPrChange>
                    </w:rPr>
                    <m:t>O</m:t>
                  </w:ins>
                </m:r>
              </m:e>
            </m:acc>
          </m:e>
          <m:sub>
            <m:r>
              <w:ins w:id="2540" w:author="Garrick W Bruening" w:date="2020-10-02T13:53:00Z">
                <m:rPr>
                  <m:nor/>
                </m:rPr>
                <w:rPr>
                  <w:rFonts w:cstheme="minorHAnsi"/>
                  <w:rPrChange w:id="2541" w:author="Garrick W Bruening" w:date="2020-10-02T13:53:00Z">
                    <w:rPr>
                      <w:rFonts w:ascii="Cambria Math" w:hAnsi="Cambria Math"/>
                      <w:i/>
                    </w:rPr>
                  </w:rPrChange>
                </w:rPr>
                <m:t>2</m:t>
              </w:ins>
            </m:r>
          </m:sub>
        </m:sSub>
      </m:oMath>
      <w:ins w:id="2542" w:author="Garrick W Bruening" w:date="2020-10-02T13:52:00Z">
        <w:r w:rsidR="00AA2D1A" w:rsidRPr="009802F2">
          <w:t xml:space="preserve"> </w:t>
        </w:r>
      </w:ins>
      <w:del w:id="2543" w:author="Garrick W Bruening" w:date="2020-10-02T13:52:00Z">
        <w:r w:rsidRPr="009802F2" w:rsidDel="00AA2D1A">
          <w:delText xml:space="preserve">$\dot{O}_2$ </w:delText>
        </w:r>
      </w:del>
      <w:r w:rsidRPr="009802F2">
        <w:t xml:space="preserve">consumption and </w:t>
      </w:r>
      <m:oMath>
        <m:sSub>
          <m:sSubPr>
            <m:ctrlPr>
              <w:ins w:id="2544" w:author="Garrick W Bruening" w:date="2020-10-02T13:53:00Z">
                <w:rPr>
                  <w:rFonts w:ascii="Cambria Math" w:hAnsi="Cambria Math" w:cstheme="minorHAnsi"/>
                </w:rPr>
              </w:ins>
            </m:ctrlPr>
          </m:sSubPr>
          <m:e>
            <m:acc>
              <m:accPr>
                <m:chr m:val="̇"/>
                <m:ctrlPr>
                  <w:ins w:id="2545" w:author="Garrick W Bruening" w:date="2020-10-02T13:53:00Z">
                    <w:rPr>
                      <w:rFonts w:ascii="Cambria Math" w:hAnsi="Cambria Math" w:cstheme="minorHAnsi"/>
                    </w:rPr>
                  </w:ins>
                </m:ctrlPr>
              </m:accPr>
              <m:e>
                <m:r>
                  <w:ins w:id="2546" w:author="Garrick W Bruening" w:date="2020-10-02T13:53:00Z">
                    <m:rPr>
                      <m:nor/>
                    </m:rPr>
                    <w:rPr>
                      <w:rFonts w:cstheme="minorHAnsi"/>
                      <w:rPrChange w:id="2547" w:author="Garrick W Bruening" w:date="2020-10-02T13:53:00Z">
                        <w:rPr>
                          <w:rFonts w:ascii="Cambria Math" w:hAnsi="Cambria Math"/>
                          <w:i/>
                        </w:rPr>
                      </w:rPrChange>
                    </w:rPr>
                    <m:t>CO</m:t>
                  </w:ins>
                </m:r>
              </m:e>
            </m:acc>
          </m:e>
          <m:sub>
            <m:r>
              <w:ins w:id="2548" w:author="Garrick W Bruening" w:date="2020-10-02T13:53:00Z">
                <m:rPr>
                  <m:nor/>
                </m:rPr>
                <w:rPr>
                  <w:rFonts w:cstheme="minorHAnsi"/>
                  <w:rPrChange w:id="2549" w:author="Garrick W Bruening" w:date="2020-10-02T13:53:00Z">
                    <w:rPr>
                      <w:rFonts w:ascii="Cambria Math" w:hAnsi="Cambria Math"/>
                      <w:i/>
                    </w:rPr>
                  </w:rPrChange>
                </w:rPr>
                <m:t>2</m:t>
              </w:ins>
            </m:r>
          </m:sub>
        </m:sSub>
      </m:oMath>
      <w:del w:id="2550" w:author="Garrick W Bruening" w:date="2020-10-02T13:53:00Z">
        <w:r w:rsidRPr="009802F2" w:rsidDel="00AA2D1A">
          <w:delText>$\dot{CO}_2$</w:delText>
        </w:r>
      </w:del>
      <w:r w:rsidRPr="009802F2">
        <w:t xml:space="preserve"> production. </w:t>
      </w:r>
      <w:del w:id="2551" w:author="Alaa Ahmed" w:date="2020-08-03T16:14:00Z">
        <w:r w:rsidRPr="009802F2" w:rsidDel="00EB1E01">
          <w:delText>Because the effect of arm reaching on metabolic cost is much smaller compared to walking or cycling, subjects</w:delText>
        </w:r>
      </w:del>
      <w:ins w:id="2552" w:author="Alaa Ahmed" w:date="2020-08-03T16:14:00Z">
        <w:r w:rsidR="00EB1E01" w:rsidRPr="009802F2">
          <w:t>Participants</w:t>
        </w:r>
      </w:ins>
      <w:del w:id="2553" w:author="Alaa Ahmed" w:date="2020-08-03T16:14:00Z">
        <w:r w:rsidRPr="009802F2" w:rsidDel="00EB1E01">
          <w:delText xml:space="preserve"> for this experiment</w:delText>
        </w:r>
      </w:del>
      <w:r w:rsidRPr="009802F2">
        <w:t xml:space="preserve"> were required to be well rested and have fasted for 8 hours before testing. Testing sessions began with the</w:t>
      </w:r>
      <w:ins w:id="2554" w:author="Alaa Ahmed" w:date="2020-08-03T16:16:00Z">
        <w:r w:rsidR="00AA7BEC" w:rsidRPr="009802F2">
          <w:t xml:space="preserve"> participant</w:t>
        </w:r>
      </w:ins>
      <w:del w:id="2555" w:author="Alaa Ahmed" w:date="2020-08-03T16:16:00Z">
        <w:r w:rsidRPr="009802F2" w:rsidDel="00AA7BEC">
          <w:delText xml:space="preserve"> subject</w:delText>
        </w:r>
      </w:del>
      <w:r w:rsidRPr="009802F2">
        <w:t xml:space="preserve"> </w:t>
      </w:r>
      <w:ins w:id="2556" w:author="Garrick W Bruening" w:date="2020-09-21T14:34:00Z">
        <w:r w:rsidR="009D1A22" w:rsidRPr="009802F2">
          <w:t>resting in a seated position</w:t>
        </w:r>
      </w:ins>
      <w:del w:id="2557" w:author="Garrick W Bruening" w:date="2020-09-21T14:34:00Z">
        <w:r w:rsidRPr="009802F2" w:rsidDel="009D1A22">
          <w:delText>sitting in</w:delText>
        </w:r>
      </w:del>
      <w:ins w:id="2558" w:author="Garrick W Bruening" w:date="2020-09-21T14:34:00Z">
        <w:r w:rsidR="009D1A22" w:rsidRPr="009802F2">
          <w:t xml:space="preserve"> in a </w:t>
        </w:r>
      </w:ins>
      <w:del w:id="2559" w:author="Garrick W Bruening" w:date="2020-09-21T14:34:00Z">
        <w:r w:rsidRPr="009802F2">
          <w:delText xml:space="preserve"> the </w:delText>
        </w:r>
      </w:del>
      <w:r w:rsidRPr="009802F2">
        <w:t xml:space="preserve">chair for 10 minutes while the system was calibrated using a 3L syringe. Three baseline readings were then taken for 5 minutes each before the experimental protocol began. Participants then began the arm reaching trials. </w:t>
      </w:r>
      <w:ins w:id="2560" w:author="Alaa Ahmed" w:date="2020-08-03T16:15:00Z">
        <w:r w:rsidR="00EB1E01" w:rsidRPr="009802F2">
          <w:t xml:space="preserve">Five minute </w:t>
        </w:r>
      </w:ins>
      <w:del w:id="2561" w:author="Alaa Ahmed" w:date="2020-08-03T16:15:00Z">
        <w:r w:rsidRPr="009802F2" w:rsidDel="00EB1E01">
          <w:delText>Subjects rested</w:delText>
        </w:r>
      </w:del>
      <w:ins w:id="2562" w:author="Alaa Ahmed" w:date="2020-08-03T16:15:00Z">
        <w:r w:rsidR="00EB1E01" w:rsidRPr="009802F2">
          <w:t>rest periods were provided</w:t>
        </w:r>
      </w:ins>
      <w:r w:rsidRPr="009802F2">
        <w:t xml:space="preserve"> between each block of reaching trials</w:t>
      </w:r>
      <w:del w:id="2563" w:author="Alaa Ahmed" w:date="2020-08-03T16:15:00Z">
        <w:r w:rsidRPr="009802F2" w:rsidDel="00EB1E01">
          <w:delText xml:space="preserve"> for 5 minutes to adjust back to baseline</w:delText>
        </w:r>
      </w:del>
      <w:r w:rsidRPr="009802F2">
        <w:t>.</w:t>
      </w:r>
      <w:del w:id="2564" w:author="Garrick W Bruening" w:date="2020-09-21T14:36:00Z">
        <w:r w:rsidRPr="009802F2">
          <w:delText xml:space="preserve"> </w:delText>
        </w:r>
      </w:del>
      <w:del w:id="2565" w:author="Garrick W Bruening" w:date="2020-07-27T11:20:00Z">
        <w:r w:rsidRPr="009802F2" w:rsidDel="00AB743E">
          <w:delText xml:space="preserve">The metabolic rate was calculated in joules per second, $\dot{e}$, using the method described by Brockway (eq. \ref{eq:brockway}) \cite{brockway_derivation_1987}: </w:delText>
        </w:r>
      </w:del>
    </w:p>
    <w:p w14:paraId="024A6AED" w14:textId="7272006E" w:rsidR="002A4F06" w:rsidRPr="009802F2" w:rsidDel="00AB743E" w:rsidRDefault="002A4F06">
      <w:pPr>
        <w:rPr>
          <w:del w:id="2566" w:author="Garrick W Bruening" w:date="2020-07-27T11:20:00Z"/>
        </w:rPr>
        <w:pPrChange w:id="2567" w:author="Garrick W Bruening" w:date="2020-07-27T11:20:00Z">
          <w:pPr>
            <w:pStyle w:val="Caption"/>
            <w:keepNext/>
          </w:pPr>
        </w:pPrChange>
      </w:pPr>
    </w:p>
    <w:p w14:paraId="371FF6CB" w14:textId="41F84127" w:rsidR="002A4F06" w:rsidRPr="009802F2" w:rsidDel="002247AA" w:rsidRDefault="002E6FCC">
      <w:pPr>
        <w:rPr>
          <w:del w:id="2568" w:author="Garrick W Bruening" w:date="2020-07-25T14:38:00Z"/>
          <w:rFonts w:cstheme="minorHAnsi"/>
        </w:rPr>
      </w:pPr>
      <m:oMath>
        <m:acc>
          <m:accPr>
            <m:chr m:val="̇"/>
            <m:ctrlPr>
              <w:del w:id="2569" w:author="Garrick W Bruening" w:date="2020-07-27T11:20:00Z">
                <w:rPr>
                  <w:rFonts w:ascii="Cambria Math" w:hAnsi="Cambria Math" w:cstheme="minorHAnsi"/>
                </w:rPr>
              </w:del>
            </m:ctrlPr>
          </m:accPr>
          <m:e>
            <m:r>
              <w:del w:id="2570" w:author="Garrick W Bruening" w:date="2020-07-27T11:20:00Z">
                <m:rPr>
                  <m:nor/>
                </m:rPr>
                <w:rPr>
                  <w:rFonts w:cstheme="minorHAnsi"/>
                  <w:rPrChange w:id="2571" w:author="Garrick W Bruening" w:date="2020-07-27T10:50:00Z">
                    <w:rPr>
                      <w:rFonts w:ascii="Cambria Math" w:hAnsi="Cambria Math"/>
                    </w:rPr>
                  </w:rPrChange>
                </w:rPr>
                <m:t>e</m:t>
              </w:del>
            </m:r>
          </m:e>
        </m:acc>
        <m:r>
          <w:del w:id="2572" w:author="Garrick W Bruening" w:date="2020-07-27T11:20:00Z">
            <m:rPr>
              <m:nor/>
            </m:rPr>
            <w:rPr>
              <w:rFonts w:cstheme="minorHAnsi"/>
              <w:rPrChange w:id="2573" w:author="Garrick W Bruening" w:date="2020-07-27T10:50:00Z">
                <w:rPr>
                  <w:rFonts w:ascii="Cambria Math" w:hAnsi="Cambria Math"/>
                  <w:i/>
                </w:rPr>
              </w:rPrChange>
            </w:rPr>
            <m:t>=16.58</m:t>
          </w:del>
        </m:r>
        <m:acc>
          <m:accPr>
            <m:chr m:val="̇"/>
            <m:ctrlPr>
              <w:del w:id="2574" w:author="Garrick W Bruening" w:date="2020-07-27T11:20:00Z">
                <w:rPr>
                  <w:rFonts w:ascii="Cambria Math" w:hAnsi="Cambria Math" w:cstheme="minorHAnsi"/>
                </w:rPr>
              </w:del>
            </m:ctrlPr>
          </m:accPr>
          <m:e>
            <m:sSub>
              <m:sSubPr>
                <m:ctrlPr>
                  <w:del w:id="2575" w:author="Garrick W Bruening" w:date="2020-07-27T11:20:00Z">
                    <w:rPr>
                      <w:rFonts w:ascii="Cambria Math" w:hAnsi="Cambria Math" w:cstheme="minorHAnsi"/>
                    </w:rPr>
                  </w:del>
                </m:ctrlPr>
              </m:sSubPr>
              <m:e>
                <m:r>
                  <w:del w:id="2576" w:author="Garrick W Bruening" w:date="2020-07-27T11:20:00Z">
                    <m:rPr>
                      <m:nor/>
                    </m:rPr>
                    <w:rPr>
                      <w:rFonts w:cstheme="minorHAnsi"/>
                      <w:rPrChange w:id="2577" w:author="Garrick W Bruening" w:date="2020-07-27T10:50:00Z">
                        <w:rPr>
                          <w:rFonts w:ascii="Cambria Math" w:hAnsi="Cambria Math"/>
                        </w:rPr>
                      </w:rPrChange>
                    </w:rPr>
                    <m:t>V</m:t>
                  </w:del>
                </m:r>
              </m:e>
              <m:sub>
                <m:r>
                  <w:del w:id="2578" w:author="Garrick W Bruening" w:date="2020-07-27T11:20:00Z">
                    <m:rPr>
                      <m:nor/>
                    </m:rPr>
                    <w:rPr>
                      <w:rFonts w:cstheme="minorHAnsi"/>
                      <w:rPrChange w:id="2579" w:author="Garrick W Bruening" w:date="2020-07-27T10:50:00Z">
                        <w:rPr>
                          <w:rFonts w:ascii="Cambria Math" w:hAnsi="Cambria Math"/>
                          <w:i/>
                        </w:rPr>
                      </w:rPrChange>
                    </w:rPr>
                    <m:t> </m:t>
                  </w:del>
                </m:r>
              </m:sub>
            </m:sSub>
            <m:sSub>
              <m:sSubPr>
                <m:ctrlPr>
                  <w:del w:id="2580" w:author="Garrick W Bruening" w:date="2020-07-27T11:20:00Z">
                    <w:rPr>
                      <w:rFonts w:ascii="Cambria Math" w:hAnsi="Cambria Math" w:cstheme="minorHAnsi"/>
                    </w:rPr>
                  </w:del>
                </m:ctrlPr>
              </m:sSubPr>
              <m:e>
                <m:r>
                  <w:del w:id="2581" w:author="Garrick W Bruening" w:date="2020-07-27T11:20:00Z">
                    <m:rPr>
                      <m:nor/>
                    </m:rPr>
                    <w:rPr>
                      <w:rFonts w:cstheme="minorHAnsi"/>
                      <w:rPrChange w:id="2582" w:author="Garrick W Bruening" w:date="2020-07-27T10:50:00Z">
                        <w:rPr>
                          <w:rFonts w:ascii="Cambria Math" w:hAnsi="Cambria Math"/>
                        </w:rPr>
                      </w:rPrChange>
                    </w:rPr>
                    <m:t>O</m:t>
                  </w:del>
                </m:r>
              </m:e>
              <m:sub>
                <m:r>
                  <w:del w:id="2583" w:author="Garrick W Bruening" w:date="2020-07-27T11:20:00Z">
                    <m:rPr>
                      <m:nor/>
                    </m:rPr>
                    <w:rPr>
                      <w:rFonts w:cstheme="minorHAnsi"/>
                      <w:rPrChange w:id="2584" w:author="Garrick W Bruening" w:date="2020-07-27T10:50:00Z">
                        <w:rPr>
                          <w:rFonts w:ascii="Cambria Math" w:hAnsi="Cambria Math"/>
                          <w:i/>
                        </w:rPr>
                      </w:rPrChange>
                    </w:rPr>
                    <m:t>2</m:t>
                  </w:del>
                </m:r>
              </m:sub>
            </m:sSub>
          </m:e>
        </m:acc>
        <m:r>
          <w:del w:id="2585" w:author="Garrick W Bruening" w:date="2020-07-27T11:20:00Z">
            <m:rPr>
              <m:nor/>
            </m:rPr>
            <w:rPr>
              <w:rFonts w:cstheme="minorHAnsi"/>
              <w:rPrChange w:id="2586" w:author="Garrick W Bruening" w:date="2020-07-27T10:50:00Z">
                <w:rPr>
                  <w:rFonts w:ascii="Cambria Math" w:hAnsi="Cambria Math"/>
                  <w:i/>
                </w:rPr>
              </w:rPrChange>
            </w:rPr>
            <m:t>+4.51</m:t>
          </w:del>
        </m:r>
        <m:acc>
          <m:accPr>
            <m:chr m:val="̇"/>
            <m:ctrlPr>
              <w:del w:id="2587" w:author="Garrick W Bruening" w:date="2020-07-27T11:20:00Z">
                <w:rPr>
                  <w:rFonts w:ascii="Cambria Math" w:hAnsi="Cambria Math" w:cstheme="minorHAnsi"/>
                </w:rPr>
              </w:del>
            </m:ctrlPr>
          </m:accPr>
          <m:e>
            <m:sSub>
              <m:sSubPr>
                <m:ctrlPr>
                  <w:del w:id="2588" w:author="Garrick W Bruening" w:date="2020-07-27T11:20:00Z">
                    <w:rPr>
                      <w:rFonts w:ascii="Cambria Math" w:hAnsi="Cambria Math" w:cstheme="minorHAnsi"/>
                    </w:rPr>
                  </w:del>
                </m:ctrlPr>
              </m:sSubPr>
              <m:e>
                <m:r>
                  <w:del w:id="2589" w:author="Garrick W Bruening" w:date="2020-07-27T11:20:00Z">
                    <m:rPr>
                      <m:nor/>
                    </m:rPr>
                    <w:rPr>
                      <w:rFonts w:cstheme="minorHAnsi"/>
                      <w:rPrChange w:id="2590" w:author="Garrick W Bruening" w:date="2020-07-27T10:50:00Z">
                        <w:rPr>
                          <w:rFonts w:ascii="Cambria Math" w:hAnsi="Cambria Math"/>
                        </w:rPr>
                      </w:rPrChange>
                    </w:rPr>
                    <m:t>V</m:t>
                  </w:del>
                </m:r>
              </m:e>
              <m:sub>
                <m:r>
                  <w:del w:id="2591" w:author="Garrick W Bruening" w:date="2020-07-27T11:20:00Z">
                    <m:rPr>
                      <m:nor/>
                    </m:rPr>
                    <w:rPr>
                      <w:rFonts w:cstheme="minorHAnsi"/>
                      <w:rPrChange w:id="2592" w:author="Garrick W Bruening" w:date="2020-07-27T10:50:00Z">
                        <w:rPr>
                          <w:rFonts w:ascii="Cambria Math" w:hAnsi="Cambria Math"/>
                          <w:i/>
                        </w:rPr>
                      </w:rPrChange>
                    </w:rPr>
                    <m:t> </m:t>
                  </w:del>
                </m:r>
              </m:sub>
            </m:sSub>
            <m:r>
              <w:del w:id="2593" w:author="Garrick W Bruening" w:date="2020-07-27T11:20:00Z">
                <m:rPr>
                  <m:nor/>
                </m:rPr>
                <w:rPr>
                  <w:rFonts w:cstheme="minorHAnsi"/>
                  <w:rPrChange w:id="2594" w:author="Garrick W Bruening" w:date="2020-07-27T10:50:00Z">
                    <w:rPr>
                      <w:rFonts w:ascii="Cambria Math" w:hAnsi="Cambria Math"/>
                    </w:rPr>
                  </w:rPrChange>
                </w:rPr>
                <m:t>C</m:t>
              </w:del>
            </m:r>
            <m:sSub>
              <m:sSubPr>
                <m:ctrlPr>
                  <w:del w:id="2595" w:author="Garrick W Bruening" w:date="2020-07-27T11:20:00Z">
                    <w:rPr>
                      <w:rFonts w:ascii="Cambria Math" w:hAnsi="Cambria Math" w:cstheme="minorHAnsi"/>
                    </w:rPr>
                  </w:del>
                </m:ctrlPr>
              </m:sSubPr>
              <m:e>
                <m:r>
                  <w:del w:id="2596" w:author="Garrick W Bruening" w:date="2020-07-27T11:20:00Z">
                    <m:rPr>
                      <m:nor/>
                    </m:rPr>
                    <w:rPr>
                      <w:rFonts w:cstheme="minorHAnsi"/>
                      <w:rPrChange w:id="2597" w:author="Garrick W Bruening" w:date="2020-07-27T10:50:00Z">
                        <w:rPr>
                          <w:rFonts w:ascii="Cambria Math" w:hAnsi="Cambria Math"/>
                        </w:rPr>
                      </w:rPrChange>
                    </w:rPr>
                    <m:t>O</m:t>
                  </w:del>
                </m:r>
              </m:e>
              <m:sub>
                <m:r>
                  <w:del w:id="2598" w:author="Garrick W Bruening" w:date="2020-07-27T11:20:00Z">
                    <m:rPr>
                      <m:nor/>
                    </m:rPr>
                    <w:rPr>
                      <w:rFonts w:cstheme="minorHAnsi"/>
                      <w:rPrChange w:id="2599" w:author="Garrick W Bruening" w:date="2020-07-27T10:50:00Z">
                        <w:rPr>
                          <w:rFonts w:ascii="Cambria Math" w:hAnsi="Cambria Math"/>
                          <w:i/>
                        </w:rPr>
                      </w:rPrChange>
                    </w:rPr>
                    <m:t>2</m:t>
                  </w:del>
                </m:r>
              </m:sub>
            </m:sSub>
          </m:e>
        </m:acc>
      </m:oMath>
      <w:del w:id="2600" w:author="Garrick W Bruening" w:date="2020-07-27T11:20:00Z">
        <w:r w:rsidR="002A4F06" w:rsidRPr="009802F2" w:rsidDel="00AB743E">
          <w:rPr>
            <w:sz w:val="24"/>
            <w:szCs w:val="24"/>
          </w:rPr>
          <w:delText>(</w:delText>
        </w:r>
        <w:r w:rsidR="002A4F06" w:rsidRPr="009802F2" w:rsidDel="00AB743E">
          <w:rPr>
            <w:sz w:val="24"/>
            <w:szCs w:val="24"/>
          </w:rPr>
          <w:fldChar w:fldCharType="begin"/>
        </w:r>
        <w:r w:rsidR="002A4F06" w:rsidRPr="009802F2" w:rsidDel="00AB743E">
          <w:rPr>
            <w:sz w:val="24"/>
            <w:szCs w:val="24"/>
          </w:rPr>
          <w:delInstrText xml:space="preserve"> SEQ Equation \* ARABIC </w:delInstrText>
        </w:r>
        <w:r w:rsidR="002A4F06" w:rsidRPr="009802F2" w:rsidDel="00AB743E">
          <w:rPr>
            <w:sz w:val="24"/>
            <w:szCs w:val="24"/>
          </w:rPr>
          <w:fldChar w:fldCharType="separate"/>
        </w:r>
        <w:r w:rsidR="002A4F06" w:rsidRPr="009802F2" w:rsidDel="00AB743E">
          <w:rPr>
            <w:noProof/>
            <w:sz w:val="24"/>
            <w:szCs w:val="24"/>
          </w:rPr>
          <w:delText>11</w:delText>
        </w:r>
        <w:r w:rsidR="002A4F06" w:rsidRPr="009802F2" w:rsidDel="00AB743E">
          <w:rPr>
            <w:sz w:val="24"/>
            <w:szCs w:val="24"/>
          </w:rPr>
          <w:fldChar w:fldCharType="end"/>
        </w:r>
        <w:r w:rsidR="002A4F06" w:rsidRPr="009802F2" w:rsidDel="00AB743E">
          <w:rPr>
            <w:sz w:val="24"/>
            <w:szCs w:val="24"/>
          </w:rPr>
          <w:delText>)</w:delText>
        </w:r>
      </w:del>
    </w:p>
    <w:p w14:paraId="1A0DB5E9" w14:textId="6C3D368A" w:rsidR="007B367D" w:rsidRPr="009802F2" w:rsidDel="005176D5" w:rsidRDefault="007B367D">
      <w:pPr>
        <w:rPr>
          <w:del w:id="2601" w:author="Garrick W Bruening" w:date="2020-07-27T10:51:00Z"/>
        </w:rPr>
        <w:pPrChange w:id="2602" w:author="Garrick W Bruening" w:date="2020-07-27T11:20:00Z">
          <w:pPr>
            <w:pStyle w:val="Heading2"/>
          </w:pPr>
        </w:pPrChange>
      </w:pPr>
      <w:del w:id="2603" w:author="Garrick W Bruening" w:date="2020-07-27T10:51:00Z">
        <w:r w:rsidRPr="009802F2" w:rsidDel="005176D5">
          <w:delText>\dot{e}=16.58\dot{V}_{O_2}+4.51\dot{V}_{CO_2}</w:delText>
        </w:r>
      </w:del>
    </w:p>
    <w:p w14:paraId="260E00F2" w14:textId="77777777" w:rsidR="005176D5" w:rsidRPr="009802F2" w:rsidRDefault="005176D5">
      <w:pPr>
        <w:rPr>
          <w:ins w:id="2604" w:author="Garrick W Bruening" w:date="2020-07-27T10:51:00Z"/>
        </w:rPr>
      </w:pPr>
    </w:p>
    <w:p w14:paraId="4902ADE1" w14:textId="2475AD7B" w:rsidR="007B367D" w:rsidRPr="009802F2" w:rsidDel="005176D5" w:rsidRDefault="007B367D" w:rsidP="007B367D">
      <w:pPr>
        <w:rPr>
          <w:del w:id="2605" w:author="Garrick W Bruening" w:date="2020-07-27T10:51:00Z"/>
        </w:rPr>
      </w:pPr>
      <w:commentRangeStart w:id="2606"/>
      <w:del w:id="2607" w:author="Garrick W Bruening" w:date="2020-07-27T10:51:00Z">
        <w:r w:rsidRPr="009802F2" w:rsidDel="005176D5">
          <w:lastRenderedPageBreak/>
          <w:delText xml:space="preserve">Seated metabolic rate was subtracted from gross metabolic rate to determine the metabolic rate associated with the reaching movement only, or net metabolic rate. Subjects made reaching movements for 5 total minutes, but only the metabolic rates were </w:delText>
        </w:r>
      </w:del>
      <w:ins w:id="2608" w:author="Garrick W Bruening" w:date="2020-07-25T04:38:00Z">
        <w:del w:id="2609" w:author="Garrick W Bruening" w:date="2020-07-27T10:51:00Z">
          <w:r w:rsidR="2A4E2F01" w:rsidRPr="009802F2" w:rsidDel="005176D5">
            <w:delText xml:space="preserve">was </w:delText>
          </w:r>
        </w:del>
      </w:ins>
      <w:del w:id="2610" w:author="Garrick W Bruening" w:date="2020-07-27T10:51:00Z">
        <w:r w:rsidRPr="009802F2" w:rsidDel="005176D5">
          <w:delText xml:space="preserve">calculated </w:delText>
        </w:r>
      </w:del>
      <w:ins w:id="2611" w:author="Garrick W Bruening" w:date="2020-07-25T04:38:00Z">
        <w:del w:id="2612" w:author="Garrick W Bruening" w:date="2020-07-27T10:51:00Z">
          <w:r w:rsidR="54725481" w:rsidRPr="009802F2" w:rsidDel="005176D5">
            <w:delText xml:space="preserve">only </w:delText>
          </w:r>
        </w:del>
      </w:ins>
      <w:del w:id="2613" w:author="Garrick W Bruening" w:date="2020-07-27T10:51:00Z">
        <w:r w:rsidRPr="009802F2" w:rsidDel="005176D5">
          <w:delText>using the last 3 minutes</w:delText>
        </w:r>
      </w:del>
      <w:ins w:id="2614" w:author="Garrick W Bruening" w:date="2020-07-25T04:38:00Z">
        <w:del w:id="2615" w:author="Garrick W Bruening" w:date="2020-07-27T10:51:00Z">
          <w:r w:rsidRPr="009802F2" w:rsidDel="005176D5">
            <w:delText xml:space="preserve"> </w:delText>
          </w:r>
          <w:r w:rsidR="76A7EE67" w:rsidRPr="009802F2" w:rsidDel="005176D5">
            <w:delText>of each block</w:delText>
          </w:r>
        </w:del>
      </w:ins>
      <w:del w:id="2616" w:author="Garrick W Bruening" w:date="2020-07-27T10:51:00Z">
        <w:r w:rsidRPr="009802F2" w:rsidDel="005176D5">
          <w:delText xml:space="preserve"> to allow subjects to reach a steady </w:delText>
        </w:r>
      </w:del>
      <w:ins w:id="2617" w:author="Garrick W Bruening" w:date="2020-07-25T04:38:00Z">
        <w:del w:id="2618" w:author="Garrick W Bruening" w:date="2020-07-27T10:51:00Z">
          <w:r w:rsidR="04D76375" w:rsidRPr="009802F2" w:rsidDel="005176D5">
            <w:delText>metabolic rate while rea</w:delText>
          </w:r>
        </w:del>
      </w:ins>
      <w:ins w:id="2619" w:author="Garrick W Bruening" w:date="2020-07-25T04:39:00Z">
        <w:del w:id="2620" w:author="Garrick W Bruening" w:date="2020-07-27T10:51:00Z">
          <w:r w:rsidR="04D76375" w:rsidRPr="009802F2" w:rsidDel="005176D5">
            <w:delText>ching</w:delText>
          </w:r>
        </w:del>
      </w:ins>
      <w:del w:id="2621" w:author="Garrick W Bruening" w:date="2020-07-27T10:51:00Z">
        <w:r w:rsidRPr="009802F2" w:rsidDel="005176D5">
          <w:delText xml:space="preserve">state. After data was collected, custom MATLAB scripts were used to parse the data by trial, mass, and speed. Movement related variables were calculated using these scripts. Variables such as velocity, movement duration, reaction time, and metabolic power of the movement were calculated using the last </w:delText>
        </w:r>
      </w:del>
      <w:ins w:id="2622" w:author="Alaa Ahmed" w:date="2020-07-27T08:40:00Z">
        <w:del w:id="2623" w:author="Garrick W Bruening" w:date="2020-07-27T10:51:00Z">
          <w:r w:rsidR="00557A91" w:rsidRPr="009802F2" w:rsidDel="005176D5">
            <w:delText>5</w:delText>
          </w:r>
        </w:del>
      </w:ins>
      <w:del w:id="2624" w:author="Garrick W Bruening" w:date="2020-07-27T10:51:00Z">
        <w:r w:rsidRPr="009802F2" w:rsidDel="005176D5">
          <w:delText>3 minutes of trials within a block.</w:delText>
        </w:r>
        <w:commentRangeEnd w:id="2606"/>
        <w:r w:rsidR="00AF5DD1" w:rsidRPr="009802F2" w:rsidDel="005176D5">
          <w:rPr>
            <w:rStyle w:val="CommentReference"/>
          </w:rPr>
          <w:commentReference w:id="2606"/>
        </w:r>
      </w:del>
    </w:p>
    <w:p w14:paraId="2B27C94A" w14:textId="03624479" w:rsidR="00FE67CA" w:rsidRPr="009802F2" w:rsidDel="005176D5" w:rsidRDefault="00FE67CA" w:rsidP="00FE67CA">
      <w:pPr>
        <w:rPr>
          <w:del w:id="2625" w:author="Garrick W Bruening" w:date="2020-07-27T10:51:00Z"/>
        </w:rPr>
      </w:pPr>
    </w:p>
    <w:p w14:paraId="2B0DD2C8" w14:textId="50D4EDFE" w:rsidR="00737BC5" w:rsidRPr="009802F2" w:rsidDel="00326387" w:rsidRDefault="00737BC5" w:rsidP="00737BC5">
      <w:pPr>
        <w:pStyle w:val="Heading2"/>
        <w:rPr>
          <w:del w:id="2626" w:author="Garrick W Bruening" w:date="2020-10-06T12:08:00Z"/>
        </w:rPr>
      </w:pPr>
      <w:del w:id="2627" w:author="Garrick W Bruening" w:date="2020-10-06T12:05:00Z">
        <w:r w:rsidRPr="009802F2" w:rsidDel="00BE1AD8">
          <w:delText>Study</w:delText>
        </w:r>
      </w:del>
      <w:del w:id="2628" w:author="Garrick W Bruening" w:date="2020-10-06T12:08:00Z">
        <w:r w:rsidRPr="009802F2" w:rsidDel="00326387">
          <w:delText xml:space="preserve"> 2 - Effect of mass on preferred movement duration</w:delText>
        </w:r>
      </w:del>
    </w:p>
    <w:p w14:paraId="462432D0" w14:textId="28B6EDBF" w:rsidR="00737BC5" w:rsidRPr="009802F2" w:rsidDel="00BE1AD8" w:rsidRDefault="00737BC5" w:rsidP="00FE67CA">
      <w:pPr>
        <w:pStyle w:val="Heading2"/>
        <w:rPr>
          <w:del w:id="2629" w:author="Garrick W Bruening" w:date="2020-10-06T12:05:00Z"/>
        </w:rPr>
      </w:pPr>
    </w:p>
    <w:p w14:paraId="3061ECCF" w14:textId="0BD47A49" w:rsidR="00FE67CA" w:rsidRPr="009802F2" w:rsidDel="00326387" w:rsidRDefault="00FE67CA">
      <w:pPr>
        <w:pStyle w:val="Heading2"/>
        <w:rPr>
          <w:del w:id="2630" w:author="Garrick W Bruening" w:date="2020-10-06T12:08:00Z"/>
        </w:rPr>
        <w:pPrChange w:id="2631" w:author="Garrick W Bruening" w:date="2020-10-06T12:04:00Z">
          <w:pPr>
            <w:pStyle w:val="Heading3"/>
          </w:pPr>
        </w:pPrChange>
      </w:pPr>
      <w:del w:id="2632" w:author="Garrick W Bruening" w:date="2020-10-06T12:05:00Z">
        <w:r w:rsidRPr="009802F2" w:rsidDel="00BE1AD8">
          <w:delText>Experiment 2</w:delText>
        </w:r>
      </w:del>
      <w:del w:id="2633" w:author="Garrick W Bruening" w:date="2020-10-06T12:08:00Z">
        <w:r w:rsidRPr="009802F2" w:rsidDel="00326387">
          <w:delText>a</w:delText>
        </w:r>
      </w:del>
    </w:p>
    <w:p w14:paraId="195B12DE" w14:textId="2C65B47E" w:rsidR="00326387" w:rsidRPr="009802F2" w:rsidRDefault="00FE67CA" w:rsidP="00326387">
      <w:pPr>
        <w:pStyle w:val="Heading2"/>
        <w:rPr>
          <w:ins w:id="2634" w:author="Garrick W Bruening" w:date="2020-10-06T12:08:00Z"/>
        </w:rPr>
      </w:pPr>
      <w:del w:id="2635" w:author="Garrick W Bruening" w:date="2020-10-06T12:08:00Z">
        <w:r w:rsidRPr="009802F2" w:rsidDel="00326387">
          <w:delText>In the second experiment, a separate cohort of seated subjects made horizontal arm reaching movements using a robotic arm manipulandum (Interactive Motion Technologies Shoulder-Elbow Robot 2) while secured to a chair by a 4-point seat belt</w:delText>
        </w:r>
      </w:del>
      <w:ins w:id="2636" w:author="Alaa Ahmed" w:date="2020-07-27T14:10:00Z">
        <w:del w:id="2637" w:author="Garrick W Bruening" w:date="2020-10-06T12:08:00Z">
          <w:r w:rsidR="007A6FA9" w:rsidRPr="009802F2" w:rsidDel="00326387">
            <w:delText xml:space="preserve">. </w:delText>
          </w:r>
        </w:del>
      </w:ins>
      <w:del w:id="2638" w:author="Garrick W Bruening" w:date="2020-10-06T12:08:00Z">
        <w:r w:rsidRPr="009802F2" w:rsidDel="00326387">
          <w:delText xml:space="preserve"> (Fig. \ref{fig:methods}A).</w:delText>
        </w:r>
      </w:del>
      <w:ins w:id="2639" w:author="Alaa Ahmed" w:date="2020-08-03T16:16:00Z">
        <w:del w:id="2640" w:author="Garrick W Bruening" w:date="2020-10-06T12:08:00Z">
          <w:r w:rsidR="00094C96" w:rsidRPr="009802F2" w:rsidDel="00326387">
            <w:delText xml:space="preserve"> - </w:delText>
          </w:r>
        </w:del>
      </w:ins>
      <w:ins w:id="2641" w:author="Alaa Ahmed" w:date="2020-08-03T16:17:00Z">
        <w:del w:id="2642" w:author="Garrick W Bruening" w:date="2020-10-06T12:08:00Z">
          <w:r w:rsidR="00094C96" w:rsidRPr="009802F2" w:rsidDel="00326387">
            <w:delText xml:space="preserve"> participant’s</w:delText>
          </w:r>
          <w:r w:rsidR="00691223" w:rsidRPr="009802F2" w:rsidDel="00326387">
            <w:delText>plane of view</w:delText>
          </w:r>
        </w:del>
      </w:ins>
      <w:del w:id="2643" w:author="Garrick W Bruening" w:date="2020-10-06T12:08:00Z">
        <w:r w:rsidRPr="009802F2" w:rsidDel="00326387">
          <w:delText xml:space="preserve"> </w:delText>
        </w:r>
      </w:del>
      <w:del w:id="2644" w:author="Garrick W Bruening" w:date="2020-07-25T16:21:00Z">
        <w:r w:rsidRPr="009802F2">
          <w:delText xml:space="preserve">In this experiment 9 male and 3 female subjects, all right handed, with an average age of 25 years (std = 3.84), average weight 68.6 kg (std = 4.1), and an average height of 154.6 cm  (std = 28.7) completed the experiment (Fig. \ref{fig:methods}B).  </w:delText>
        </w:r>
      </w:del>
      <w:del w:id="2645" w:author="Garrick W Bruening" w:date="2020-10-06T12:08:00Z">
        <w:r w:rsidRPr="009802F2" w:rsidDel="00326387">
          <w:delText xml:space="preserve">All subjects </w:delText>
        </w:r>
      </w:del>
      <w:ins w:id="2646" w:author="Alaa Ahmed" w:date="2020-08-03T16:17:00Z">
        <w:del w:id="2647" w:author="Garrick W Bruening" w:date="2020-10-06T12:08:00Z">
          <w:r w:rsidR="00691223" w:rsidRPr="009802F2" w:rsidDel="00326387">
            <w:delText xml:space="preserve">participants </w:delText>
          </w:r>
        </w:del>
      </w:ins>
      <w:del w:id="2648" w:author="Garrick W Bruening" w:date="2020-10-06T12:08:00Z">
        <w:r w:rsidRPr="009802F2" w:rsidDel="00326387">
          <w:delText>reported no neurological, cardiovascular, or biomechanical problems that could interfere with the study</w:delText>
        </w:r>
      </w:del>
      <w:ins w:id="2649" w:author="Alaa Ahmed" w:date="2020-08-03T16:17:00Z">
        <w:del w:id="2650" w:author="Garrick W Bruening" w:date="2020-10-06T12:08:00Z">
          <w:r w:rsidR="00691223" w:rsidRPr="009802F2" w:rsidDel="00326387">
            <w:delText xml:space="preserve"> and</w:delText>
          </w:r>
        </w:del>
      </w:ins>
      <w:del w:id="2651" w:author="Garrick W Bruening" w:date="2020-10-06T12:08:00Z">
        <w:r w:rsidRPr="009802F2" w:rsidDel="00326387">
          <w:delText xml:space="preserve">. Subjects gave written informed consent that was approved by the University of Colorado Institutional Review Board. </w:delText>
        </w:r>
      </w:del>
      <w:ins w:id="2652" w:author="Garrick W Bruening" w:date="2020-10-06T12:08:00Z">
        <w:r w:rsidR="00326387" w:rsidRPr="009802F2">
          <w:t>Experiment 2 - Effect of mass on preferred movement duration</w:t>
        </w:r>
      </w:ins>
    </w:p>
    <w:p w14:paraId="2ACA9432" w14:textId="1720A172" w:rsidR="00326387" w:rsidRPr="009802F2" w:rsidRDefault="00326387" w:rsidP="00FE67CA">
      <w:ins w:id="2653" w:author="Garrick W Bruening" w:date="2020-10-06T12:08:00Z">
        <w:r w:rsidRPr="009802F2">
          <w:t xml:space="preserve">In the second experiment, a separate cohort made seated horizontal arm reaching movements using a robotic arm manipulandum (Interactive Motion Technologies Shoulder-Elbow Robot 2) while secured to a chair by a 4-point seat belt. The seat was height-adjusted to place the screen ~3 feet in front and 1 foot above the participant’s plane of view, with their arm in a horizontal planar position. All participants reported no neurological, cardiovascular, or biomechanical problems that could interfere with the study and gave written informed consent that was approved by the University of Colorado Institutional Review Board. </w:t>
        </w:r>
      </w:ins>
    </w:p>
    <w:p w14:paraId="5473D723" w14:textId="2E739C97" w:rsidR="00FE67CA" w:rsidRPr="009802F2" w:rsidRDefault="00FE67CA" w:rsidP="0087252C">
      <w:pPr>
        <w:pStyle w:val="Heading3"/>
      </w:pPr>
      <w:r w:rsidRPr="009802F2">
        <w:t>Kinematic Data Collection</w:t>
      </w:r>
    </w:p>
    <w:p w14:paraId="49B73CC1" w14:textId="25873B26" w:rsidR="00FE67CA" w:rsidRPr="009802F2" w:rsidRDefault="00B2538A">
      <w:pPr>
        <w:rPr>
          <w:ins w:id="2654" w:author="Garrick W Bruening" w:date="2020-07-25T16:26:00Z"/>
          <w:del w:id="2655" w:author="Alaa Ahmed" w:date="2020-07-27T08:45:00Z"/>
        </w:rPr>
      </w:pPr>
      <w:ins w:id="2656" w:author="Garrick W Bruening" w:date="2020-10-02T11:23:00Z">
        <w:r w:rsidRPr="009802F2">
          <w:t xml:space="preserve">Subjects made reaching movements within five blocks. The </w:t>
        </w:r>
      </w:ins>
      <w:del w:id="2657" w:author="Garrick W Bruening" w:date="2020-10-02T11:23:00Z">
        <w:r w:rsidR="00FE67CA" w:rsidRPr="009802F2" w:rsidDel="00B2538A">
          <w:delText xml:space="preserve">Subjects underwent 5 different blocks of 400 reaching movements (200 out and back movements) to four different targets. The 5 </w:delText>
        </w:r>
      </w:del>
      <w:ins w:id="2658" w:author="Garrick W Bruening" w:date="2020-10-02T11:23:00Z">
        <w:del w:id="2659" w:author="Garrick W Bruening" w:date="2020-10-02T11:23:00Z">
          <w:r w:rsidRPr="009802F2" w:rsidDel="00B2538A">
            <w:delText xml:space="preserve">Subjects underwent 5 different blocks of 400 reaching movements (200 out and back movements) to four different targets. The </w:delText>
          </w:r>
        </w:del>
        <w:r w:rsidRPr="009802F2">
          <w:t xml:space="preserve">five </w:t>
        </w:r>
      </w:ins>
      <w:r w:rsidR="00FE67CA" w:rsidRPr="009802F2">
        <w:t xml:space="preserve">blocks were a familiarization block, 0 </w:t>
      </w:r>
      <w:proofErr w:type="spellStart"/>
      <w:r w:rsidR="00FE67CA" w:rsidRPr="009802F2">
        <w:t>lbs</w:t>
      </w:r>
      <w:proofErr w:type="spellEnd"/>
      <w:r w:rsidR="00FE67CA" w:rsidRPr="009802F2">
        <w:t xml:space="preserve">, 3 </w:t>
      </w:r>
      <w:proofErr w:type="spellStart"/>
      <w:r w:rsidR="00FE67CA" w:rsidRPr="009802F2">
        <w:t>lbs</w:t>
      </w:r>
      <w:proofErr w:type="spellEnd"/>
      <w:r w:rsidR="00FE67CA" w:rsidRPr="009802F2">
        <w:t xml:space="preserve">, 5 </w:t>
      </w:r>
      <w:proofErr w:type="spellStart"/>
      <w:r w:rsidR="00FE67CA" w:rsidRPr="009802F2">
        <w:t>lbs</w:t>
      </w:r>
      <w:proofErr w:type="spellEnd"/>
      <w:r w:rsidR="00FE67CA" w:rsidRPr="009802F2">
        <w:t xml:space="preserve">, and 8 </w:t>
      </w:r>
      <w:proofErr w:type="spellStart"/>
      <w:r w:rsidR="00FE67CA" w:rsidRPr="009802F2">
        <w:t>lbs</w:t>
      </w:r>
      <w:proofErr w:type="spellEnd"/>
      <w:r w:rsidR="00FE67CA" w:rsidRPr="009802F2">
        <w:t xml:space="preserve"> added at the hand. The order of the weighted conditions was randomized for each subject. The downward weight of the added masses </w:t>
      </w:r>
      <w:del w:id="2660" w:author="Garrick W Bruening" w:date="2020-09-21T14:37:00Z">
        <w:r w:rsidR="00FE67CA" w:rsidRPr="009802F2">
          <w:delText>were</w:delText>
        </w:r>
      </w:del>
      <w:ins w:id="2661" w:author="Garrick W Bruening" w:date="2020-09-21T14:37:00Z">
        <w:r w:rsidR="00C15EA4" w:rsidRPr="009802F2">
          <w:t>was</w:t>
        </w:r>
      </w:ins>
      <w:r w:rsidR="00FE67CA" w:rsidRPr="009802F2">
        <w:t xml:space="preserve"> supported by the robot so these masses only added inertial effects to the arm. The position of the handle controlled a cursor on a computer screen that was placed just above head level and about 3 feet in front of the subject. Subjects arm positions started in approximately the same orientation. Visual feedback was provided to the subjects throughout the experiment on whether they completed the reach movement in the prescribed duration. To begin a trial subjects held a circular cursor (r = 0.4 cm, yellow colored) within the home circle (r = 1.1 cm, white circle) location for 200 </w:t>
      </w:r>
      <w:proofErr w:type="spellStart"/>
      <w:r w:rsidR="00FE67CA" w:rsidRPr="009802F2">
        <w:t>ms.</w:t>
      </w:r>
      <w:proofErr w:type="spellEnd"/>
      <w:r w:rsidR="00FE67CA" w:rsidRPr="009802F2">
        <w:t xml:space="preserve"> The home circle then disappeared and a target circle </w:t>
      </w:r>
      <w:ins w:id="2662" w:author="Garrick W Bruening" w:date="2020-07-25T16:25:00Z">
        <w:r w:rsidR="39A96154" w:rsidRPr="009802F2">
          <w:t>(shape dependent on experiment)</w:t>
        </w:r>
      </w:ins>
      <w:ins w:id="2663" w:author="Garrick W Bruening" w:date="2020-07-25T10:28:00Z">
        <w:r w:rsidR="00E717BB" w:rsidRPr="009802F2">
          <w:t xml:space="preserve"> </w:t>
        </w:r>
      </w:ins>
      <w:del w:id="2664" w:author="Garrick W Bruening" w:date="2020-07-25T16:25:00Z">
        <w:r w:rsidR="00FE67CA" w:rsidRPr="009802F2" w:rsidDel="00FE67CA">
          <w:delText xml:space="preserve">(r = 1.4 cm, red color) </w:delText>
        </w:r>
      </w:del>
      <w:r w:rsidR="00FE67CA" w:rsidRPr="009802F2">
        <w:t>10 cm away appeared randomly at 45, 135, 225, and 315 degrees from the right horizontal. A subject would go through all four outward targets in a pseudorandom order then begin again.</w:t>
      </w:r>
      <w:del w:id="2665" w:author="Garrick W Bruening" w:date="2020-07-25T16:26:00Z">
        <w:r w:rsidR="00FE67CA" w:rsidRPr="009802F2" w:rsidDel="00FE67CA">
          <w:delText xml:space="preserve"> For each reaching movement, the target would explode indicating a correct movement duration as the movement duration criteria was set between 1ms and 10000 ms, so there were not time requirements imposed on the reaching movements. In this experiment we wanted to ensure subjects came to a complete stop before the trial ended, so the dot would explode after the subject had remained in the target for 300 ms and the velocity during that time was under 0.5 mm/s.</w:delText>
        </w:r>
      </w:del>
    </w:p>
    <w:p w14:paraId="6F9BD125" w14:textId="36161335" w:rsidR="66EB3868" w:rsidRPr="009802F2" w:rsidRDefault="66EB3868">
      <w:pPr>
        <w:rPr>
          <w:ins w:id="2666" w:author="Garrick W Bruening" w:date="2020-07-25T16:26:00Z"/>
        </w:rPr>
      </w:pPr>
    </w:p>
    <w:p w14:paraId="3FE91DD4" w14:textId="6BF29C21" w:rsidR="3F89E4B8" w:rsidRPr="009802F2" w:rsidRDefault="3F89E4B8">
      <w:pPr>
        <w:pStyle w:val="Heading4"/>
        <w:rPr>
          <w:ins w:id="2667" w:author="Garrick W Bruening" w:date="2020-07-25T16:22:00Z"/>
        </w:rPr>
        <w:pPrChange w:id="2668" w:author="Garrick W Bruening" w:date="2020-10-06T12:08:00Z">
          <w:pPr/>
        </w:pPrChange>
      </w:pPr>
      <w:ins w:id="2669" w:author="Garrick W Bruening" w:date="2020-07-25T16:21:00Z">
        <w:r w:rsidRPr="009802F2">
          <w:rPr>
            <w:i w:val="0"/>
            <w:iCs w:val="0"/>
          </w:rPr>
          <w:t>Experiment 2</w:t>
        </w:r>
      </w:ins>
      <w:ins w:id="2670" w:author="Garrick W Bruening" w:date="2020-07-25T16:22:00Z">
        <w:r w:rsidRPr="009802F2">
          <w:rPr>
            <w:i w:val="0"/>
            <w:iCs w:val="0"/>
          </w:rPr>
          <w:t>a</w:t>
        </w:r>
      </w:ins>
    </w:p>
    <w:p w14:paraId="5FB44D62" w14:textId="6BA6818E" w:rsidR="66EB3868" w:rsidRPr="009802F2" w:rsidRDefault="3F89E4B8" w:rsidP="66EB3868">
      <w:ins w:id="2671" w:author="Garrick W Bruening" w:date="2020-07-25T16:21:00Z">
        <w:r w:rsidRPr="009802F2">
          <w:t xml:space="preserve">In this experiment 9 male and 3 female subjects, all right handed, with an average age of 25 years (std = 3.84), average weight 68.6 kg (std = 4.1), and an average height of 154.6 cm  (std = 28.7) completed the experiment (Fig. </w:t>
        </w:r>
      </w:ins>
      <w:ins w:id="2672" w:author="Garrick W Bruening" w:date="2020-10-02T13:54:00Z">
        <w:r w:rsidR="00D35355" w:rsidRPr="009802F2">
          <w:t>3</w:t>
        </w:r>
      </w:ins>
      <w:ins w:id="2673" w:author="Garrick W Bruening" w:date="2020-07-25T16:21:00Z">
        <w:r w:rsidRPr="009802F2">
          <w:t>B).</w:t>
        </w:r>
      </w:ins>
      <w:ins w:id="2674" w:author="Garrick W Bruening" w:date="2020-10-02T11:23:00Z">
        <w:r w:rsidR="00B2538A" w:rsidRPr="009802F2">
          <w:t xml:space="preserve"> Subjects underwent 5 different blocks of 400 reaching movements (200 out and back movements) to four different targets.</w:t>
        </w:r>
        <w:del w:id="2675" w:author="Garrick W Bruening" w:date="2020-10-02T11:23:00Z">
          <w:r w:rsidR="00B2538A" w:rsidRPr="009802F2" w:rsidDel="00B2538A">
            <w:delText xml:space="preserve"> The</w:delText>
          </w:r>
        </w:del>
      </w:ins>
      <w:ins w:id="2676" w:author="Garrick W Bruening" w:date="2020-07-25T16:21:00Z">
        <w:r w:rsidRPr="009802F2">
          <w:t xml:space="preserve"> </w:t>
        </w:r>
      </w:ins>
      <w:ins w:id="2677" w:author="Garrick W Bruening" w:date="2020-07-25T16:25:00Z">
        <w:r w:rsidR="6B0272B8" w:rsidRPr="009802F2">
          <w:t xml:space="preserve">The subjects would make horizontal arm reaching movements towards a </w:t>
        </w:r>
      </w:ins>
      <w:ins w:id="2678" w:author="Garrick W Bruening" w:date="2020-07-25T16:26:00Z">
        <w:r w:rsidR="6B0272B8" w:rsidRPr="009802F2">
          <w:t>circular</w:t>
        </w:r>
      </w:ins>
      <w:ins w:id="2679" w:author="Garrick W Bruening" w:date="2020-07-25T16:25:00Z">
        <w:r w:rsidR="6B0272B8" w:rsidRPr="009802F2">
          <w:t xml:space="preserve"> target, similar to experim</w:t>
        </w:r>
      </w:ins>
      <w:ins w:id="2680" w:author="Garrick W Bruening" w:date="2020-07-25T16:26:00Z">
        <w:r w:rsidR="6B0272B8" w:rsidRPr="009802F2">
          <w:t>ent 1 (r = 1.4 cm, red color).</w:t>
        </w:r>
        <w:r w:rsidR="573B2051" w:rsidRPr="009802F2">
          <w:t xml:space="preserve"> For each reaching movement, the target would explode indicating a correct movement duration as the movement duration criteria was set between 1ms and 10000 </w:t>
        </w:r>
        <w:proofErr w:type="spellStart"/>
        <w:r w:rsidR="573B2051" w:rsidRPr="009802F2">
          <w:t>ms</w:t>
        </w:r>
        <w:proofErr w:type="spellEnd"/>
        <w:r w:rsidR="573B2051" w:rsidRPr="009802F2">
          <w:t xml:space="preserve">, so there were not time requirements imposed on the reaching movements. In this experiment we wanted to ensure subjects came to a complete stop before the trial ended, so the dot would explode after the subject had remained in the target for 300 </w:t>
        </w:r>
        <w:proofErr w:type="spellStart"/>
        <w:r w:rsidR="573B2051" w:rsidRPr="009802F2">
          <w:t>ms</w:t>
        </w:r>
        <w:proofErr w:type="spellEnd"/>
        <w:r w:rsidR="573B2051" w:rsidRPr="009802F2">
          <w:t xml:space="preserve"> and the velocity during that time was under 0.5 mm/s.</w:t>
        </w:r>
      </w:ins>
    </w:p>
    <w:p w14:paraId="61073CD2" w14:textId="7839D76B" w:rsidR="00FE67CA" w:rsidRPr="009802F2" w:rsidRDefault="00FE67CA">
      <w:pPr>
        <w:pStyle w:val="Heading4"/>
        <w:pPrChange w:id="2681" w:author="Garrick W Bruening" w:date="2020-10-06T12:08:00Z">
          <w:pPr>
            <w:pStyle w:val="Heading3"/>
          </w:pPr>
        </w:pPrChange>
      </w:pPr>
      <w:r w:rsidRPr="009802F2">
        <w:rPr>
          <w:i w:val="0"/>
          <w:iCs w:val="0"/>
        </w:rPr>
        <w:t>Experiment</w:t>
      </w:r>
      <w:del w:id="2682" w:author="Alaa Ahmed" w:date="2020-07-27T08:42:00Z">
        <w:r w:rsidRPr="009802F2">
          <w:rPr>
            <w:i w:val="0"/>
            <w:iCs w:val="0"/>
          </w:rPr>
          <w:delText>s</w:delText>
        </w:r>
      </w:del>
      <w:r w:rsidRPr="009802F2">
        <w:rPr>
          <w:i w:val="0"/>
          <w:iCs w:val="0"/>
        </w:rPr>
        <w:t xml:space="preserve"> 2b</w:t>
      </w:r>
      <w:del w:id="2683" w:author="Alaa Ahmed" w:date="2020-07-27T08:42:00Z">
        <w:r w:rsidRPr="009802F2">
          <w:rPr>
            <w:i w:val="0"/>
            <w:iCs w:val="0"/>
          </w:rPr>
          <w:delText xml:space="preserve"> and 2c</w:delText>
        </w:r>
      </w:del>
    </w:p>
    <w:p w14:paraId="6DB53368" w14:textId="77777777" w:rsidR="00FE67CA" w:rsidRPr="009802F2" w:rsidRDefault="00FE67CA" w:rsidP="00FE67CA">
      <w:r w:rsidRPr="009802F2">
        <w:t>We wanted to ensure that the effects on movement duration from mass were not influenced by the size of the target or accuracy costs. We ran two more similar experiments in which we altered the shape of the target to change the accuracy costs of the movement.</w:t>
      </w:r>
    </w:p>
    <w:p w14:paraId="5B8204EE" w14:textId="33BB1D35" w:rsidR="00FE67CA" w:rsidRPr="009802F2" w:rsidRDefault="009A1201" w:rsidP="00FE67CA">
      <w:ins w:id="2684" w:author="Garrick W Bruening" w:date="2020-07-25T10:32:00Z">
        <w:r w:rsidRPr="009802F2">
          <w:t>In experiment 2</w:t>
        </w:r>
      </w:ins>
      <w:ins w:id="2685" w:author="Garrick W Bruening" w:date="2020-07-25T10:33:00Z">
        <w:r w:rsidRPr="009802F2">
          <w:t>b, there</w:t>
        </w:r>
      </w:ins>
      <w:ins w:id="2686" w:author="Garrick W Bruening" w:date="2020-07-25T10:32:00Z">
        <w:r w:rsidRPr="009802F2">
          <w:t xml:space="preserve"> </w:t>
        </w:r>
        <w:r w:rsidRPr="009802F2">
          <w:rPr>
            <w:rPrChange w:id="2687" w:author="Garrick W Bruening" w:date="2020-10-02T11:24:00Z">
              <w:rPr>
                <w:highlight w:val="yellow"/>
              </w:rPr>
            </w:rPrChange>
          </w:rPr>
          <w:t>were 8 male and 4 female subjects who completed the protocol, with an average age of 25.3 years, average height of 68.6 inches, and an average weight of 154.6 lbs.</w:t>
        </w:r>
        <w:r w:rsidRPr="009802F2">
          <w:t xml:space="preserve">  </w:t>
        </w:r>
      </w:ins>
      <w:ins w:id="2688" w:author="Garrick W Bruening" w:date="2020-10-02T11:25:00Z">
        <w:r w:rsidR="00A077C7" w:rsidRPr="009802F2">
          <w:t xml:space="preserve">Subjects completed </w:t>
        </w:r>
      </w:ins>
      <w:ins w:id="2689" w:author="Garrick W Bruening" w:date="2020-10-02T11:26:00Z">
        <w:r w:rsidR="009E0C1E" w:rsidRPr="009802F2">
          <w:t xml:space="preserve">400 out and stop trials in familiarization, and 200 out and stop for each added mass condition. </w:t>
        </w:r>
      </w:ins>
      <w:r w:rsidR="00FE67CA" w:rsidRPr="009802F2">
        <w:t xml:space="preserve">In </w:t>
      </w:r>
      <w:del w:id="2690" w:author="Garrick W Bruening" w:date="2020-07-25T10:32:00Z">
        <w:r w:rsidR="00FE67CA" w:rsidRPr="009802F2" w:rsidDel="009A1201">
          <w:delText xml:space="preserve">experiment </w:delText>
        </w:r>
        <w:r w:rsidR="746D2DDC" w:rsidRPr="009802F2" w:rsidDel="009A1201">
          <w:delText>2b</w:delText>
        </w:r>
      </w:del>
      <w:ins w:id="2691" w:author="Garrick W Bruening" w:date="2020-07-25T10:32:00Z">
        <w:r w:rsidRPr="009802F2">
          <w:t>this experiment</w:t>
        </w:r>
      </w:ins>
      <w:r w:rsidR="00FE67CA" w:rsidRPr="009802F2">
        <w:t>, the target was a section of a 10 cm circular arc centered on the home circle oriented at the same positions as experiment 1 and 2</w:t>
      </w:r>
      <w:ins w:id="2692" w:author="Alaa Ahmed" w:date="2020-07-28T11:28:00Z">
        <w:r w:rsidR="002C3D73" w:rsidRPr="009802F2">
          <w:t>a</w:t>
        </w:r>
      </w:ins>
      <w:del w:id="2693" w:author="Alaa Ahmed" w:date="2020-07-28T11:28:00Z">
        <w:r w:rsidR="00FE67CA" w:rsidRPr="009802F2" w:rsidDel="002C3D73">
          <w:delText xml:space="preserve"> (Fig. \ref{fig:methods}D)</w:delText>
        </w:r>
      </w:del>
      <w:r w:rsidR="00FE67CA" w:rsidRPr="009802F2">
        <w:t xml:space="preserve">. </w:t>
      </w:r>
      <w:del w:id="2694" w:author="Garrick W Bruening" w:date="2020-07-25T10:33:00Z">
        <w:r w:rsidR="00FE67CA" w:rsidRPr="009802F2" w:rsidDel="002C716F">
          <w:rPr>
            <w:highlight w:val="yellow"/>
          </w:rPr>
          <w:delText xml:space="preserve">There </w:delText>
        </w:r>
      </w:del>
      <w:del w:id="2695" w:author="Garrick W Bruening" w:date="2020-07-25T10:32:00Z">
        <w:r w:rsidR="00FE67CA" w:rsidRPr="009802F2" w:rsidDel="002C55BA">
          <w:rPr>
            <w:highlight w:val="yellow"/>
          </w:rPr>
          <w:delText>were 8 male and 4 female subjects, with an average age of 25.3 years, average height of 68.6 inches, and an average weight of 154.6 lbs.</w:delText>
        </w:r>
        <w:r w:rsidR="00FE67CA" w:rsidRPr="009802F2" w:rsidDel="002C55BA">
          <w:delText xml:space="preserve">  </w:delText>
        </w:r>
      </w:del>
      <w:r w:rsidR="00FE67CA" w:rsidRPr="009802F2">
        <w:t>Subjects would need to stop betwee</w:t>
      </w:r>
      <w:del w:id="2696" w:author="Garrick W Bruening" w:date="2020-07-25T10:33:00Z">
        <w:r w:rsidR="21E9E232" w:rsidRPr="009802F2" w:rsidDel="002C716F">
          <w:delText xml:space="preserve"> </w:delText>
        </w:r>
      </w:del>
      <w:r w:rsidR="00FE67CA" w:rsidRPr="009802F2">
        <w:t xml:space="preserve">n 10 cm and 11 cm from the home circle and within </w:t>
      </w:r>
      <w:del w:id="2697" w:author="Garrick W Bruening" w:date="2020-09-21T14:40:00Z">
        <w:r w:rsidR="00FE67CA" w:rsidRPr="009802F2">
          <w:delText>3</w:delText>
        </w:r>
      </w:del>
      <w:ins w:id="2698" w:author="Garrick W Bruening" w:date="2020-09-21T14:40:00Z">
        <w:r w:rsidR="00343BF9" w:rsidRPr="009802F2">
          <w:t>7</w:t>
        </w:r>
      </w:ins>
      <w:r w:rsidR="00FE67CA" w:rsidRPr="009802F2">
        <w:t xml:space="preserve"> degrees of the center of the arc target for the target </w:t>
      </w:r>
      <w:r w:rsidR="00FE67CA" w:rsidRPr="009802F2">
        <w:lastRenderedPageBreak/>
        <w:t>arc to turn green. If subjects overshot the</w:t>
      </w:r>
      <w:del w:id="2699" w:author="Garrick W Bruening" w:date="2020-07-25T10:33:00Z">
        <w:r w:rsidR="00FE67CA" w:rsidRPr="009802F2" w:rsidDel="002C716F">
          <w:delText xml:space="preserve"> the</w:delText>
        </w:r>
      </w:del>
      <w:r w:rsidR="00FE67CA" w:rsidRPr="009802F2">
        <w:t xml:space="preserve"> target (went past 11 cm) the target would turn red indicating an overshoot. </w:t>
      </w:r>
      <w:del w:id="2700" w:author="Alaa Ahmed" w:date="2020-07-27T08:44:00Z">
        <w:r w:rsidR="00FE67CA" w:rsidRPr="009802F2">
          <w:delText xml:space="preserve">12 unique subjects made reaching </w:delText>
        </w:r>
        <w:r w:rsidR="712A6019" w:rsidRPr="009802F2">
          <w:delText>movement</w:delText>
        </w:r>
        <w:r w:rsidR="4F55C1E0" w:rsidRPr="009802F2">
          <w:delText xml:space="preserve"> </w:delText>
        </w:r>
        <w:r w:rsidR="712A6019" w:rsidRPr="009802F2">
          <w:delText>s</w:delText>
        </w:r>
        <w:r w:rsidR="00FE67CA" w:rsidRPr="009802F2">
          <w:delText xml:space="preserve"> in 5 blocks, of familiarization, 0 lbs, 3 lbs, 5 lbs, and 8 lbs added at the hand. The blocks consisted of 400, 200, 200, 200, and 200 trials respectively. This experiment was used to simulate a high accuracy cost with a small target.</w:delText>
        </w:r>
      </w:del>
    </w:p>
    <w:p w14:paraId="444CA59F" w14:textId="2A088D72" w:rsidR="0004160F" w:rsidRPr="009802F2" w:rsidRDefault="0004160F">
      <w:pPr>
        <w:pStyle w:val="Heading4"/>
        <w:rPr>
          <w:ins w:id="2701" w:author="Alaa Ahmed" w:date="2020-07-27T08:42:00Z"/>
        </w:rPr>
        <w:pPrChange w:id="2702" w:author="Garrick W Bruening" w:date="2020-10-06T12:08:00Z">
          <w:pPr>
            <w:pStyle w:val="Heading3"/>
          </w:pPr>
        </w:pPrChange>
      </w:pPr>
      <w:ins w:id="2703" w:author="Alaa Ahmed" w:date="2020-07-27T08:42:00Z">
        <w:r w:rsidRPr="009802F2">
          <w:rPr>
            <w:i w:val="0"/>
            <w:iCs w:val="0"/>
          </w:rPr>
          <w:t>Experiment 2c</w:t>
        </w:r>
      </w:ins>
    </w:p>
    <w:p w14:paraId="26040AE2" w14:textId="23A47D28" w:rsidR="00FE67CA" w:rsidRPr="009802F2" w:rsidRDefault="002B33DA" w:rsidP="00FE67CA">
      <w:ins w:id="2704" w:author="Garrick W Bruening" w:date="2020-07-25T10:31:00Z">
        <w:r w:rsidRPr="009802F2">
          <w:t>Experiment 2c was completed by 18 subjects</w:t>
        </w:r>
      </w:ins>
      <w:ins w:id="2705" w:author="Garrick W Bruening" w:date="2020-07-27T20:42:00Z">
        <w:r w:rsidR="00821632" w:rsidRPr="009802F2">
          <w:t>,</w:t>
        </w:r>
      </w:ins>
      <w:ins w:id="2706" w:author="Garrick W Bruening" w:date="2020-07-25T10:31:00Z">
        <w:r w:rsidRPr="009802F2">
          <w:t xml:space="preserve"> 9 male and 9 </w:t>
        </w:r>
        <w:proofErr w:type="gramStart"/>
        <w:r w:rsidRPr="009802F2">
          <w:t>female</w:t>
        </w:r>
        <w:proofErr w:type="gramEnd"/>
        <w:r w:rsidRPr="009802F2">
          <w:t xml:space="preserve">, with an average age of 25.1 ± 3.7 years old. </w:t>
        </w:r>
      </w:ins>
      <w:ins w:id="2707" w:author="Garrick W Bruening" w:date="2020-10-02T11:26:00Z">
        <w:r w:rsidR="009E0C1E" w:rsidRPr="009802F2">
          <w:t xml:space="preserve">Subjects completed </w:t>
        </w:r>
      </w:ins>
      <w:ins w:id="2708" w:author="Garrick W Bruening" w:date="2020-10-02T11:37:00Z">
        <w:r w:rsidR="00525917" w:rsidRPr="009802F2">
          <w:t>100</w:t>
        </w:r>
      </w:ins>
      <w:ins w:id="2709" w:author="Garrick W Bruening" w:date="2020-10-02T11:26:00Z">
        <w:r w:rsidR="000B338C" w:rsidRPr="009802F2">
          <w:t xml:space="preserve"> out and back movements for familiarization, and 200 out a</w:t>
        </w:r>
      </w:ins>
      <w:ins w:id="2710" w:author="Garrick W Bruening" w:date="2020-10-02T11:27:00Z">
        <w:r w:rsidR="000B338C" w:rsidRPr="009802F2">
          <w:t xml:space="preserve">nd back movements for each mass condition. </w:t>
        </w:r>
      </w:ins>
      <w:ins w:id="2711" w:author="Alaa Ahmed" w:date="2020-07-27T08:45:00Z">
        <w:r w:rsidR="003D5B37" w:rsidRPr="009802F2">
          <w:t>T</w:t>
        </w:r>
      </w:ins>
      <w:del w:id="2712" w:author="Alaa Ahmed" w:date="2020-07-27T08:45:00Z">
        <w:r w:rsidR="00FE67CA" w:rsidRPr="009802F2">
          <w:delText xml:space="preserve">In experiment </w:delText>
        </w:r>
        <w:r w:rsidR="46276996" w:rsidRPr="009802F2">
          <w:delText>2c</w:delText>
        </w:r>
        <w:r w:rsidR="00FE67CA" w:rsidRPr="009802F2">
          <w:delText>, t</w:delText>
        </w:r>
      </w:del>
      <w:r w:rsidR="00FE67CA" w:rsidRPr="009802F2">
        <w:t>he target w</w:t>
      </w:r>
      <w:commentRangeStart w:id="2713"/>
      <w:r w:rsidR="00FE67CA" w:rsidRPr="009802F2">
        <w:t>as a 90 degree section of a circle that subjects had to reach towards</w:t>
      </w:r>
      <w:del w:id="2714" w:author="Alaa Ahmed" w:date="2020-07-27T08:44:00Z">
        <w:r w:rsidR="00FE67CA" w:rsidRPr="009802F2">
          <w:delText xml:space="preserve">  (Fig. \ref{fig:methods}E</w:delText>
        </w:r>
      </w:del>
      <w:r w:rsidR="00FE67CA" w:rsidRPr="009802F2">
        <w:t>.</w:t>
      </w:r>
      <w:ins w:id="2715" w:author="Garrick W Bruening" w:date="2020-07-25T10:30:00Z">
        <w:r w:rsidR="00AE56E0" w:rsidRPr="009802F2">
          <w:t xml:space="preserve"> </w:t>
        </w:r>
      </w:ins>
      <w:del w:id="2716" w:author="Garrick W Bruening" w:date="2020-07-25T10:31:00Z">
        <w:r w:rsidR="00FE67CA" w:rsidRPr="009802F2" w:rsidDel="002B33DA">
          <w:delText xml:space="preserve"> </w:delText>
        </w:r>
      </w:del>
      <w:r w:rsidR="00FE67CA" w:rsidRPr="009802F2">
        <w:t>However, subjects did not need to stop at an</w:t>
      </w:r>
      <w:commentRangeEnd w:id="2713"/>
      <w:r w:rsidR="00FE67CA" w:rsidRPr="009802F2">
        <w:rPr>
          <w:rStyle w:val="CommentReference"/>
        </w:rPr>
        <w:commentReference w:id="2713"/>
      </w:r>
      <w:r w:rsidR="00FE67CA" w:rsidRPr="009802F2">
        <w:t xml:space="preserve">y specific location, just hit the target arc, turn around and return to the home circle. In this experiment we used the point that they turned around as the end of their movement. </w:t>
      </w:r>
      <w:del w:id="2717" w:author="Alaa Ahmed" w:date="2020-07-27T08:44:00Z">
        <w:r w:rsidR="00FE67CA" w:rsidRPr="009802F2">
          <w:delText xml:space="preserve">18 unique subjects completed this experiment, and went through the same blocks of conditions as in the first control experiment. </w:delText>
        </w:r>
      </w:del>
      <w:r w:rsidR="00FE67CA" w:rsidRPr="009802F2">
        <w:t xml:space="preserve">This experiment was used to simulate a </w:t>
      </w:r>
      <w:del w:id="2718" w:author="Garrick W Bruening" w:date="2020-10-02T13:56:00Z">
        <w:r w:rsidR="00FE67CA" w:rsidRPr="009802F2" w:rsidDel="002207A6">
          <w:delText>zero accuracy</w:delText>
        </w:r>
      </w:del>
      <w:ins w:id="2719" w:author="Garrick W Bruening" w:date="2020-10-02T13:56:00Z">
        <w:r w:rsidR="002207A6" w:rsidRPr="009802F2">
          <w:t>zero-accuracy</w:t>
        </w:r>
      </w:ins>
      <w:r w:rsidR="00FE67CA" w:rsidRPr="009802F2">
        <w:t xml:space="preserve"> cost with a very </w:t>
      </w:r>
      <w:proofErr w:type="spellStart"/>
      <w:r w:rsidR="00FE67CA" w:rsidRPr="009802F2">
        <w:t>very</w:t>
      </w:r>
      <w:proofErr w:type="spellEnd"/>
      <w:r w:rsidR="00FE67CA" w:rsidRPr="009802F2">
        <w:t xml:space="preserve"> large target.</w:t>
      </w:r>
    </w:p>
    <w:p w14:paraId="76CA074C" w14:textId="10F26CC1" w:rsidR="00857EAD" w:rsidRPr="009802F2" w:rsidRDefault="0009346D" w:rsidP="0087252C">
      <w:pPr>
        <w:pStyle w:val="Heading3"/>
      </w:pPr>
      <w:commentRangeStart w:id="2720"/>
      <w:r w:rsidRPr="009802F2">
        <w:t>Data Processing</w:t>
      </w:r>
      <w:commentRangeEnd w:id="2720"/>
      <w:r w:rsidR="006E429E" w:rsidRPr="009802F2">
        <w:rPr>
          <w:rStyle w:val="CommentReference"/>
          <w:rFonts w:asciiTheme="minorHAnsi" w:eastAsiaTheme="minorHAnsi" w:hAnsiTheme="minorHAnsi" w:cstheme="minorBidi"/>
          <w:color w:val="auto"/>
        </w:rPr>
        <w:commentReference w:id="2720"/>
      </w:r>
    </w:p>
    <w:p w14:paraId="775EA222" w14:textId="1CAE59FC" w:rsidR="00D65047" w:rsidRPr="009802F2" w:rsidRDefault="002973E6" w:rsidP="00837164">
      <w:pPr>
        <w:rPr>
          <w:ins w:id="2721" w:author="Garrick W Bruening" w:date="2020-07-27T17:02:00Z"/>
        </w:rPr>
      </w:pPr>
      <w:ins w:id="2722" w:author="Garrick W Bruening" w:date="2020-07-27T19:10:00Z">
        <w:r w:rsidRPr="009802F2">
          <w:t>Movement kinematic data was extracted and analyzed in MATLAB 2019a</w:t>
        </w:r>
        <w:commentRangeStart w:id="2723"/>
        <w:commentRangeEnd w:id="2723"/>
        <w:r w:rsidRPr="009802F2">
          <w:rPr>
            <w:rStyle w:val="CommentReference"/>
          </w:rPr>
          <w:commentReference w:id="2723"/>
        </w:r>
        <w:r w:rsidRPr="009802F2">
          <w:t xml:space="preserve">. </w:t>
        </w:r>
        <w:commentRangeStart w:id="2724"/>
        <w:commentRangeEnd w:id="2724"/>
        <w:r w:rsidRPr="009802F2">
          <w:rPr>
            <w:rStyle w:val="CommentReference"/>
          </w:rPr>
          <w:commentReference w:id="2724"/>
        </w:r>
        <w:r w:rsidRPr="009802F2">
          <w:t>X and Y p</w:t>
        </w:r>
      </w:ins>
      <w:ins w:id="2725" w:author="Garrick W Bruening" w:date="2020-07-27T11:01:00Z">
        <w:r w:rsidR="001F025C" w:rsidRPr="009802F2">
          <w:t>ositional k</w:t>
        </w:r>
      </w:ins>
      <w:ins w:id="2726" w:author="Garrick W Bruening" w:date="2020-07-27T11:00:00Z">
        <w:r w:rsidR="008E0B57" w:rsidRPr="009802F2">
          <w:t>inematic data was collected at 200 Hz</w:t>
        </w:r>
      </w:ins>
      <w:ins w:id="2727" w:author="Garrick W Bruening" w:date="2020-07-27T11:01:00Z">
        <w:r w:rsidR="001F025C" w:rsidRPr="009802F2">
          <w:t xml:space="preserve">, then </w:t>
        </w:r>
        <w:commentRangeStart w:id="2728"/>
        <w:r w:rsidR="001F025C" w:rsidRPr="009802F2">
          <w:t xml:space="preserve">differentiated </w:t>
        </w:r>
      </w:ins>
      <w:ins w:id="2729" w:author="Garrick W Bruening" w:date="2020-07-27T11:04:00Z">
        <w:r w:rsidR="00037462" w:rsidRPr="009802F2">
          <w:t>using a double five point differentiation</w:t>
        </w:r>
      </w:ins>
      <w:ins w:id="2730" w:author="Garrick W Bruening" w:date="2020-07-27T11:05:00Z">
        <w:r w:rsidR="00230560" w:rsidRPr="009802F2">
          <w:t xml:space="preserve"> and </w:t>
        </w:r>
      </w:ins>
      <w:ins w:id="2731" w:author="Garrick W Bruening" w:date="2020-07-27T11:09:00Z">
        <w:r w:rsidR="002E469A" w:rsidRPr="009802F2">
          <w:t>Butterworth</w:t>
        </w:r>
      </w:ins>
      <w:ins w:id="2732" w:author="Garrick W Bruening" w:date="2020-07-27T11:05:00Z">
        <w:r w:rsidR="00230560" w:rsidRPr="009802F2">
          <w:t xml:space="preserve"> filter (</w:t>
        </w:r>
      </w:ins>
      <w:ins w:id="2733" w:author="Garrick W Bruening" w:date="2020-07-27T11:07:00Z">
        <w:r w:rsidR="00DC4ABF" w:rsidRPr="009802F2">
          <w:t xml:space="preserve">sampling frequency 200 Hz, cutoff frequency 10 </w:t>
        </w:r>
      </w:ins>
      <w:ins w:id="2734" w:author="Garrick W Bruening" w:date="2020-07-27T19:11:00Z">
        <w:r w:rsidR="00324A7F" w:rsidRPr="009802F2">
          <w:t>H</w:t>
        </w:r>
      </w:ins>
      <w:ins w:id="2735" w:author="Garrick W Bruening" w:date="2020-07-27T11:07:00Z">
        <w:r w:rsidR="00DC4ABF" w:rsidRPr="009802F2">
          <w:t xml:space="preserve">z) </w:t>
        </w:r>
      </w:ins>
      <w:ins w:id="2736" w:author="Garrick W Bruening" w:date="2020-07-27T11:01:00Z">
        <w:r w:rsidR="001F025C" w:rsidRPr="009802F2">
          <w:t>to determine velocity and accelerat</w:t>
        </w:r>
      </w:ins>
      <w:ins w:id="2737" w:author="Garrick W Bruening" w:date="2020-07-27T11:02:00Z">
        <w:r w:rsidR="001F025C" w:rsidRPr="009802F2">
          <w:t>ions</w:t>
        </w:r>
      </w:ins>
      <w:commentRangeEnd w:id="2728"/>
      <w:r w:rsidR="00E12928" w:rsidRPr="009802F2">
        <w:rPr>
          <w:rStyle w:val="CommentReference"/>
        </w:rPr>
        <w:commentReference w:id="2728"/>
      </w:r>
      <w:ins w:id="2738" w:author="Garrick W Bruening" w:date="2020-07-27T19:11:00Z">
        <w:r w:rsidRPr="009802F2">
          <w:t xml:space="preserve"> in the X and Y direction</w:t>
        </w:r>
      </w:ins>
      <w:ins w:id="2739" w:author="Garrick W Bruening" w:date="2020-07-27T11:01:00Z">
        <w:r w:rsidR="001F025C" w:rsidRPr="009802F2">
          <w:t>.</w:t>
        </w:r>
      </w:ins>
      <w:ins w:id="2740" w:author="Garrick W Bruening" w:date="2020-07-27T19:12:00Z">
        <w:r w:rsidR="00FE6A1D" w:rsidRPr="009802F2">
          <w:t xml:space="preserve"> We then compute the </w:t>
        </w:r>
        <w:commentRangeStart w:id="2741"/>
        <w:commentRangeStart w:id="2742"/>
        <w:r w:rsidR="00FE6A1D" w:rsidRPr="009802F2">
          <w:t xml:space="preserve">magnitude of the </w:t>
        </w:r>
        <w:r w:rsidR="00F27A09" w:rsidRPr="009802F2">
          <w:t>velocity and acceleration vectors.</w:t>
        </w:r>
      </w:ins>
      <w:commentRangeStart w:id="2743"/>
      <w:commentRangeStart w:id="2744"/>
      <w:del w:id="2745" w:author="Garrick W Bruening" w:date="2020-07-27T19:10:00Z">
        <w:r w:rsidR="00B55F36" w:rsidRPr="009802F2">
          <w:delText>Movement k</w:delText>
        </w:r>
        <w:r w:rsidR="006A56AF" w:rsidRPr="009802F2">
          <w:delText>inematic data was extracted and analyzed in MATLAB 2019a</w:delText>
        </w:r>
        <w:commentRangeEnd w:id="2743"/>
        <w:r w:rsidR="003342E4" w:rsidRPr="009802F2">
          <w:rPr>
            <w:rStyle w:val="CommentReference"/>
          </w:rPr>
          <w:commentReference w:id="2743"/>
        </w:r>
        <w:r w:rsidR="006A56AF" w:rsidRPr="009802F2">
          <w:delText>.</w:delText>
        </w:r>
        <w:r w:rsidR="00B55F36" w:rsidRPr="009802F2">
          <w:delText xml:space="preserve"> </w:delText>
        </w:r>
        <w:commentRangeEnd w:id="2744"/>
        <w:r w:rsidR="00E03006" w:rsidRPr="009802F2">
          <w:rPr>
            <w:rStyle w:val="CommentReference"/>
          </w:rPr>
          <w:commentReference w:id="2744"/>
        </w:r>
        <w:commentRangeStart w:id="2746"/>
        <w:r w:rsidR="00DF1F39" w:rsidRPr="009802F2">
          <w:delText>Kinematic data was then exported as a csv to R (v</w:delText>
        </w:r>
        <w:r w:rsidR="006A56AF" w:rsidRPr="009802F2">
          <w:delText xml:space="preserve"> </w:delText>
        </w:r>
        <w:r w:rsidR="00DF1F39" w:rsidRPr="009802F2" w:rsidDel="003E130F">
          <w:delText xml:space="preserve"> </w:delText>
        </w:r>
        <w:r w:rsidR="00DF1F39" w:rsidRPr="009802F2">
          <w:delText xml:space="preserve">1.2.5001) </w:delText>
        </w:r>
        <w:r w:rsidR="00BC26A8" w:rsidRPr="009802F2">
          <w:delText xml:space="preserve">for statistical analysis. </w:delText>
        </w:r>
        <w:r w:rsidR="00F8276D" w:rsidRPr="009802F2">
          <w:delText xml:space="preserve">Linear mixed effects models were computed using the lme4 </w:delText>
        </w:r>
        <w:r w:rsidR="00833881" w:rsidRPr="009802F2">
          <w:delText xml:space="preserve">and multcomp </w:delText>
        </w:r>
        <w:r w:rsidR="00F8276D" w:rsidRPr="009802F2">
          <w:delText>package</w:delText>
        </w:r>
        <w:r w:rsidR="00833881" w:rsidRPr="009802F2">
          <w:delText>.</w:delText>
        </w:r>
      </w:del>
      <w:commentRangeEnd w:id="2741"/>
      <w:r w:rsidR="00D86127" w:rsidRPr="009802F2">
        <w:rPr>
          <w:rStyle w:val="CommentReference"/>
        </w:rPr>
        <w:commentReference w:id="2741"/>
      </w:r>
      <w:commentRangeEnd w:id="2742"/>
      <w:r w:rsidR="00724064" w:rsidRPr="009802F2">
        <w:rPr>
          <w:rStyle w:val="CommentReference"/>
        </w:rPr>
        <w:commentReference w:id="2742"/>
      </w:r>
    </w:p>
    <w:p w14:paraId="16CF4129" w14:textId="690A6239" w:rsidR="00837164" w:rsidRPr="009802F2" w:rsidRDefault="00833881">
      <w:pPr>
        <w:pStyle w:val="Heading3"/>
        <w:rPr>
          <w:ins w:id="2747" w:author="Garrick W Bruening" w:date="2020-07-27T10:52:00Z"/>
          <w:del w:id="2748" w:author="Garrick W Bruening" w:date="2020-07-27T17:03:00Z"/>
        </w:rPr>
        <w:pPrChange w:id="2749" w:author="Garrick W Bruening" w:date="2020-07-30T12:06:00Z">
          <w:pPr/>
        </w:pPrChange>
      </w:pPr>
      <w:del w:id="2750" w:author="Garrick W Bruening" w:date="2020-07-27T17:03:00Z">
        <w:r w:rsidRPr="009802F2">
          <w:delText xml:space="preserve"> Effort modeling and parameter estimate were computed using the package nlstools. </w:delText>
        </w:r>
        <w:r w:rsidR="00DD3513" w:rsidRPr="009802F2">
          <w:delText>Optimizing the utility model was done using the optimize function in R.</w:delText>
        </w:r>
        <w:commentRangeEnd w:id="2746"/>
        <w:r w:rsidR="00C763BC" w:rsidRPr="009802F2">
          <w:rPr>
            <w:rPrChange w:id="2751" w:author="Garrick W Bruening" w:date="2020-07-30T12:06:00Z">
              <w:rPr>
                <w:rStyle w:val="CommentReference"/>
              </w:rPr>
            </w:rPrChange>
          </w:rPr>
          <w:commentReference w:id="2746"/>
        </w:r>
      </w:del>
    </w:p>
    <w:p w14:paraId="28038628" w14:textId="6A5D3028" w:rsidR="00837164" w:rsidRPr="009802F2" w:rsidRDefault="00DC4ABF">
      <w:pPr>
        <w:pStyle w:val="Heading4"/>
        <w:rPr>
          <w:ins w:id="2752" w:author="Garrick W Bruening" w:date="2020-07-27T11:20:00Z"/>
        </w:rPr>
        <w:pPrChange w:id="2753" w:author="Garrick W Bruening" w:date="2020-10-06T12:08:00Z">
          <w:pPr/>
        </w:pPrChange>
      </w:pPr>
      <w:ins w:id="2754" w:author="Garrick W Bruening" w:date="2020-07-27T11:08:00Z">
        <w:r w:rsidRPr="009802F2">
          <w:rPr>
            <w:i w:val="0"/>
            <w:iCs w:val="0"/>
          </w:rPr>
          <w:t>Metabolic Processing</w:t>
        </w:r>
      </w:ins>
    </w:p>
    <w:p w14:paraId="4E34F4A9" w14:textId="19F2B56C" w:rsidR="00AB743E" w:rsidRPr="009802F2" w:rsidRDefault="00AB743E">
      <w:pPr>
        <w:rPr>
          <w:ins w:id="2755" w:author="Garrick W Bruening" w:date="2020-07-27T11:20:00Z"/>
        </w:rPr>
        <w:pPrChange w:id="2756" w:author="Garrick W Bruening" w:date="2020-07-27T11:20:00Z">
          <w:pPr>
            <w:pStyle w:val="Caption"/>
            <w:keepNext/>
          </w:pPr>
        </w:pPrChange>
      </w:pPr>
      <w:ins w:id="2757" w:author="Garrick W Bruening" w:date="2020-07-27T11:20:00Z">
        <w:r w:rsidRPr="009802F2">
          <w:t>The</w:t>
        </w:r>
      </w:ins>
      <w:ins w:id="2758" w:author="Garrick W Bruening" w:date="2020-07-27T11:21:00Z">
        <w:r w:rsidR="00196689" w:rsidRPr="009802F2">
          <w:t xml:space="preserve"> gross</w:t>
        </w:r>
      </w:ins>
      <w:ins w:id="2759" w:author="Garrick W Bruening" w:date="2020-07-27T11:20:00Z">
        <w:r w:rsidRPr="009802F2">
          <w:t xml:space="preserve"> metabolic rate was calculated in joules per second, </w:t>
        </w:r>
      </w:ins>
      <m:oMath>
        <m:acc>
          <m:accPr>
            <m:chr m:val="̇"/>
            <m:ctrlPr>
              <w:rPr>
                <w:rFonts w:ascii="Cambria Math" w:hAnsi="Cambria Math" w:cstheme="minorHAnsi"/>
              </w:rPr>
            </m:ctrlPr>
          </m:accPr>
          <m:e>
            <m:r>
              <w:ins w:id="2760" w:author="Garrick W Bruening" w:date="2020-07-27T11:20:00Z">
                <m:rPr>
                  <m:nor/>
                </m:rPr>
                <w:rPr>
                  <w:rFonts w:cstheme="minorHAnsi"/>
                  <w:rPrChange w:id="2761" w:author="Garrick W Bruening" w:date="2020-07-27T11:20:00Z">
                    <w:rPr>
                      <w:rFonts w:ascii="Cambria Math" w:hAnsi="Cambria Math"/>
                      <w:i w:val="0"/>
                    </w:rPr>
                  </w:rPrChange>
                </w:rPr>
                <m:t>e</m:t>
              </w:ins>
            </m:r>
          </m:e>
        </m:acc>
      </m:oMath>
      <w:ins w:id="2762" w:author="Garrick W Bruening" w:date="2020-07-27T11:20:00Z">
        <w:r w:rsidRPr="009802F2">
          <w:t>, using the method described by Brockway (</w:t>
        </w:r>
      </w:ins>
      <w:ins w:id="2763" w:author="Garrick W Bruening" w:date="2020-07-27T11:21:00Z">
        <w:r w:rsidR="00085352" w:rsidRPr="009802F2">
          <w:t xml:space="preserve">Eq. </w:t>
        </w:r>
        <w:r w:rsidR="00085352" w:rsidRPr="009802F2">
          <w:fldChar w:fldCharType="begin"/>
        </w:r>
        <w:r w:rsidR="00085352" w:rsidRPr="009802F2">
          <w:instrText xml:space="preserve"> REF _Ref46741287 \h </w:instrText>
        </w:r>
      </w:ins>
      <w:r w:rsidR="00085352" w:rsidRPr="009802F2">
        <w:instrText xml:space="preserve"> \* MERGEFORMAT </w:instrText>
      </w:r>
      <w:r w:rsidR="00085352" w:rsidRPr="009802F2">
        <w:fldChar w:fldCharType="separate"/>
      </w:r>
      <w:ins w:id="2764" w:author="Garrick W Bruening" w:date="2020-07-27T11:20:00Z">
        <w:r w:rsidR="005B369E" w:rsidRPr="009802F2">
          <w:rPr>
            <w:noProof/>
            <w:sz w:val="24"/>
            <w:szCs w:val="24"/>
            <w:rPrChange w:id="2765" w:author="Garrick W Bruening" w:date="2020-07-27T23:34:00Z">
              <w:rPr>
                <w:sz w:val="24"/>
                <w:szCs w:val="24"/>
              </w:rPr>
            </w:rPrChange>
          </w:rPr>
          <w:t>(</w:t>
        </w:r>
      </w:ins>
      <w:r w:rsidR="005B369E" w:rsidRPr="009802F2">
        <w:rPr>
          <w:noProof/>
        </w:rPr>
        <w:t>7</w:t>
      </w:r>
      <w:ins w:id="2766" w:author="Garrick W Bruening" w:date="2020-07-27T11:20:00Z">
        <w:r w:rsidR="005B369E" w:rsidRPr="009802F2">
          <w:rPr>
            <w:rPrChange w:id="2767" w:author="Garrick W Bruening" w:date="2020-07-27T23:34:00Z">
              <w:rPr>
                <w:sz w:val="24"/>
                <w:szCs w:val="24"/>
              </w:rPr>
            </w:rPrChange>
          </w:rPr>
          <w:t>)</w:t>
        </w:r>
      </w:ins>
      <w:ins w:id="2768" w:author="Garrick W Bruening" w:date="2020-07-27T11:21:00Z">
        <w:r w:rsidR="00085352" w:rsidRPr="009802F2">
          <w:fldChar w:fldCharType="end"/>
        </w:r>
      </w:ins>
      <w:ins w:id="2769" w:author="Garrick W Bruening" w:date="2020-07-27T11:20:00Z">
        <w:r w:rsidRPr="009802F2">
          <w:t>)</w:t>
        </w:r>
        <w:del w:id="2770" w:author="Garrick" w:date="2020-10-02T15:04:00Z">
          <w:r w:rsidRPr="009802F2" w:rsidDel="008861B2">
            <w:delText xml:space="preserve"> </w:delText>
          </w:r>
        </w:del>
      </w:ins>
      <w:ins w:id="2771" w:author="Garrick" w:date="2020-10-02T15:04:00Z">
        <w:r w:rsidR="008861B2" w:rsidRPr="009802F2">
          <w:t xml:space="preserve"> </w:t>
        </w:r>
      </w:ins>
      <w:r w:rsidR="008861B2" w:rsidRPr="009802F2">
        <w:fldChar w:fldCharType="begin"/>
      </w:r>
      <w:r w:rsidR="00EF525D" w:rsidRPr="009802F2">
        <w:instrText xml:space="preserve"> ADDIN ZOTERO_ITEM CSL_CITATION {"citationID":"JzgOGhUI","properties":{"formattedCitation":"[38]","plainCitation":"[38]","noteIndex":0},"citationItems":[{"id":765,"uris":["http://zotero.org/users/4343224/items/TIZL93CI"],"uri":["http://zotero.org/users/4343224/items/TIZL93CI"],"itemData":{"id":765,"type":"article-journal","container-title":"Human nutrition : clinical nutrition","ISSN":"0308-4329","language":"English","title":"Derivation of formulae used to calculate energy expenditure in man","URL":"http://agris.fao.org/agris-search/search.do?recordID=US201301401592","author":[{"family":"Brockway","given":"J. M."}],"accessed":{"date-parts":[["2017",4,14]]},"issued":{"date-parts":[["1987"]]}}}],"schema":"https://github.com/citation-style-language/schema/raw/master/csl-citation.json"} </w:instrText>
      </w:r>
      <w:r w:rsidR="008861B2" w:rsidRPr="009802F2">
        <w:fldChar w:fldCharType="separate"/>
      </w:r>
      <w:r w:rsidR="00EF525D" w:rsidRPr="009802F2">
        <w:rPr>
          <w:rFonts w:ascii="Calibri" w:hAnsi="Calibri" w:cs="Calibri"/>
        </w:rPr>
        <w:t>[38]</w:t>
      </w:r>
      <w:r w:rsidR="008861B2" w:rsidRPr="009802F2">
        <w:fldChar w:fldCharType="end"/>
      </w:r>
      <w:ins w:id="2772" w:author="Garrick W Bruening" w:date="2020-07-27T11:20:00Z">
        <w:del w:id="2773" w:author="Garrick" w:date="2020-10-02T15:04:00Z">
          <w:r w:rsidRPr="009802F2" w:rsidDel="008861B2">
            <w:delText>\cite{brockway_derivation_1987}</w:delText>
          </w:r>
        </w:del>
        <w:r w:rsidRPr="009802F2">
          <w:t xml:space="preserve">: </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AB743E" w:rsidRPr="009802F2" w14:paraId="6D31A9A9" w14:textId="77777777" w:rsidTr="002B76E7">
        <w:trPr>
          <w:ins w:id="2774" w:author="Garrick W Bruening" w:date="2020-07-27T11:20:00Z"/>
        </w:trPr>
        <w:tc>
          <w:tcPr>
            <w:tcW w:w="500" w:type="pct"/>
          </w:tcPr>
          <w:p w14:paraId="609ACE3C" w14:textId="77777777" w:rsidR="00AB743E" w:rsidRPr="009802F2" w:rsidRDefault="00AB743E" w:rsidP="002B76E7">
            <w:pPr>
              <w:rPr>
                <w:ins w:id="2775" w:author="Garrick W Bruening" w:date="2020-07-27T11:20:00Z"/>
              </w:rPr>
            </w:pPr>
          </w:p>
        </w:tc>
        <w:tc>
          <w:tcPr>
            <w:tcW w:w="4000" w:type="pct"/>
            <w:vAlign w:val="center"/>
          </w:tcPr>
          <w:p w14:paraId="2DE6C1A5" w14:textId="77777777" w:rsidR="00AB743E" w:rsidRPr="009802F2" w:rsidRDefault="002E6FCC" w:rsidP="002B76E7">
            <w:pPr>
              <w:spacing w:line="259" w:lineRule="auto"/>
              <w:jc w:val="center"/>
              <w:rPr>
                <w:ins w:id="2776" w:author="Garrick W Bruening" w:date="2020-07-27T11:20:00Z"/>
                <w:rFonts w:cstheme="minorHAnsi"/>
              </w:rPr>
            </w:pPr>
            <m:oMathPara>
              <m:oMath>
                <m:acc>
                  <m:accPr>
                    <m:chr m:val="̇"/>
                    <m:ctrlPr>
                      <w:ins w:id="2777" w:author="Garrick W Bruening" w:date="2020-07-27T11:20:00Z">
                        <w:rPr>
                          <w:rFonts w:ascii="Cambria Math" w:hAnsi="Cambria Math" w:cstheme="minorHAnsi"/>
                        </w:rPr>
                      </w:ins>
                    </m:ctrlPr>
                  </m:accPr>
                  <m:e>
                    <m:r>
                      <w:ins w:id="2778" w:author="Garrick W Bruening" w:date="2020-07-27T11:20:00Z">
                        <m:rPr>
                          <m:nor/>
                        </m:rPr>
                        <w:rPr>
                          <w:rFonts w:cstheme="minorHAnsi"/>
                        </w:rPr>
                        <m:t>e</m:t>
                      </w:ins>
                    </m:r>
                  </m:e>
                </m:acc>
                <m:r>
                  <w:ins w:id="2779" w:author="Garrick W Bruening" w:date="2020-07-27T11:20:00Z">
                    <m:rPr>
                      <m:nor/>
                    </m:rPr>
                    <w:rPr>
                      <w:rFonts w:cstheme="minorHAnsi"/>
                    </w:rPr>
                    <m:t>=16.58</m:t>
                  </w:ins>
                </m:r>
                <m:acc>
                  <m:accPr>
                    <m:chr m:val="̇"/>
                    <m:ctrlPr>
                      <w:ins w:id="2780" w:author="Garrick W Bruening" w:date="2020-07-27T11:20:00Z">
                        <w:rPr>
                          <w:rFonts w:ascii="Cambria Math" w:hAnsi="Cambria Math" w:cstheme="minorHAnsi"/>
                        </w:rPr>
                      </w:ins>
                    </m:ctrlPr>
                  </m:accPr>
                  <m:e>
                    <m:sSub>
                      <m:sSubPr>
                        <m:ctrlPr>
                          <w:ins w:id="2781" w:author="Garrick W Bruening" w:date="2020-07-27T11:20:00Z">
                            <w:rPr>
                              <w:rFonts w:ascii="Cambria Math" w:hAnsi="Cambria Math" w:cstheme="minorHAnsi"/>
                            </w:rPr>
                          </w:ins>
                        </m:ctrlPr>
                      </m:sSubPr>
                      <m:e>
                        <m:r>
                          <w:ins w:id="2782" w:author="Garrick W Bruening" w:date="2020-07-27T11:20:00Z">
                            <m:rPr>
                              <m:nor/>
                            </m:rPr>
                            <w:rPr>
                              <w:rFonts w:cstheme="minorHAnsi"/>
                            </w:rPr>
                            <m:t>V</m:t>
                          </w:ins>
                        </m:r>
                      </m:e>
                      <m:sub>
                        <m:r>
                          <w:ins w:id="2783" w:author="Garrick W Bruening" w:date="2020-07-27T11:20:00Z">
                            <m:rPr>
                              <m:nor/>
                            </m:rPr>
                            <w:rPr>
                              <w:rFonts w:cstheme="minorHAnsi"/>
                            </w:rPr>
                            <m:t> </m:t>
                          </w:ins>
                        </m:r>
                      </m:sub>
                    </m:sSub>
                    <m:sSub>
                      <m:sSubPr>
                        <m:ctrlPr>
                          <w:ins w:id="2784" w:author="Garrick W Bruening" w:date="2020-07-27T11:20:00Z">
                            <w:rPr>
                              <w:rFonts w:ascii="Cambria Math" w:hAnsi="Cambria Math" w:cstheme="minorHAnsi"/>
                            </w:rPr>
                          </w:ins>
                        </m:ctrlPr>
                      </m:sSubPr>
                      <m:e>
                        <m:r>
                          <w:ins w:id="2785" w:author="Garrick W Bruening" w:date="2020-07-27T11:20:00Z">
                            <m:rPr>
                              <m:nor/>
                            </m:rPr>
                            <w:rPr>
                              <w:rFonts w:cstheme="minorHAnsi"/>
                            </w:rPr>
                            <m:t>O</m:t>
                          </w:ins>
                        </m:r>
                      </m:e>
                      <m:sub>
                        <m:r>
                          <w:ins w:id="2786" w:author="Garrick W Bruening" w:date="2020-07-27T11:20:00Z">
                            <m:rPr>
                              <m:nor/>
                            </m:rPr>
                            <w:rPr>
                              <w:rFonts w:cstheme="minorHAnsi"/>
                            </w:rPr>
                            <m:t>2</m:t>
                          </w:ins>
                        </m:r>
                      </m:sub>
                    </m:sSub>
                  </m:e>
                </m:acc>
                <m:r>
                  <w:ins w:id="2787" w:author="Garrick W Bruening" w:date="2020-07-27T11:20:00Z">
                    <m:rPr>
                      <m:nor/>
                    </m:rPr>
                    <w:rPr>
                      <w:rFonts w:cstheme="minorHAnsi"/>
                    </w:rPr>
                    <m:t>+4.51</m:t>
                  </w:ins>
                </m:r>
                <m:acc>
                  <m:accPr>
                    <m:chr m:val="̇"/>
                    <m:ctrlPr>
                      <w:ins w:id="2788" w:author="Garrick W Bruening" w:date="2020-07-27T11:20:00Z">
                        <w:rPr>
                          <w:rFonts w:ascii="Cambria Math" w:hAnsi="Cambria Math" w:cstheme="minorHAnsi"/>
                        </w:rPr>
                      </w:ins>
                    </m:ctrlPr>
                  </m:accPr>
                  <m:e>
                    <m:sSub>
                      <m:sSubPr>
                        <m:ctrlPr>
                          <w:ins w:id="2789" w:author="Garrick W Bruening" w:date="2020-07-27T11:20:00Z">
                            <w:rPr>
                              <w:rFonts w:ascii="Cambria Math" w:hAnsi="Cambria Math" w:cstheme="minorHAnsi"/>
                            </w:rPr>
                          </w:ins>
                        </m:ctrlPr>
                      </m:sSubPr>
                      <m:e>
                        <m:r>
                          <w:ins w:id="2790" w:author="Garrick W Bruening" w:date="2020-07-27T11:20:00Z">
                            <m:rPr>
                              <m:nor/>
                            </m:rPr>
                            <w:rPr>
                              <w:rFonts w:cstheme="minorHAnsi"/>
                            </w:rPr>
                            <m:t>V</m:t>
                          </w:ins>
                        </m:r>
                      </m:e>
                      <m:sub>
                        <m:r>
                          <w:ins w:id="2791" w:author="Garrick W Bruening" w:date="2020-07-27T11:20:00Z">
                            <m:rPr>
                              <m:nor/>
                            </m:rPr>
                            <w:rPr>
                              <w:rFonts w:cstheme="minorHAnsi"/>
                            </w:rPr>
                            <m:t> </m:t>
                          </w:ins>
                        </m:r>
                      </m:sub>
                    </m:sSub>
                    <m:r>
                      <w:ins w:id="2792" w:author="Garrick W Bruening" w:date="2020-07-27T11:20:00Z">
                        <m:rPr>
                          <m:nor/>
                        </m:rPr>
                        <w:rPr>
                          <w:rFonts w:cstheme="minorHAnsi"/>
                        </w:rPr>
                        <m:t>C</m:t>
                      </w:ins>
                    </m:r>
                    <m:sSub>
                      <m:sSubPr>
                        <m:ctrlPr>
                          <w:ins w:id="2793" w:author="Garrick W Bruening" w:date="2020-07-27T11:20:00Z">
                            <w:rPr>
                              <w:rFonts w:ascii="Cambria Math" w:hAnsi="Cambria Math" w:cstheme="minorHAnsi"/>
                            </w:rPr>
                          </w:ins>
                        </m:ctrlPr>
                      </m:sSubPr>
                      <m:e>
                        <m:r>
                          <w:ins w:id="2794" w:author="Garrick W Bruening" w:date="2020-07-27T11:20:00Z">
                            <m:rPr>
                              <m:nor/>
                            </m:rPr>
                            <w:rPr>
                              <w:rFonts w:cstheme="minorHAnsi"/>
                            </w:rPr>
                            <m:t>O</m:t>
                          </w:ins>
                        </m:r>
                      </m:e>
                      <m:sub>
                        <m:r>
                          <w:ins w:id="2795" w:author="Garrick W Bruening" w:date="2020-07-27T11:20:00Z">
                            <m:rPr>
                              <m:nor/>
                            </m:rPr>
                            <w:rPr>
                              <w:rFonts w:cstheme="minorHAnsi"/>
                            </w:rPr>
                            <m:t>2</m:t>
                          </w:ins>
                        </m:r>
                      </m:sub>
                    </m:sSub>
                  </m:e>
                </m:acc>
              </m:oMath>
            </m:oMathPara>
          </w:p>
        </w:tc>
        <w:tc>
          <w:tcPr>
            <w:tcW w:w="500" w:type="pct"/>
            <w:vAlign w:val="bottom"/>
          </w:tcPr>
          <w:p w14:paraId="089F955C" w14:textId="3998EFE7" w:rsidR="00AB743E" w:rsidRPr="009802F2" w:rsidRDefault="00AB743E" w:rsidP="002B76E7">
            <w:pPr>
              <w:pStyle w:val="Caption"/>
              <w:keepNext/>
              <w:jc w:val="right"/>
              <w:rPr>
                <w:ins w:id="2796" w:author="Garrick W Bruening" w:date="2020-07-27T11:20:00Z"/>
                <w:i w:val="0"/>
                <w:iCs w:val="0"/>
                <w:sz w:val="22"/>
                <w:szCs w:val="22"/>
                <w:rPrChange w:id="2797" w:author="Garrick W Bruening" w:date="2020-07-27T23:34:00Z">
                  <w:rPr>
                    <w:ins w:id="2798" w:author="Garrick W Bruening" w:date="2020-07-27T11:20:00Z"/>
                    <w:i w:val="0"/>
                    <w:iCs w:val="0"/>
                    <w:sz w:val="24"/>
                    <w:szCs w:val="24"/>
                  </w:rPr>
                </w:rPrChange>
              </w:rPr>
            </w:pPr>
            <w:bookmarkStart w:id="2799" w:name="_Ref46741287"/>
            <w:ins w:id="2800" w:author="Garrick W Bruening" w:date="2020-07-27T11:20:00Z">
              <w:r w:rsidRPr="009802F2">
                <w:rPr>
                  <w:i w:val="0"/>
                  <w:iCs w:val="0"/>
                  <w:color w:val="auto"/>
                  <w:sz w:val="22"/>
                  <w:szCs w:val="22"/>
                  <w:rPrChange w:id="2801" w:author="Garrick W Bruening" w:date="2020-07-27T23:34:00Z">
                    <w:rPr>
                      <w:i w:val="0"/>
                      <w:iCs w:val="0"/>
                      <w:color w:val="auto"/>
                      <w:sz w:val="24"/>
                      <w:szCs w:val="24"/>
                    </w:rPr>
                  </w:rPrChange>
                </w:rPr>
                <w:t>(</w:t>
              </w:r>
              <w:r w:rsidRPr="009802F2">
                <w:rPr>
                  <w:i w:val="0"/>
                  <w:iCs w:val="0"/>
                  <w:color w:val="auto"/>
                  <w:sz w:val="22"/>
                  <w:szCs w:val="22"/>
                  <w:rPrChange w:id="2802" w:author="Garrick W Bruening" w:date="2020-07-27T23:34:00Z">
                    <w:rPr>
                      <w:i w:val="0"/>
                      <w:iCs w:val="0"/>
                      <w:color w:val="auto"/>
                      <w:sz w:val="24"/>
                      <w:szCs w:val="24"/>
                    </w:rPr>
                  </w:rPrChange>
                </w:rPr>
                <w:fldChar w:fldCharType="begin"/>
              </w:r>
              <w:r w:rsidRPr="009802F2">
                <w:rPr>
                  <w:i w:val="0"/>
                  <w:iCs w:val="0"/>
                  <w:color w:val="auto"/>
                  <w:sz w:val="22"/>
                  <w:szCs w:val="22"/>
                  <w:rPrChange w:id="2803"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2804" w:author="Garrick W Bruening" w:date="2020-07-27T23:34:00Z">
                    <w:rPr>
                      <w:i w:val="0"/>
                      <w:iCs w:val="0"/>
                      <w:color w:val="auto"/>
                      <w:sz w:val="24"/>
                      <w:szCs w:val="24"/>
                    </w:rPr>
                  </w:rPrChange>
                </w:rPr>
                <w:fldChar w:fldCharType="separate"/>
              </w:r>
            </w:ins>
            <w:r w:rsidR="005B369E" w:rsidRPr="009802F2">
              <w:rPr>
                <w:i w:val="0"/>
                <w:iCs w:val="0"/>
                <w:noProof/>
                <w:color w:val="auto"/>
                <w:sz w:val="22"/>
                <w:szCs w:val="22"/>
              </w:rPr>
              <w:t>7</w:t>
            </w:r>
            <w:ins w:id="2805" w:author="Garrick W Bruening" w:date="2020-07-27T11:20:00Z">
              <w:r w:rsidRPr="009802F2">
                <w:rPr>
                  <w:i w:val="0"/>
                  <w:iCs w:val="0"/>
                  <w:color w:val="auto"/>
                  <w:sz w:val="22"/>
                  <w:szCs w:val="22"/>
                  <w:rPrChange w:id="2806" w:author="Garrick W Bruening" w:date="2020-07-27T23:34:00Z">
                    <w:rPr>
                      <w:i w:val="0"/>
                      <w:iCs w:val="0"/>
                      <w:color w:val="auto"/>
                      <w:sz w:val="24"/>
                      <w:szCs w:val="24"/>
                    </w:rPr>
                  </w:rPrChange>
                </w:rPr>
                <w:fldChar w:fldCharType="end"/>
              </w:r>
              <w:r w:rsidRPr="009802F2">
                <w:rPr>
                  <w:i w:val="0"/>
                  <w:iCs w:val="0"/>
                  <w:color w:val="auto"/>
                  <w:sz w:val="22"/>
                  <w:szCs w:val="22"/>
                  <w:rPrChange w:id="2807" w:author="Garrick W Bruening" w:date="2020-07-27T23:34:00Z">
                    <w:rPr>
                      <w:i w:val="0"/>
                      <w:iCs w:val="0"/>
                      <w:color w:val="auto"/>
                      <w:sz w:val="24"/>
                      <w:szCs w:val="24"/>
                    </w:rPr>
                  </w:rPrChange>
                </w:rPr>
                <w:t>)</w:t>
              </w:r>
              <w:bookmarkEnd w:id="2799"/>
            </w:ins>
          </w:p>
        </w:tc>
      </w:tr>
    </w:tbl>
    <w:p w14:paraId="217A007B" w14:textId="77777777" w:rsidR="00AB743E" w:rsidRPr="009802F2" w:rsidRDefault="00AB743E" w:rsidP="00837164">
      <w:pPr>
        <w:rPr>
          <w:ins w:id="2808" w:author="Garrick W Bruening" w:date="2020-07-27T10:52:00Z"/>
        </w:rPr>
      </w:pPr>
    </w:p>
    <w:p w14:paraId="0901C32E" w14:textId="03455B9B" w:rsidR="00837164" w:rsidRPr="009802F2" w:rsidRDefault="00196689" w:rsidP="00837164">
      <w:pPr>
        <w:rPr>
          <w:ins w:id="2809" w:author="Garrick W Bruening" w:date="2020-07-27T10:52:00Z"/>
        </w:rPr>
      </w:pPr>
      <w:ins w:id="2810" w:author="Garrick W Bruening" w:date="2020-07-27T11:21:00Z">
        <w:r w:rsidRPr="009802F2">
          <w:t>Baseline</w:t>
        </w:r>
      </w:ins>
      <w:commentRangeStart w:id="2811"/>
      <w:ins w:id="2812" w:author="Garrick W Bruening" w:date="2020-07-27T10:51:00Z">
        <w:r w:rsidR="005176D5" w:rsidRPr="009802F2">
          <w:t xml:space="preserve"> metabolic rate was subtracted from gross metabolic rate to determine the metabolic rate associated with the reaching movement only, or net metabolic rate. Subjects made reaching movements for 5 total minutes, but metabolic rate was calculated only using the last </w:t>
        </w:r>
      </w:ins>
      <w:ins w:id="2813" w:author="Alaa Ahmed" w:date="2020-07-27T14:34:00Z">
        <w:r w:rsidR="005C28A5" w:rsidRPr="009802F2">
          <w:t>5</w:t>
        </w:r>
      </w:ins>
      <w:ins w:id="2814" w:author="Garrick W Bruening" w:date="2020-07-27T10:51:00Z">
        <w:del w:id="2815" w:author="Alaa Ahmed" w:date="2020-07-27T14:34:00Z">
          <w:r w:rsidR="005176D5" w:rsidRPr="009802F2" w:rsidDel="005C28A5">
            <w:delText>3</w:delText>
          </w:r>
        </w:del>
        <w:r w:rsidR="005176D5" w:rsidRPr="009802F2">
          <w:t xml:space="preserve"> minutes of each block to allow subjects to reach a steady metabolic rate while reaching. After data was collected, custom MATLAB scripts were used to parse the data by trial, mass, and speed. </w:t>
        </w:r>
      </w:ins>
      <w:ins w:id="2816" w:author="Garrick W Bruening" w:date="2020-07-27T20:11:00Z">
        <w:r w:rsidR="00FB1AD9" w:rsidRPr="009802F2">
          <w:t>Movement</w:t>
        </w:r>
      </w:ins>
      <w:ins w:id="2817" w:author="Garrick W Bruening" w:date="2020-07-27T10:51:00Z">
        <w:r w:rsidR="005176D5" w:rsidRPr="009802F2">
          <w:t xml:space="preserve"> duration</w:t>
        </w:r>
      </w:ins>
      <w:ins w:id="2818" w:author="Garrick W Bruening" w:date="2020-07-27T20:11:00Z">
        <w:r w:rsidR="00FB1AD9" w:rsidRPr="009802F2">
          <w:t xml:space="preserve"> was</w:t>
        </w:r>
      </w:ins>
      <w:ins w:id="2819" w:author="Garrick W Bruening" w:date="2020-07-27T10:51:00Z">
        <w:r w:rsidR="005176D5" w:rsidRPr="009802F2">
          <w:t xml:space="preserve"> calculated using the last </w:t>
        </w:r>
      </w:ins>
      <w:ins w:id="2820" w:author="Garrick W Bruening" w:date="2020-07-27T20:12:00Z">
        <w:r w:rsidR="00FB1AD9" w:rsidRPr="009802F2">
          <w:t>3</w:t>
        </w:r>
      </w:ins>
      <w:ins w:id="2821" w:author="Garrick W Bruening" w:date="2020-07-27T10:51:00Z">
        <w:r w:rsidR="005176D5" w:rsidRPr="009802F2">
          <w:t xml:space="preserve"> minutes of trials within a block.</w:t>
        </w:r>
        <w:commentRangeEnd w:id="2811"/>
        <w:r w:rsidR="005176D5" w:rsidRPr="009802F2">
          <w:rPr>
            <w:rStyle w:val="CommentReference"/>
          </w:rPr>
          <w:commentReference w:id="2811"/>
        </w:r>
      </w:ins>
      <w:ins w:id="2822" w:author="Garrick W Bruening" w:date="2020-07-27T20:09:00Z">
        <w:r w:rsidR="00CB7C3C" w:rsidRPr="009802F2">
          <w:t xml:space="preserve"> </w:t>
        </w:r>
        <w:commentRangeStart w:id="2823"/>
        <w:commentRangeStart w:id="2824"/>
        <w:r w:rsidR="00CB7C3C" w:rsidRPr="009802F2">
          <w:t xml:space="preserve">The </w:t>
        </w:r>
      </w:ins>
      <w:ins w:id="2825" w:author="Garrick W Bruening" w:date="2020-07-27T20:10:00Z">
        <w:r w:rsidR="00EF49CB" w:rsidRPr="009802F2">
          <w:t>overall metabolic rate is then normalized by the fraction of time spent moving.</w:t>
        </w:r>
      </w:ins>
      <w:commentRangeEnd w:id="2823"/>
      <w:r w:rsidR="00D5087F" w:rsidRPr="009802F2">
        <w:rPr>
          <w:rStyle w:val="CommentReference"/>
        </w:rPr>
        <w:commentReference w:id="2823"/>
      </w:r>
      <w:commentRangeEnd w:id="2824"/>
      <w:r w:rsidR="006726A3" w:rsidRPr="009802F2">
        <w:rPr>
          <w:rStyle w:val="CommentReference"/>
        </w:rPr>
        <w:commentReference w:id="2824"/>
      </w:r>
    </w:p>
    <w:p w14:paraId="5CDF9C84" w14:textId="13FB5E2C" w:rsidR="005176D5" w:rsidRPr="009802F2" w:rsidDel="0038551F" w:rsidRDefault="005176D5" w:rsidP="007B367D">
      <w:pPr>
        <w:rPr>
          <w:del w:id="2826" w:author="Garrick W Bruening" w:date="2020-07-27T11:08:00Z"/>
        </w:rPr>
      </w:pPr>
    </w:p>
    <w:p w14:paraId="5C5E1D26" w14:textId="7D8845A0" w:rsidR="007B367D" w:rsidRPr="009802F2" w:rsidRDefault="007B367D">
      <w:pPr>
        <w:pStyle w:val="Heading4"/>
        <w:pPrChange w:id="2827" w:author="Garrick W Bruening" w:date="2020-10-06T12:08:00Z">
          <w:pPr>
            <w:pStyle w:val="Heading3"/>
          </w:pPr>
        </w:pPrChange>
      </w:pPr>
      <w:r w:rsidRPr="009802F2">
        <w:rPr>
          <w:i w:val="0"/>
          <w:iCs w:val="0"/>
        </w:rPr>
        <w:t>Movement Onset and Offset</w:t>
      </w:r>
    </w:p>
    <w:p w14:paraId="57449EEE" w14:textId="6AFDBD8F" w:rsidR="007B367D" w:rsidRPr="009802F2" w:rsidRDefault="00D25B79" w:rsidP="007B367D">
      <w:ins w:id="2828" w:author="Alaa Ahmed" w:date="2020-07-27T18:06:00Z">
        <w:r w:rsidRPr="009802F2">
          <w:t xml:space="preserve">Many of our metrics are dependent on identifying the instant the movement began (movement onset) and the </w:t>
        </w:r>
      </w:ins>
      <w:ins w:id="2829" w:author="Alaa Ahmed" w:date="2020-07-27T18:07:00Z">
        <w:r w:rsidRPr="009802F2">
          <w:t xml:space="preserve">instant the movement ended (movement offset). </w:t>
        </w:r>
      </w:ins>
      <w:r w:rsidR="007B367D" w:rsidRPr="009802F2">
        <w:t xml:space="preserve">To detect movement onset and offset we used a custom algorithm for </w:t>
      </w:r>
      <w:del w:id="2830" w:author="Garrick W Bruening" w:date="2020-07-25T10:34:00Z">
        <w:r w:rsidR="007B367D" w:rsidRPr="009802F2" w:rsidDel="00790F3B">
          <w:delText xml:space="preserve">both </w:delText>
        </w:r>
      </w:del>
      <w:ins w:id="2831" w:author="Garrick W Bruening" w:date="2020-07-25T10:34:00Z">
        <w:r w:rsidR="00790F3B" w:rsidRPr="009802F2">
          <w:t xml:space="preserve">all </w:t>
        </w:r>
      </w:ins>
      <w:r w:rsidR="007B367D" w:rsidRPr="009802F2">
        <w:t>experiments</w:t>
      </w:r>
      <w:ins w:id="2832" w:author="Garrick W Bruening" w:date="2020-07-25T10:36:00Z">
        <w:r w:rsidR="00A0596B" w:rsidRPr="009802F2">
          <w:t>.</w:t>
        </w:r>
      </w:ins>
      <w:del w:id="2833" w:author="Garrick W Bruening" w:date="2020-07-25T10:36:00Z">
        <w:r w:rsidR="007B367D" w:rsidRPr="009802F2" w:rsidDel="00A0596B">
          <w:delText xml:space="preserve"> because m</w:delText>
        </w:r>
      </w:del>
      <w:ins w:id="2834" w:author="Garrick W Bruening" w:date="2020-07-25T10:36:00Z">
        <w:r w:rsidR="00A0596B" w:rsidRPr="009802F2">
          <w:t xml:space="preserve"> M</w:t>
        </w:r>
      </w:ins>
      <w:r w:rsidR="007B367D" w:rsidRPr="009802F2">
        <w:t xml:space="preserve">any reaction time algorithms are dependent on movement duration </w:t>
      </w:r>
      <w:ins w:id="2835" w:author="Garrick W Bruening" w:date="2020-07-25T10:37:00Z">
        <w:r w:rsidR="00A0596B" w:rsidRPr="009802F2">
          <w:t>and we wanted to minimize this effect</w:t>
        </w:r>
        <w:del w:id="2836" w:author="Garrick" w:date="2020-10-02T15:05:00Z">
          <w:r w:rsidR="00A0596B" w:rsidRPr="009802F2" w:rsidDel="00832701">
            <w:delText xml:space="preserve"> </w:delText>
          </w:r>
        </w:del>
      </w:ins>
      <w:ins w:id="2837" w:author="Garrick" w:date="2020-10-02T15:05:00Z">
        <w:r w:rsidR="00832701" w:rsidRPr="009802F2">
          <w:t xml:space="preserve"> </w:t>
        </w:r>
      </w:ins>
      <w:r w:rsidR="00832701" w:rsidRPr="009802F2">
        <w:fldChar w:fldCharType="begin"/>
      </w:r>
      <w:r w:rsidR="00EF525D" w:rsidRPr="009802F2">
        <w:instrText xml:space="preserve"> ADDIN ZOTERO_ITEM CSL_CITATION {"citationID":"hlTFnkjM","properties":{"formattedCitation":"[39], [40]","plainCitation":"[39], [40]","noteIndex":0},"citationItems":[{"id":57,"uris":["http://zotero.org/users/4343224/items/FG483IL3"],"uri":["http://zotero.org/users/4343224/items/FG483IL3"],"itemData":{"id":57,"type":"article-journal","abstract":"Comparing many ways of measuring and analyzing reaction times reveals that the chosen method influences both the judged reaction time and, more importantly, conclusions about how the reaction time depends on the circumstances under study. The task was to lift one's finger in response to a tone. The response amplitude was either constrained or not. Constraining the amplitude made the response less vigorous. When the response was less vigorous it took longer to move far enough to release a switch or exceed the elasticity of the finger pulp. Although using a micro-switch would have made the reaction time appear to be longer for the constrained movement, reaction times determined in the most reliable ways were not systematically longer for the constrained movement. The most reliable method is to use extrapolation of the change in the average force that the finger exerts on the surface to estimate the reaction time.","container-title":"Journal of Motor Behavior","DOI":"10.1080/00222895.2018.1518311","title":"How Can You Best Measure Reaction Times?","URL":"https://www.tandfonline.com/doi/full/10.1080/00222895.2018.1518311","author":[{"family":"Brenner","given":"Eli"},{"family":"Smeets","given":"Jeroen B. J."}],"accessed":{"date-parts":[["2018",10,30]]},"issued":{"date-parts":[["2018",8]]}}},{"id":918,"uris":["http://zotero.org/users/4343224/items/RHE9INRY"],"uri":["http://zotero.org/users/4343224/items/RHE9INRY"],"itemData":{"id":918,"type":"article-journal","abstract":"A common aspect of individuality is our subjective preferences in evaluation of reward and effort. The neural circuits that evaluate these commodities influence circuits that control our movements, raising the possibility that vigor differences between individuals may also be a trait of individuality, reflecting a willingness to expend effort. In contrast, classic theories in motor control suggest that vigor differences reflect a speed-accuracy trade-off, predicting that those who move fast are sacrificing accuracy for speed. Here we tested these contrasting hypotheses. We measured motion of the eyes, head, and arm in healthy humans during various elementary movements (saccades, head-free gaze shifts, and reaching). For each person we characterized their vigor, i.e., the speed with which they moved a body part (peak velocity) with respect to the population mean. Some moved with low vigor, while others moved with high vigor. Those with high vigor tended to react sooner to a visual stimulus, moving both their eyes and arm with a shorter reaction time. Arm and head vigor were tightly linked: individuals who moved their head with high vigor also moved their arm with high vigor. However, eye vigor did not correspond strongly with arm or head vigor. In all modalities, vigor had no impact on end-point accuracy, demonstrating that differences in vigor were not due to a speed-accuracy trade-off. Our results suggest that movement vigor may be a trait of individuality, not reflecting a willingness to accept inaccuracy but demonstrating a propensity to expend effort. NEW &amp; NOTEWORTHY A common aspect of individuality is how we evaluate economic variables like reward and effort. This valuation affects not only decision making but also motor control, raising the possibility that vigor may be distinct between individuals but conserved across movements within an individual. Here we report conservation of vigor across elementary skeletal movements, but not eye movements, raising the possibility that the individuality of our movements may be driven by a common neural mechanism of effort evaluation across modalities of skeletal motor control.","container-title":"Journal of Neurophysiology","DOI":"10.1152/jn.00033.2018","ISSN":"1522-1598","issue":"2","language":"eng","note":"PMID: 29766769\nPMCID: PMC6139450","page":"741–757","title":"Movement vigor as a traitlike attribute of individuality","volume":"120","author":[{"family":"Reppert","given":"Thomas R."},{"family":"Rigas","given":"Ioannis"},{"family":"Herzfeld","given":"David J."},{"family":"Sedaghat-Nejad","given":"Ehsan"},{"family":"Komogortsev","given":"Oleg"},{"family":"Shadmehr","given":"Reza"}],"issued":{"date-parts":[["2018",8]]}}}],"schema":"https://github.com/citation-style-language/schema/raw/master/csl-citation.json"} </w:instrText>
      </w:r>
      <w:r w:rsidR="00832701" w:rsidRPr="009802F2">
        <w:fldChar w:fldCharType="separate"/>
      </w:r>
      <w:r w:rsidR="00EF525D" w:rsidRPr="009802F2">
        <w:rPr>
          <w:rFonts w:ascii="Calibri" w:hAnsi="Calibri" w:cs="Calibri"/>
        </w:rPr>
        <w:t>[39], [40]</w:t>
      </w:r>
      <w:r w:rsidR="00832701" w:rsidRPr="009802F2">
        <w:fldChar w:fldCharType="end"/>
      </w:r>
      <w:del w:id="2838" w:author="Garrick" w:date="2020-10-02T15:05:00Z">
        <w:r w:rsidR="007B367D" w:rsidRPr="009802F2" w:rsidDel="00832701">
          <w:delText>\cite{reppert_movement_2018,brenner_how_2018}</w:delText>
        </w:r>
      </w:del>
      <w:r w:rsidR="007B367D" w:rsidRPr="009802F2">
        <w:t xml:space="preserve">. </w:t>
      </w:r>
      <w:ins w:id="2839" w:author="Garrick W Bruening" w:date="2020-07-27T19:14:00Z">
        <w:r w:rsidR="00A241FC" w:rsidRPr="009802F2">
          <w:t>We</w:t>
        </w:r>
      </w:ins>
      <w:ins w:id="2840" w:author="Garrick W Bruening" w:date="2020-09-21T14:47:00Z">
        <w:r w:rsidR="00293110" w:rsidRPr="009802F2">
          <w:t xml:space="preserve"> first</w:t>
        </w:r>
      </w:ins>
      <w:ins w:id="2841" w:author="Garrick W Bruening" w:date="2020-07-27T19:14:00Z">
        <w:r w:rsidR="00A241FC" w:rsidRPr="009802F2">
          <w:t xml:space="preserve"> compute the velocity towards the target by differentiating the distance from the center of the target. </w:t>
        </w:r>
      </w:ins>
      <w:r w:rsidR="007B367D" w:rsidRPr="009802F2">
        <w:t xml:space="preserve">For movement onset we find the first time the velocity towards the target reached </w:t>
      </w:r>
      <w:del w:id="2842" w:author="Garrick W Bruening" w:date="2020-07-25T10:37:00Z">
        <w:r w:rsidR="007B367D" w:rsidRPr="009802F2" w:rsidDel="00AA30F5">
          <w:delText xml:space="preserve">a </w:delText>
        </w:r>
      </w:del>
      <w:r w:rsidR="007B367D" w:rsidRPr="009802F2">
        <w:t>20</w:t>
      </w:r>
      <w:del w:id="2843" w:author="Alaa Ahmed" w:date="2020-07-27T18:07:00Z">
        <w:r w:rsidR="007B367D" w:rsidRPr="009802F2" w:rsidDel="00DB5E29">
          <w:delText>\</w:delText>
        </w:r>
      </w:del>
      <w:r w:rsidR="007B367D" w:rsidRPr="009802F2">
        <w:t>% of the maximum velocity towards the target. From there the algorithm searches backwards</w:t>
      </w:r>
      <w:ins w:id="2844" w:author="Garrick W Bruening" w:date="2020-09-21T14:47:00Z">
        <w:r w:rsidR="00726992" w:rsidRPr="009802F2">
          <w:t xml:space="preserve"> (in time)</w:t>
        </w:r>
      </w:ins>
      <w:r w:rsidR="007B367D" w:rsidRPr="009802F2">
        <w:t xml:space="preserve"> to a point where either there is either 4 frames of acceleration away from the target in the next 10 frames or where the standard deviation in the velocity towards the target was less than 2e</w:t>
      </w:r>
      <w:r w:rsidR="007B367D" w:rsidRPr="009802F2">
        <w:rPr>
          <w:vertAlign w:val="superscript"/>
          <w:rPrChange w:id="2845" w:author="Garrick W Bruening" w:date="2020-07-27T23:34:00Z">
            <w:rPr/>
          </w:rPrChange>
        </w:rPr>
        <w:t>-3</w:t>
      </w:r>
      <w:r w:rsidR="007B367D" w:rsidRPr="009802F2">
        <w:t xml:space="preserve"> in those 10 frames. Using this method</w:t>
      </w:r>
      <w:ins w:id="2846" w:author="Garrick W Bruening" w:date="2020-07-25T10:37:00Z">
        <w:r w:rsidR="00AA30F5" w:rsidRPr="009802F2">
          <w:t>,</w:t>
        </w:r>
      </w:ins>
      <w:r w:rsidR="007B367D" w:rsidRPr="009802F2">
        <w:t xml:space="preserve"> we detect the first time the subject begins consistently accelerating towards the target</w:t>
      </w:r>
      <w:del w:id="2847" w:author="Garrick W Bruening" w:date="2020-09-21T14:47:00Z">
        <w:r w:rsidR="007B367D" w:rsidRPr="009802F2">
          <w:delText xml:space="preserve">, and this can </w:delText>
        </w:r>
      </w:del>
      <w:del w:id="2848" w:author="Garrick W Bruening" w:date="2020-07-25T10:37:00Z">
        <w:r w:rsidR="007B367D" w:rsidRPr="009802F2" w:rsidDel="00AA30F5">
          <w:delText xml:space="preserve">actually </w:delText>
        </w:r>
      </w:del>
      <w:del w:id="2849" w:author="Garrick W Bruening" w:date="2020-09-21T14:47:00Z">
        <w:r w:rsidR="007B367D" w:rsidRPr="009802F2">
          <w:delText>predict negative velocities</w:delText>
        </w:r>
      </w:del>
      <w:r w:rsidR="007B367D" w:rsidRPr="009802F2">
        <w:t xml:space="preserve">. This led to detecting movement onset much earlier than </w:t>
      </w:r>
      <w:del w:id="2850" w:author="Garrick W Bruening" w:date="2020-07-25T10:37:00Z">
        <w:r w:rsidR="007B367D" w:rsidRPr="009802F2" w:rsidDel="00451B9E">
          <w:delText xml:space="preserve">normal </w:delText>
        </w:r>
      </w:del>
      <w:ins w:id="2851" w:author="Garrick W Bruening" w:date="2020-07-25T10:37:00Z">
        <w:r w:rsidR="00451B9E" w:rsidRPr="009802F2">
          <w:t xml:space="preserve">many </w:t>
        </w:r>
      </w:ins>
      <w:r w:rsidR="007B367D" w:rsidRPr="009802F2">
        <w:t>velocity thresholdi</w:t>
      </w:r>
      <w:ins w:id="2852" w:author="Garrick W Bruening" w:date="2020-09-01T13:50:00Z">
        <w:r w:rsidR="00091D61" w:rsidRPr="009802F2">
          <w:t>n</w:t>
        </w:r>
      </w:ins>
      <w:del w:id="2853" w:author="Garrick W Bruening" w:date="2020-09-01T13:50:00Z">
        <w:r w:rsidR="007B367D" w:rsidRPr="009802F2" w:rsidDel="00FA788A">
          <w:delText>n</w:delText>
        </w:r>
      </w:del>
      <w:r w:rsidR="007B367D" w:rsidRPr="009802F2">
        <w:t>g</w:t>
      </w:r>
      <w:ins w:id="2854" w:author="Garrick W Bruening" w:date="2020-09-01T13:50:00Z">
        <w:r w:rsidR="00091D61" w:rsidRPr="009802F2">
          <w:t xml:space="preserve"> algorithms</w:t>
        </w:r>
      </w:ins>
      <w:ins w:id="2855" w:author="Garrick W Bruening" w:date="2020-09-01T13:51:00Z">
        <w:r w:rsidR="00BB1252" w:rsidRPr="009802F2">
          <w:t>, where we find</w:t>
        </w:r>
      </w:ins>
      <w:del w:id="2856" w:author="Garrick W Bruening" w:date="2020-09-01T13:51:00Z">
        <w:r w:rsidR="007B367D" w:rsidRPr="009802F2">
          <w:delText xml:space="preserve"> with</w:delText>
        </w:r>
      </w:del>
      <w:r w:rsidR="007B367D" w:rsidRPr="009802F2">
        <w:t xml:space="preserve"> an average velocity at </w:t>
      </w:r>
      <w:r w:rsidR="007B367D" w:rsidRPr="009802F2">
        <w:lastRenderedPageBreak/>
        <w:t xml:space="preserve">reaction </w:t>
      </w:r>
      <w:ins w:id="2857" w:author="Garrick W Bruening" w:date="2020-09-21T15:30:00Z">
        <w:r w:rsidR="00B36B7D" w:rsidRPr="009802F2">
          <w:t xml:space="preserve">of -0.389 </w:t>
        </w:r>
      </w:ins>
      <m:oMath>
        <m:r>
          <w:ins w:id="2858" w:author="Garrick W Bruening" w:date="2020-09-21T15:30:00Z">
            <m:rPr>
              <m:nor/>
            </m:rPr>
            <w:rPr>
              <w:rFonts w:cstheme="minorHAnsi"/>
            </w:rPr>
            <m:t>±</m:t>
          </w:ins>
        </m:r>
      </m:oMath>
      <w:ins w:id="2859" w:author="Garrick W Bruening" w:date="2020-09-21T15:30:00Z">
        <w:r w:rsidR="00B36B7D" w:rsidRPr="009802F2">
          <w:rPr>
            <w:rFonts w:eastAsiaTheme="minorEastAsia"/>
          </w:rPr>
          <w:t xml:space="preserve"> </w:t>
        </w:r>
      </w:ins>
      <w:ins w:id="2860" w:author="Garrick W Bruening" w:date="2020-09-21T15:31:00Z">
        <w:r w:rsidR="00C934EC" w:rsidRPr="009802F2">
          <w:rPr>
            <w:rFonts w:eastAsiaTheme="minorEastAsia"/>
          </w:rPr>
          <w:t>8.019</w:t>
        </w:r>
      </w:ins>
      <w:del w:id="2861" w:author="Garrick W Bruening" w:date="2020-09-21T15:30:00Z">
        <w:r w:rsidR="007B367D" w:rsidRPr="009802F2" w:rsidDel="00663575">
          <w:delText xml:space="preserve">of </w:delText>
        </w:r>
        <w:commentRangeStart w:id="2862"/>
      </w:del>
      <m:oMath>
        <m:r>
          <w:del w:id="2863" w:author="Garrick W Bruening" w:date="2020-09-21T15:30:00Z">
            <m:rPr>
              <m:nor/>
            </m:rPr>
            <w:rPr>
              <w:rFonts w:cstheme="minorHAnsi"/>
              <w:rPrChange w:id="2864" w:author="Garrick W Bruening" w:date="2020-07-27T20:43:00Z">
                <w:rPr>
                  <w:rFonts w:ascii="Cambria Math" w:hAnsi="Cambria Math"/>
                </w:rPr>
              </w:rPrChange>
            </w:rPr>
            <m:t>±</m:t>
          </w:del>
        </m:r>
      </m:oMath>
      <w:ins w:id="2865" w:author="Garrick W Bruening" w:date="2020-07-25T10:42:00Z">
        <w:r w:rsidR="00595B88" w:rsidRPr="009802F2">
          <w:t xml:space="preserve">for experiment </w:t>
        </w:r>
      </w:ins>
      <w:ins w:id="2866" w:author="Garrick W Bruening" w:date="2020-07-25T10:43:00Z">
        <w:r w:rsidR="00595B88" w:rsidRPr="009802F2">
          <w:t>one</w:t>
        </w:r>
      </w:ins>
      <w:ins w:id="2867" w:author="Garrick W Bruening" w:date="2020-07-27T20:44:00Z">
        <w:r w:rsidR="00EA55CA" w:rsidRPr="009802F2">
          <w:t xml:space="preserve"> (mean </w:t>
        </w:r>
      </w:ins>
      <m:oMath>
        <m:r>
          <w:ins w:id="2868" w:author="Garrick W Bruening" w:date="2020-07-27T20:44:00Z">
            <m:rPr>
              <m:nor/>
            </m:rPr>
            <w:rPr>
              <w:rFonts w:cstheme="minorHAnsi"/>
            </w:rPr>
            <m:t>±</m:t>
          </w:ins>
        </m:r>
      </m:oMath>
      <w:ins w:id="2869" w:author="Garrick W Bruening" w:date="2020-07-27T20:44:00Z">
        <w:r w:rsidR="00EA55CA" w:rsidRPr="009802F2">
          <w:t xml:space="preserve"> </w:t>
        </w:r>
        <w:proofErr w:type="spellStart"/>
        <w:r w:rsidR="00EA55CA" w:rsidRPr="009802F2">
          <w:t>s</w:t>
        </w:r>
      </w:ins>
      <w:ins w:id="2870" w:author="Garrick W Bruening" w:date="2020-09-21T15:29:00Z">
        <w:r w:rsidR="007C6D63" w:rsidRPr="009802F2">
          <w:t>d</w:t>
        </w:r>
      </w:ins>
      <w:proofErr w:type="spellEnd"/>
      <w:ins w:id="2871" w:author="Garrick W Bruening" w:date="2020-07-27T20:44:00Z">
        <w:r w:rsidR="00EA55CA" w:rsidRPr="009802F2">
          <w:t>)</w:t>
        </w:r>
      </w:ins>
      <w:ins w:id="2872" w:author="Garrick W Bruening" w:date="2020-07-25T10:43:00Z">
        <w:r w:rsidR="00595B88" w:rsidRPr="009802F2">
          <w:t>,</w:t>
        </w:r>
      </w:ins>
      <m:oMath>
        <m:r>
          <w:del w:id="2873" w:author="Garrick W Bruening" w:date="2020-09-21T14:52:00Z">
            <m:rPr>
              <m:nor/>
            </m:rPr>
            <w:rPr>
              <w:rFonts w:cstheme="minorHAnsi"/>
              <w:rPrChange w:id="2874" w:author="Garrick W Bruening" w:date="2020-07-27T20:44:00Z">
                <w:rPr>
                  <w:rFonts w:ascii="Cambria Math" w:hAnsi="Cambria Math"/>
                </w:rPr>
              </w:rPrChange>
            </w:rPr>
            <m:t>±</m:t>
          </w:del>
        </m:r>
      </m:oMath>
      <w:del w:id="2875" w:author="Garrick W Bruening" w:date="2020-07-27T20:43:00Z">
        <w:r w:rsidR="007B367D" w:rsidRPr="009802F2" w:rsidDel="00EA55CA">
          <w:delText xml:space="preserve">-0.29 $\pm$ </w:delText>
        </w:r>
      </w:del>
      <w:del w:id="2876" w:author="Garrick W Bruening" w:date="2020-07-25T10:39:00Z">
        <w:r w:rsidR="007B367D" w:rsidRPr="009802F2" w:rsidDel="00A04E02">
          <w:delText>8.7</w:delText>
        </w:r>
      </w:del>
      <w:del w:id="2877" w:author="Garrick W Bruening" w:date="2020-07-27T20:43:00Z">
        <w:r w:rsidR="007B367D" w:rsidRPr="009802F2" w:rsidDel="00EA55CA">
          <w:delText xml:space="preserve"> </w:delText>
        </w:r>
      </w:del>
      <w:ins w:id="2878" w:author="Garrick W Bruening" w:date="2020-07-27T20:44:00Z">
        <w:r w:rsidR="007B367D" w:rsidRPr="009802F2">
          <w:t xml:space="preserve"> </w:t>
        </w:r>
      </w:ins>
      <w:ins w:id="2879" w:author="Garrick W Bruening" w:date="2020-09-21T15:27:00Z">
        <w:r w:rsidR="009A682C" w:rsidRPr="009802F2">
          <w:t>1.019</w:t>
        </w:r>
      </w:ins>
      <w:ins w:id="2880" w:author="Garrick W Bruening" w:date="2020-09-21T15:31:00Z">
        <w:r w:rsidR="00C934EC" w:rsidRPr="009802F2">
          <w:t xml:space="preserve"> </w:t>
        </w:r>
      </w:ins>
      <m:oMath>
        <m:r>
          <w:ins w:id="2881" w:author="Garrick W Bruening" w:date="2020-09-21T15:31:00Z">
            <m:rPr>
              <m:nor/>
            </m:rPr>
            <w:rPr>
              <w:rFonts w:cstheme="minorHAnsi"/>
            </w:rPr>
            <m:t>±</m:t>
          </w:ins>
        </m:r>
      </m:oMath>
      <w:ins w:id="2882" w:author="Garrick W Bruening" w:date="2020-09-21T15:31:00Z">
        <w:r w:rsidR="00C934EC" w:rsidRPr="009802F2">
          <w:rPr>
            <w:rFonts w:eastAsiaTheme="minorEastAsia"/>
          </w:rPr>
          <w:t xml:space="preserve"> </w:t>
        </w:r>
      </w:ins>
      <w:ins w:id="2883" w:author="Garrick W Bruening" w:date="2020-09-21T15:27:00Z">
        <w:r w:rsidR="009A682C" w:rsidRPr="009802F2">
          <w:t>2.</w:t>
        </w:r>
        <w:r w:rsidR="009A682C" w:rsidRPr="009802F2">
          <w:rPr>
            <w:rFonts w:eastAsiaTheme="minorEastAsia"/>
          </w:rPr>
          <w:t>220</w:t>
        </w:r>
      </w:ins>
      <w:ins w:id="2884" w:author="Garrick W Bruening" w:date="2020-09-21T14:52:00Z">
        <w:r w:rsidR="00D97587" w:rsidRPr="009802F2">
          <w:rPr>
            <w:rFonts w:eastAsiaTheme="minorEastAsia"/>
          </w:rPr>
          <w:t xml:space="preserve"> </w:t>
        </w:r>
      </w:ins>
      <w:r w:rsidR="007B367D" w:rsidRPr="009802F2">
        <w:t xml:space="preserve">mm/s </w:t>
      </w:r>
      <w:del w:id="2885" w:author="Garrick W Bruening" w:date="2020-07-27T20:44:00Z">
        <w:r w:rsidR="007B367D" w:rsidRPr="009802F2">
          <w:delText>(mean $\pm$ se)</w:delText>
        </w:r>
      </w:del>
      <w:del w:id="2886" w:author="Garrick W Bruening" w:date="2020-09-21T15:27:00Z">
        <w:r w:rsidR="007B367D" w:rsidRPr="009802F2" w:rsidDel="009A682C">
          <w:delText xml:space="preserve"> </w:delText>
        </w:r>
      </w:del>
      <w:r w:rsidR="007B367D" w:rsidRPr="009802F2">
        <w:t xml:space="preserve">in experiment </w:t>
      </w:r>
      <w:del w:id="2887" w:author="Garrick W Bruening" w:date="2020-07-25T10:39:00Z">
        <w:r w:rsidR="007B367D" w:rsidRPr="009802F2" w:rsidDel="00A04E02">
          <w:delText xml:space="preserve">1 </w:delText>
        </w:r>
      </w:del>
      <w:ins w:id="2888" w:author="Garrick W Bruening" w:date="2020-07-25T10:39:00Z">
        <w:r w:rsidR="00A04E02" w:rsidRPr="009802F2">
          <w:t>2a</w:t>
        </w:r>
        <w:r w:rsidR="00C84CD6" w:rsidRPr="009802F2">
          <w:t>,</w:t>
        </w:r>
        <w:r w:rsidR="00A04E02" w:rsidRPr="009802F2">
          <w:t xml:space="preserve"> </w:t>
        </w:r>
      </w:ins>
      <w:ins w:id="2889" w:author="Garrick W Bruening" w:date="2020-09-21T15:28:00Z">
        <w:r w:rsidR="00E36D50" w:rsidRPr="009802F2">
          <w:t>-0.052</w:t>
        </w:r>
      </w:ins>
      <w:ins w:id="2890" w:author="Garrick W Bruening" w:date="2020-09-21T15:30:00Z">
        <w:r w:rsidR="00B36B7D" w:rsidRPr="009802F2">
          <w:t xml:space="preserve"> </w:t>
        </w:r>
      </w:ins>
      <m:oMath>
        <m:r>
          <w:ins w:id="2891" w:author="Garrick W Bruening" w:date="2020-09-21T14:53:00Z">
            <m:rPr>
              <m:nor/>
            </m:rPr>
            <w:rPr>
              <w:rFonts w:cstheme="minorHAnsi"/>
            </w:rPr>
            <m:t>±</m:t>
          </w:ins>
        </m:r>
      </m:oMath>
      <w:ins w:id="2892" w:author="Garrick W Bruening" w:date="2020-09-21T15:30:00Z">
        <w:r w:rsidR="00B36B7D" w:rsidRPr="009802F2">
          <w:rPr>
            <w:rFonts w:eastAsiaTheme="minorEastAsia"/>
          </w:rPr>
          <w:t xml:space="preserve"> </w:t>
        </w:r>
      </w:ins>
      <w:ins w:id="2893" w:author="Garrick W Bruening" w:date="2020-09-21T15:28:00Z">
        <w:r w:rsidR="002D00A0" w:rsidRPr="009802F2">
          <w:rPr>
            <w:rFonts w:eastAsiaTheme="minorEastAsia"/>
          </w:rPr>
          <w:t>5.552</w:t>
        </w:r>
      </w:ins>
      <w:ins w:id="2894" w:author="Garrick W Bruening" w:date="2020-09-21T14:52:00Z">
        <w:r w:rsidR="00D97587" w:rsidRPr="009802F2">
          <w:t xml:space="preserve"> </w:t>
        </w:r>
      </w:ins>
      <m:oMath>
        <m:r>
          <w:del w:id="2895" w:author="Garrick W Bruening" w:date="2020-09-21T14:50:00Z">
            <m:rPr>
              <m:nor/>
            </m:rPr>
            <w:rPr>
              <w:rFonts w:cstheme="minorHAnsi"/>
              <w:rPrChange w:id="2896" w:author="Garrick W Bruening" w:date="2020-07-27T20:45:00Z">
                <w:rPr>
                  <w:rFonts w:ascii="Cambria Math" w:hAnsi="Cambria Math"/>
                </w:rPr>
              </w:rPrChange>
            </w:rPr>
            <m:t>±</m:t>
          </w:del>
        </m:r>
      </m:oMath>
      <w:ins w:id="2897" w:author="Garrick W Bruening" w:date="2020-07-25T10:41:00Z">
        <w:r w:rsidR="00CF1029" w:rsidRPr="009802F2">
          <w:t>m/s for experiment 2b, and</w:t>
        </w:r>
      </w:ins>
      <w:ins w:id="2898" w:author="Garrick W Bruening" w:date="2020-07-25T10:42:00Z">
        <w:r w:rsidR="00C550A7" w:rsidRPr="009802F2">
          <w:t xml:space="preserve"> </w:t>
        </w:r>
      </w:ins>
      <w:ins w:id="2899" w:author="Garrick W Bruening" w:date="2020-09-21T15:28:00Z">
        <w:r w:rsidR="002F47AD" w:rsidRPr="009802F2">
          <w:t>-0.098</w:t>
        </w:r>
      </w:ins>
      <w:ins w:id="2900" w:author="Garrick W Bruening" w:date="2020-09-21T15:31:00Z">
        <w:r w:rsidR="00C934EC" w:rsidRPr="009802F2">
          <w:t xml:space="preserve"> </w:t>
        </w:r>
      </w:ins>
      <m:oMath>
        <m:r>
          <w:ins w:id="2901" w:author="Garrick W Bruening" w:date="2020-09-21T15:31:00Z">
            <m:rPr>
              <m:nor/>
            </m:rPr>
            <w:rPr>
              <w:rFonts w:cstheme="minorHAnsi"/>
            </w:rPr>
            <m:t>±</m:t>
          </w:ins>
        </m:r>
      </m:oMath>
      <w:ins w:id="2902" w:author="Garrick W Bruening" w:date="2020-09-21T15:31:00Z">
        <w:r w:rsidR="00C934EC" w:rsidRPr="009802F2">
          <w:rPr>
            <w:rFonts w:eastAsiaTheme="minorEastAsia"/>
          </w:rPr>
          <w:t xml:space="preserve"> </w:t>
        </w:r>
      </w:ins>
      <w:ins w:id="2903" w:author="Garrick W Bruening" w:date="2020-09-21T15:28:00Z">
        <w:r w:rsidR="000004F4" w:rsidRPr="009802F2">
          <w:rPr>
            <w:rFonts w:eastAsiaTheme="minorEastAsia"/>
          </w:rPr>
          <w:t>5.077</w:t>
        </w:r>
      </w:ins>
      <w:ins w:id="2904" w:author="Garrick W Bruening" w:date="2020-09-21T14:54:00Z">
        <w:r w:rsidR="005C2B39" w:rsidRPr="009802F2">
          <w:t xml:space="preserve"> </w:t>
        </w:r>
      </w:ins>
      <m:oMath>
        <m:r>
          <w:del w:id="2905" w:author="Garrick W Bruening" w:date="2020-09-21T14:54:00Z">
            <m:rPr>
              <m:nor/>
            </m:rPr>
            <w:rPr>
              <w:rFonts w:cstheme="minorHAnsi"/>
              <w:rPrChange w:id="2906" w:author="Garrick W Bruening" w:date="2020-07-27T20:45:00Z">
                <w:rPr>
                  <w:rFonts w:ascii="Cambria Math" w:hAnsi="Cambria Math"/>
                </w:rPr>
              </w:rPrChange>
            </w:rPr>
            <m:t>±</m:t>
          </w:del>
        </m:r>
      </m:oMath>
      <w:ins w:id="2907" w:author="Garrick W Bruening" w:date="2020-07-25T10:42:00Z">
        <w:r w:rsidR="00595B88" w:rsidRPr="009802F2">
          <w:t>mm/s in experiment 2c</w:t>
        </w:r>
      </w:ins>
      <w:commentRangeEnd w:id="2862"/>
      <w:ins w:id="2908" w:author="Garrick W Bruening" w:date="2020-09-01T13:52:00Z">
        <w:r w:rsidR="00E74484" w:rsidRPr="009802F2">
          <w:rPr>
            <w:rStyle w:val="CommentReference"/>
          </w:rPr>
          <w:commentReference w:id="2862"/>
        </w:r>
      </w:ins>
      <w:del w:id="2909" w:author="Garrick W Bruening" w:date="2020-07-25T10:42:00Z">
        <w:r w:rsidR="007B367D" w:rsidRPr="009802F2" w:rsidDel="00595B88">
          <w:delText xml:space="preserve">and </w:delText>
        </w:r>
      </w:del>
      <w:del w:id="2910" w:author="Garrick W Bruening" w:date="2020-07-25T10:40:00Z">
        <w:r w:rsidR="007B367D" w:rsidRPr="009802F2" w:rsidDel="00CB4261">
          <w:delText>0.43</w:delText>
        </w:r>
      </w:del>
      <w:del w:id="2911" w:author="Garrick W Bruening" w:date="2020-07-25T10:42:00Z">
        <w:r w:rsidR="007B367D" w:rsidRPr="009802F2" w:rsidDel="00595B88">
          <w:delText xml:space="preserve"> $\pm$ 0.</w:delText>
        </w:r>
      </w:del>
      <w:del w:id="2912" w:author="Garrick W Bruening" w:date="2020-07-25T10:40:00Z">
        <w:r w:rsidR="007B367D" w:rsidRPr="009802F2" w:rsidDel="00C84CD6">
          <w:delText>0</w:delText>
        </w:r>
      </w:del>
      <w:del w:id="2913" w:author="Garrick W Bruening" w:date="2020-07-25T10:42:00Z">
        <w:r w:rsidR="007B367D" w:rsidRPr="009802F2" w:rsidDel="00595B88">
          <w:delText>46 mm/s f or experiment 2.</w:delText>
        </w:r>
      </w:del>
      <w:ins w:id="2914" w:author="Garrick W Bruening" w:date="2020-07-25T10:42:00Z">
        <w:r w:rsidR="00595B88" w:rsidRPr="009802F2">
          <w:t>.</w:t>
        </w:r>
      </w:ins>
      <w:r w:rsidR="007B367D" w:rsidRPr="009802F2">
        <w:t xml:space="preserve"> To detect movement offset we found the first time the reaching movement </w:t>
      </w:r>
      <w:del w:id="2915" w:author="Garrick W Bruening" w:date="2020-07-25T10:45:00Z">
        <w:r w:rsidR="007B367D" w:rsidRPr="009802F2" w:rsidDel="00DE6324">
          <w:delText>passed the arc or circle at 9 cm</w:delText>
        </w:r>
      </w:del>
      <w:ins w:id="2916" w:author="Garrick W Bruening" w:date="2020-07-25T10:45:00Z">
        <w:r w:rsidR="00DE6324" w:rsidRPr="009802F2">
          <w:t>was first 9 cm away</w:t>
        </w:r>
      </w:ins>
      <w:ins w:id="2917" w:author="Alaa Ahmed" w:date="2020-07-27T18:08:00Z">
        <w:r w:rsidR="00DB5E29" w:rsidRPr="009802F2">
          <w:t xml:space="preserve"> </w:t>
        </w:r>
        <w:del w:id="2918" w:author="Garrick W Bruening" w:date="2020-07-27T20:46:00Z">
          <w:r w:rsidR="00DB5E29" w:rsidRPr="009802F2">
            <w:delText>(do you mean Euclidean distance?)</w:delText>
          </w:r>
        </w:del>
      </w:ins>
      <w:ins w:id="2919" w:author="Garrick W Bruening" w:date="2020-07-25T10:45:00Z">
        <w:r w:rsidR="00DE6324" w:rsidRPr="009802F2">
          <w:t>f</w:t>
        </w:r>
        <w:del w:id="2920" w:author="Alaa Ahmed" w:date="2020-07-27T18:08:00Z">
          <w:r w:rsidR="00DE6324" w:rsidRPr="009802F2" w:rsidDel="00DB5E29">
            <w:delText>o</w:delText>
          </w:r>
        </w:del>
        <w:r w:rsidR="00DE6324" w:rsidRPr="009802F2">
          <w:t>r</w:t>
        </w:r>
      </w:ins>
      <w:ins w:id="2921" w:author="Alaa Ahmed" w:date="2020-07-27T18:08:00Z">
        <w:r w:rsidR="00DB5E29" w:rsidRPr="009802F2">
          <w:t>o</w:t>
        </w:r>
      </w:ins>
      <w:ins w:id="2922" w:author="Garrick W Bruening" w:date="2020-07-25T10:45:00Z">
        <w:r w:rsidR="00DE6324" w:rsidRPr="009802F2">
          <w:t>m the home circle</w:t>
        </w:r>
        <w:r w:rsidR="00CC4A64" w:rsidRPr="009802F2">
          <w:t>,</w:t>
        </w:r>
      </w:ins>
      <w:del w:id="2923" w:author="Garrick W Bruening" w:date="2020-07-25T10:45:00Z">
        <w:r w:rsidR="007B367D" w:rsidRPr="009802F2" w:rsidDel="00CC4A64">
          <w:delText xml:space="preserve">. We </w:delText>
        </w:r>
      </w:del>
      <w:ins w:id="2924" w:author="Garrick W Bruening" w:date="2020-07-25T10:45:00Z">
        <w:r w:rsidR="00CC4A64" w:rsidRPr="009802F2">
          <w:t xml:space="preserve"> </w:t>
        </w:r>
      </w:ins>
      <w:r w:rsidR="007B367D" w:rsidRPr="009802F2">
        <w:t>then use</w:t>
      </w:r>
      <w:ins w:id="2925" w:author="Alaa Ahmed" w:date="2020-07-27T18:08:00Z">
        <w:r w:rsidR="00DB5E29" w:rsidRPr="009802F2">
          <w:t>d</w:t>
        </w:r>
      </w:ins>
      <w:r w:rsidR="007B367D" w:rsidRPr="009802F2">
        <w:t xml:space="preserve"> the same method as reaction time to determine the offset. We find the first time the standard deviation of the</w:t>
      </w:r>
      <w:commentRangeStart w:id="2926"/>
      <w:commentRangeStart w:id="2927"/>
      <w:r w:rsidR="007B367D" w:rsidRPr="009802F2">
        <w:t xml:space="preserve"> </w:t>
      </w:r>
      <w:del w:id="2928" w:author="Garrick W Bruening" w:date="2020-07-27T19:13:00Z">
        <w:r w:rsidR="007B367D" w:rsidRPr="009802F2">
          <w:delText xml:space="preserve">tangential </w:delText>
        </w:r>
      </w:del>
      <w:commentRangeEnd w:id="2926"/>
      <w:commentRangeEnd w:id="2927"/>
      <w:ins w:id="2929" w:author="Garrick W Bruening" w:date="2020-07-27T19:13:00Z">
        <w:r w:rsidR="00F27A09" w:rsidRPr="009802F2">
          <w:t>velocity towards the target</w:t>
        </w:r>
        <w:del w:id="2930" w:author="Alaa Ahmed" w:date="2020-08-03T16:19:00Z">
          <w:r w:rsidR="00F27A09" w:rsidRPr="009802F2" w:rsidDel="00B56527">
            <w:delText xml:space="preserve"> </w:delText>
          </w:r>
        </w:del>
      </w:ins>
      <w:del w:id="2931" w:author="Alaa Ahmed" w:date="2020-08-03T16:19:00Z">
        <w:r w:rsidR="009E7AB4" w:rsidRPr="009802F2" w:rsidDel="00B56527">
          <w:rPr>
            <w:rStyle w:val="CommentReference"/>
          </w:rPr>
          <w:commentReference w:id="2926"/>
        </w:r>
        <w:r w:rsidR="00916F4C" w:rsidRPr="009802F2" w:rsidDel="00B56527">
          <w:rPr>
            <w:rStyle w:val="CommentReference"/>
          </w:rPr>
          <w:commentReference w:id="2927"/>
        </w:r>
        <w:r w:rsidR="007B367D" w:rsidRPr="009802F2" w:rsidDel="00B56527">
          <w:delText>velocity</w:delText>
        </w:r>
      </w:del>
      <w:r w:rsidR="007B367D" w:rsidRPr="009802F2">
        <w:t xml:space="preserve"> is less than 2e</w:t>
      </w:r>
      <w:r w:rsidR="007B367D" w:rsidRPr="009802F2">
        <w:rPr>
          <w:vertAlign w:val="superscript"/>
          <w:rPrChange w:id="2932" w:author="Garrick W Bruening" w:date="2020-07-27T23:34:00Z">
            <w:rPr/>
          </w:rPrChange>
        </w:rPr>
        <w:t>-3</w:t>
      </w:r>
      <w:r w:rsidR="007B367D" w:rsidRPr="009802F2">
        <w:t>.</w:t>
      </w:r>
    </w:p>
    <w:p w14:paraId="3F96F4FB" w14:textId="2AF6BC8E" w:rsidR="007B367D" w:rsidRPr="009802F2" w:rsidRDefault="7B9A9A9A" w:rsidP="007B367D">
      <w:pPr>
        <w:rPr>
          <w:del w:id="2933" w:author="Garrick W Bruening" w:date="2020-07-25T19:52:00Z"/>
        </w:rPr>
      </w:pPr>
      <w:ins w:id="2934" w:author="Garrick W Bruening" w:date="2020-07-25T19:52:00Z">
        <w:r w:rsidRPr="009802F2">
          <w:t xml:space="preserve">Because </w:t>
        </w:r>
        <w:r w:rsidR="007B367D" w:rsidRPr="009802F2">
          <w:t xml:space="preserve">reaction time </w:t>
        </w:r>
        <w:r w:rsidRPr="009802F2">
          <w:t xml:space="preserve">algorithms can be dependent on movement duration </w:t>
        </w:r>
      </w:ins>
      <w:r w:rsidR="00757FEC" w:rsidRPr="009802F2">
        <w:fldChar w:fldCharType="begin"/>
      </w:r>
      <w:r w:rsidR="00EF525D" w:rsidRPr="009802F2">
        <w:instrText xml:space="preserve"> ADDIN ZOTERO_ITEM CSL_CITATION {"citationID":"LkVij9Bh","properties":{"formattedCitation":"[39], [40]","plainCitation":"[39], [40]","noteIndex":0},"citationItems":[{"id":57,"uris":["http://zotero.org/users/4343224/items/FG483IL3"],"uri":["http://zotero.org/users/4343224/items/FG483IL3"],"itemData":{"id":57,"type":"article-journal","abstract":"Comparing many ways of measuring and analyzing reaction times reveals that the chosen method influences both the judged reaction time and, more importantly, conclusions about how the reaction time depends on the circumstances under study. The task was to lift one's finger in response to a tone. The response amplitude was either constrained or not. Constraining the amplitude made the response less vigorous. When the response was less vigorous it took longer to move far enough to release a switch or exceed the elasticity of the finger pulp. Although using a micro-switch would have made the reaction time appear to be longer for the constrained movement, reaction times determined in the most reliable ways were not systematically longer for the constrained movement. The most reliable method is to use extrapolation of the change in the average force that the finger exerts on the surface to estimate the reaction time.","container-title":"Journal of Motor Behavior","DOI":"10.1080/00222895.2018.1518311","title":"How Can You Best Measure Reaction Times?","URL":"https://www.tandfonline.com/doi/full/10.1080/00222895.2018.1518311","author":[{"family":"Brenner","given":"Eli"},{"family":"Smeets","given":"Jeroen B. J."}],"accessed":{"date-parts":[["2018",10,30]]},"issued":{"date-parts":[["2018",8]]}}},{"id":918,"uris":["http://zotero.org/users/4343224/items/RHE9INRY"],"uri":["http://zotero.org/users/4343224/items/RHE9INRY"],"itemData":{"id":918,"type":"article-journal","abstract":"A common aspect of individuality is our subjective preferences in evaluation of reward and effort. The neural circuits that evaluate these commodities influence circuits that control our movements, raising the possibility that vigor differences between individuals may also be a trait of individuality, reflecting a willingness to expend effort. In contrast, classic theories in motor control suggest that vigor differences reflect a speed-accuracy trade-off, predicting that those who move fast are sacrificing accuracy for speed. Here we tested these contrasting hypotheses. We measured motion of the eyes, head, and arm in healthy humans during various elementary movements (saccades, head-free gaze shifts, and reaching). For each person we characterized their vigor, i.e., the speed with which they moved a body part (peak velocity) with respect to the population mean. Some moved with low vigor, while others moved with high vigor. Those with high vigor tended to react sooner to a visual stimulus, moving both their eyes and arm with a shorter reaction time. Arm and head vigor were tightly linked: individuals who moved their head with high vigor also moved their arm with high vigor. However, eye vigor did not correspond strongly with arm or head vigor. In all modalities, vigor had no impact on end-point accuracy, demonstrating that differences in vigor were not due to a speed-accuracy trade-off. Our results suggest that movement vigor may be a trait of individuality, not reflecting a willingness to accept inaccuracy but demonstrating a propensity to expend effort. NEW &amp; NOTEWORTHY A common aspect of individuality is how we evaluate economic variables like reward and effort. This valuation affects not only decision making but also motor control, raising the possibility that vigor may be distinct between individuals but conserved across movements within an individual. Here we report conservation of vigor across elementary skeletal movements, but not eye movements, raising the possibility that the individuality of our movements may be driven by a common neural mechanism of effort evaluation across modalities of skeletal motor control.","container-title":"Journal of Neurophysiology","DOI":"10.1152/jn.00033.2018","ISSN":"1522-1598","issue":"2","language":"eng","note":"PMID: 29766769\nPMCID: PMC6139450","page":"741–757","title":"Movement vigor as a traitlike attribute of individuality","volume":"120","author":[{"family":"Reppert","given":"Thomas R."},{"family":"Rigas","given":"Ioannis"},{"family":"Herzfeld","given":"David J."},{"family":"Sedaghat-Nejad","given":"Ehsan"},{"family":"Komogortsev","given":"Oleg"},{"family":"Shadmehr","given":"Reza"}],"issued":{"date-parts":[["2018",8]]}}}],"schema":"https://github.com/citation-style-language/schema/raw/master/csl-citation.json"} </w:instrText>
      </w:r>
      <w:r w:rsidR="00757FEC" w:rsidRPr="009802F2">
        <w:fldChar w:fldCharType="separate"/>
      </w:r>
      <w:r w:rsidR="00EF525D" w:rsidRPr="009802F2">
        <w:rPr>
          <w:rFonts w:ascii="Calibri" w:hAnsi="Calibri" w:cs="Calibri"/>
        </w:rPr>
        <w:t>[39], [40]</w:t>
      </w:r>
      <w:r w:rsidR="00757FEC" w:rsidRPr="009802F2">
        <w:fldChar w:fldCharType="end"/>
      </w:r>
      <w:ins w:id="2935" w:author="Garrick W Bruening" w:date="2020-07-25T19:52:00Z">
        <w:del w:id="2936" w:author="Garrick" w:date="2020-10-02T15:03:00Z">
          <w:r w:rsidRPr="009802F2" w:rsidDel="00757FEC">
            <w:delText>\cite{reppert_movement_2018,brenner_how_2018}</w:delText>
          </w:r>
        </w:del>
        <w:r w:rsidRPr="009802F2">
          <w:t>, we needed to compare these changes in reaction time to computed reaction times from simulated movements. These movements can be generated using the range of movement durations in experiment 1 or 2 (methods, sec \ref{</w:t>
        </w:r>
        <w:proofErr w:type="spellStart"/>
        <w:proofErr w:type="gramStart"/>
        <w:r w:rsidRPr="009802F2">
          <w:t>sec:get</w:t>
        </w:r>
        <w:proofErr w:type="gramEnd"/>
        <w:r w:rsidRPr="009802F2">
          <w:t>_mvttimes</w:t>
        </w:r>
        <w:proofErr w:type="spellEnd"/>
        <w:r w:rsidRPr="009802F2">
          <w:t xml:space="preserve">}). </w:t>
        </w:r>
      </w:ins>
      <w:del w:id="2937" w:author="Garrick W Bruening" w:date="2020-07-25T19:52:00Z">
        <w:r w:rsidR="6EE71B8C" w:rsidRPr="009802F2" w:rsidDel="6EE71B8C">
          <w:delText>We wanted tocompare the reaction times in the experiments to simulated</w:delText>
        </w:r>
        <w:r w:rsidR="007B367D" w:rsidRPr="009802F2">
          <w:delText xml:space="preserve"> reaching movements</w:delText>
        </w:r>
      </w:del>
      <w:r w:rsidR="007B367D" w:rsidRPr="009802F2">
        <w:t xml:space="preserve"> </w:t>
      </w:r>
      <w:r w:rsidR="3F6F7E99" w:rsidRPr="009802F2">
        <w:t xml:space="preserve">This will inform us if the reaction time changes are due to changes in movement duration or added mass. We simulate reaching movements with similar movement times to the experiment </w:t>
      </w:r>
      <w:r w:rsidR="007B367D" w:rsidRPr="009802F2">
        <w:t xml:space="preserve">using a minimum jerk trajectory and a simulation of the arm making reaching movements </w:t>
      </w:r>
      <w:r w:rsidR="00832701" w:rsidRPr="009802F2">
        <w:fldChar w:fldCharType="begin"/>
      </w:r>
      <w:r w:rsidR="00EF525D" w:rsidRPr="009802F2">
        <w:instrText xml:space="preserve"> ADDIN ZOTERO_ITEM CSL_CITATION {"citationID":"zCcPKQ2I","properties":{"formattedCitation":"[30]","plainCitation":"[30]","noteIndex":0},"citationItems":[{"id":767,"uris":["http://zotero.org/users/4343224/items/5YXUE584"],"uri":["http://zotero.org/users/4343224/items/5YXUE584"],"itemData":{"id":767,"type":"article-journal","abstract":"This paper presents studies of the coordination of voluntary human arm movements. A mathematical model is formulated which is shown to predict both the qualitative features and the quantitative details observed experimentally in planar, multijoint arm movements. Coordination is modeled mathematically by defining an objective function, a measure of performance for any possible movement. The unique trajectory which yields the best performance is determined using dynamic optimization theory. In the work presented here, the objective function is the square of the magnitude of jerk (rate of change of acceleration) of the hand integrated over the entire movement. This is equivalent to assuming that a major goal of motor coordination is the production of the smoothest possible movement of the hand. Experimental observations of human subjects performing voluntary unconstrained movements in a horizontal plane are presented. They confirm the following predictions of the mathematical model: unconstrained point-to-point motions are approximately straight with bell-shaped tangential velocity profiles; curved motions (through an intermediate point or around an obstacle) have portions of low curvature joined by portions of high curvature; at points of high curvature, the tangential velocity is reduced; the durations of the low-curvature portions are approximately equal. The theoretical analysis is based solely on the kinematics of movement independent of the dynamics of the musculoskeletal system and is successful only when formulated in terms of the motion of the hand in extracorporal space. The implications with respect to movement organization are discussed.","container-title":"Journal of Neuroscience","ISSN":"0270-6474, 1529-2401","issue":"7","language":"en","note":"PMID: 4020415","page":"1688–1703","title":"The coordination of arm movements: an experimentally confirmed mathematical model","title-short":"The coordination of arm movements","volume":"5","author":[{"family":"Flash","given":"T."},{"family":"Hogan","given":"N."}],"issued":{"date-parts":[["1985",7]]}}}],"schema":"https://github.com/citation-style-language/schema/raw/master/csl-citation.json"} </w:instrText>
      </w:r>
      <w:r w:rsidR="00832701" w:rsidRPr="009802F2">
        <w:fldChar w:fldCharType="separate"/>
      </w:r>
      <w:r w:rsidR="00EF525D" w:rsidRPr="009802F2">
        <w:rPr>
          <w:rFonts w:ascii="Calibri" w:hAnsi="Calibri" w:cs="Calibri"/>
        </w:rPr>
        <w:t>[30]</w:t>
      </w:r>
      <w:r w:rsidR="00832701" w:rsidRPr="009802F2">
        <w:fldChar w:fldCharType="end"/>
      </w:r>
      <w:del w:id="2938" w:author="Garrick" w:date="2020-10-02T15:05:00Z">
        <w:r w:rsidR="007B367D" w:rsidRPr="009802F2" w:rsidDel="007E0710">
          <w:delText>\cite{flash_coordination_1985}</w:delText>
        </w:r>
      </w:del>
      <w:r w:rsidR="007B367D" w:rsidRPr="009802F2">
        <w:t xml:space="preserve">. Using the minimum jerk simulation, we found that over the span of movement durations for experiment </w:t>
      </w:r>
      <w:r w:rsidR="00A61D04" w:rsidRPr="009802F2">
        <w:t xml:space="preserve">1 </w:t>
      </w:r>
      <w:r w:rsidR="007B367D" w:rsidRPr="009802F2">
        <w:t>the reaction time would increase with increasing movement duration. Over the movement duration ranges (.45 s – 1.4 s) the reaction time would increase</w:t>
      </w:r>
      <w:ins w:id="2939" w:author="Garrick W Bruening" w:date="2020-09-21T14:55:00Z">
        <w:r w:rsidR="007B367D" w:rsidRPr="009802F2">
          <w:t xml:space="preserve"> </w:t>
        </w:r>
        <w:r w:rsidR="003A4808" w:rsidRPr="009802F2">
          <w:t>due to the algorithm</w:t>
        </w:r>
      </w:ins>
      <w:r w:rsidR="007B367D" w:rsidRPr="009802F2">
        <w:t xml:space="preserve"> by 40 </w:t>
      </w:r>
      <w:proofErr w:type="spellStart"/>
      <w:r w:rsidR="007B367D" w:rsidRPr="009802F2">
        <w:t>ms.</w:t>
      </w:r>
      <w:proofErr w:type="spellEnd"/>
      <w:r w:rsidR="007B367D" w:rsidRPr="009802F2">
        <w:t xml:space="preserve"> Simulating the minimum jerk for experiment </w:t>
      </w:r>
      <w:r w:rsidR="0058444D" w:rsidRPr="009802F2">
        <w:t>two</w:t>
      </w:r>
      <w:r w:rsidR="007B367D" w:rsidRPr="009802F2">
        <w:t xml:space="preserve">, over the movement durations (0.77s – 0.90s), the reaction time would increase by 0.3 </w:t>
      </w:r>
      <w:proofErr w:type="spellStart"/>
      <w:r w:rsidR="007B367D" w:rsidRPr="009802F2">
        <w:t>ms.</w:t>
      </w:r>
      <w:proofErr w:type="spellEnd"/>
      <w:r w:rsidR="007B367D" w:rsidRPr="009802F2">
        <w:t xml:space="preserve"> We also used a biomechanical model of the arm </w:t>
      </w:r>
      <w:r w:rsidR="0058444D" w:rsidRPr="009802F2">
        <w:t>like</w:t>
      </w:r>
      <w:r w:rsidR="007B367D" w:rsidRPr="009802F2">
        <w:t xml:space="preserve"> other studies to test if the change in reaction time could be attributed to subjects using the same control signal for different masses</w:t>
      </w:r>
      <w:r w:rsidR="007E0710" w:rsidRPr="009802F2">
        <w:fldChar w:fldCharType="begin"/>
      </w:r>
      <w:r w:rsidR="00EF525D" w:rsidRPr="009802F2">
        <w:instrText xml:space="preserve"> ADDIN ZOTERO_ITEM CSL_CITATION {"citationID":"bXAbhG1F","properties":{"formattedCitation":"[41]","plainCitation":"[41]","noteIndex":0},"citationItems":[{"id":951,"uris":["http://zotero.org/users/4343224/items/DQ8DZ8ES"],"uri":["http://zotero.org/users/4343224/items/DQ8DZ8ES"],"itemData":{"id":951,"type":"article-journal","abstract":"This paper presents an iterative Linear-Quadratic-Gaussian method for locally-optimal control and estimation of non-linear stochastic systems. The new method constructs an affine feedback control law, obtained by minimizing a novel quadratic approximation to the optimal cost-to-go function, and a non-adaptive estimator optimized with respect to the current control law. The control law and filter are iteratively improved until convergence. The performance of the algorithm is illustrated on a complex biomechanical control problem involving a stochastic model of the human arm.","container-title":"International Journal of Control","DOI":"10.1080/00207170701364913","ISSN":"0020-7179","issue":"9","page":"1439–1453","title":"Iterative linearization methods for approximately optimal control and estimation of non-linear stochastic system","volume":"80","author":[{"family":"Li","given":"W."},{"family":"Todorov","given":"E."}],"issued":{"date-parts":[["2007",9]]}}}],"schema":"https://github.com/citation-style-language/schema/raw/master/csl-citation.json"} </w:instrText>
      </w:r>
      <w:r w:rsidR="007E0710" w:rsidRPr="009802F2">
        <w:fldChar w:fldCharType="separate"/>
      </w:r>
      <w:r w:rsidR="00EF525D" w:rsidRPr="009802F2">
        <w:rPr>
          <w:rFonts w:ascii="Calibri" w:hAnsi="Calibri" w:cs="Calibri"/>
        </w:rPr>
        <w:t>[41]</w:t>
      </w:r>
      <w:r w:rsidR="007E0710" w:rsidRPr="009802F2">
        <w:fldChar w:fldCharType="end"/>
      </w:r>
      <w:del w:id="2940" w:author="Garrick" w:date="2020-10-02T15:05:00Z">
        <w:r w:rsidR="007B367D" w:rsidRPr="009802F2" w:rsidDel="007E0710">
          <w:delText xml:space="preserve"> \cite{li_iterative_2007}</w:delText>
        </w:r>
      </w:del>
      <w:r w:rsidR="007B367D" w:rsidRPr="009802F2">
        <w:t xml:space="preserve">. The reaction time change given the same control signal across masses was small, about 3 </w:t>
      </w:r>
      <w:proofErr w:type="spellStart"/>
      <w:r w:rsidR="007B367D" w:rsidRPr="009802F2">
        <w:t>ms.</w:t>
      </w:r>
      <w:commentRangeStart w:id="2941"/>
      <w:commentRangeStart w:id="2942"/>
      <w:proofErr w:type="spellEnd"/>
    </w:p>
    <w:p w14:paraId="49E72617" w14:textId="4FEC7C15" w:rsidR="00AA4E24" w:rsidRPr="009802F2" w:rsidRDefault="00AA4E24" w:rsidP="007B367D">
      <w:pPr>
        <w:rPr>
          <w:del w:id="2943" w:author="Garrick W Bruening" w:date="2020-07-25T19:52:00Z"/>
        </w:rPr>
      </w:pPr>
    </w:p>
    <w:p w14:paraId="6485D48F" w14:textId="135DD419" w:rsidR="007B367D" w:rsidRPr="009802F2" w:rsidRDefault="007B367D" w:rsidP="007B367D">
      <w:del w:id="2944" w:author="Garrick W Bruening" w:date="2020-07-25T19:51:00Z">
        <w:r w:rsidRPr="009802F2">
          <w:delText xml:space="preserve">In this </w:delText>
        </w:r>
      </w:del>
      <w:del w:id="2945" w:author="Garrick W Bruening" w:date="2020-07-25T10:48:00Z">
        <w:r w:rsidRPr="009802F2" w:rsidDel="00AA4E24">
          <w:delText xml:space="preserve">experiment </w:delText>
        </w:r>
      </w:del>
      <w:del w:id="2946" w:author="Garrick W Bruening" w:date="2020-07-25T19:51:00Z">
        <w:r w:rsidRPr="009802F2">
          <w:delText>there are a large range of movement durations and this may affect the calculated reaction times \cite{brenner_how_2018,reppert_movement_2018}. By simulating movements with similar durations, we found that reaction times can range about 40ms due to the algorithm used to detect movement onset.</w:delText>
        </w:r>
      </w:del>
      <w:r w:rsidRPr="009802F2">
        <w:t xml:space="preserve"> In experiment </w:t>
      </w:r>
      <w:del w:id="2947" w:author="Garrick W Bruening" w:date="2020-07-25T10:47:00Z">
        <w:r w:rsidRPr="009802F2" w:rsidDel="00310EFF">
          <w:delText>2</w:delText>
        </w:r>
      </w:del>
      <w:ins w:id="2948" w:author="Garrick W Bruening" w:date="2020-07-25T10:48:00Z">
        <w:r w:rsidR="00350533" w:rsidRPr="009802F2">
          <w:t>one</w:t>
        </w:r>
      </w:ins>
      <w:r w:rsidRPr="009802F2">
        <w:t xml:space="preserve">, the average reaction times across speeds ranged from 0.1377s to 0.245s. This is much larger than the effect of movement duration from the simulated movement durations </w:t>
      </w:r>
      <w:del w:id="2949" w:author="Garrick W Bruening" w:date="2020-07-25T10:47:00Z">
        <w:r w:rsidRPr="009802F2" w:rsidDel="0050256A">
          <w:delText xml:space="preserve">(108 ms vs 40 ms) </w:delText>
        </w:r>
      </w:del>
      <w:r w:rsidRPr="009802F2">
        <w:t xml:space="preserve">simulation </w:t>
      </w:r>
      <w:del w:id="2950" w:author="Garrick" w:date="2020-10-02T15:03:00Z">
        <w:r w:rsidRPr="009802F2">
          <w:delText>similar to</w:delText>
        </w:r>
      </w:del>
      <w:ins w:id="2951" w:author="Garrick" w:date="2020-10-02T15:03:00Z">
        <w:r w:rsidR="00757FEC" w:rsidRPr="009802F2">
          <w:t>like</w:t>
        </w:r>
      </w:ins>
      <w:r w:rsidRPr="009802F2">
        <w:t xml:space="preserve"> experiment one</w:t>
      </w:r>
      <w:ins w:id="2952" w:author="Garrick W Bruening" w:date="2020-07-25T10:47:00Z">
        <w:r w:rsidR="0050256A" w:rsidRPr="009802F2">
          <w:t xml:space="preserve"> (108 </w:t>
        </w:r>
        <w:proofErr w:type="spellStart"/>
        <w:r w:rsidR="0050256A" w:rsidRPr="009802F2">
          <w:t>ms</w:t>
        </w:r>
        <w:proofErr w:type="spellEnd"/>
        <w:r w:rsidR="0050256A" w:rsidRPr="009802F2">
          <w:t xml:space="preserve"> experimental vs 40 </w:t>
        </w:r>
        <w:proofErr w:type="spellStart"/>
        <w:r w:rsidR="0050256A" w:rsidRPr="009802F2">
          <w:t>ms</w:t>
        </w:r>
        <w:proofErr w:type="spellEnd"/>
        <w:r w:rsidR="0050256A" w:rsidRPr="009802F2">
          <w:t xml:space="preserve"> simulated)</w:t>
        </w:r>
      </w:ins>
      <w:r w:rsidRPr="009802F2">
        <w:t>. The algorithm used is affected by movement duration, but the change in calculated reaction time is greater than the range from just the effect of speed on the calculated duration.</w:t>
      </w:r>
    </w:p>
    <w:p w14:paraId="69819BA1" w14:textId="21ABC9E7" w:rsidR="007B367D" w:rsidRPr="009802F2" w:rsidRDefault="00787743" w:rsidP="007B367D">
      <w:pPr>
        <w:rPr>
          <w:ins w:id="2953" w:author="Garrick W Bruening" w:date="2020-07-27T11:10:00Z"/>
        </w:rPr>
      </w:pPr>
      <w:ins w:id="2954" w:author="Garrick W Bruening" w:date="2020-07-25T10:48:00Z">
        <w:r w:rsidRPr="009802F2">
          <w:t xml:space="preserve">In experiment 2, </w:t>
        </w:r>
      </w:ins>
      <w:del w:id="2955" w:author="Garrick W Bruening" w:date="2020-07-25T10:48:00Z">
        <w:r w:rsidR="007B367D" w:rsidRPr="009802F2" w:rsidDel="00AA4E24">
          <w:delText xml:space="preserve">Because reaction time algorithms can be dependent on movement duration \cite{reppert_movement_2018,brenner_how_2018}, we needed to compare these changes in reaction time to computed reaction times from simulated movements. These movements can be generated using the range of movement durations in experiment 1 or 2 (methods, sec \ref{sec:get_mvttimes}). </w:delText>
        </w:r>
        <w:r w:rsidR="007B367D" w:rsidRPr="009802F2" w:rsidDel="00787743">
          <w:delText>T</w:delText>
        </w:r>
      </w:del>
      <w:ins w:id="2956" w:author="Garrick W Bruening" w:date="2020-07-25T10:48:00Z">
        <w:r w:rsidRPr="009802F2">
          <w:t>t</w:t>
        </w:r>
      </w:ins>
      <w:r w:rsidR="007B367D" w:rsidRPr="009802F2">
        <w:t xml:space="preserve">he range of reaction times calculated from the simulated movements ranged 0.3ms. The reaction times calculated from this experiment ranged </w:t>
      </w:r>
      <w:ins w:id="2957" w:author="Garrick W Bruening" w:date="2020-09-21T14:56:00Z">
        <w:r w:rsidR="00AC135E" w:rsidRPr="009802F2">
          <w:t xml:space="preserve">by ~17 </w:t>
        </w:r>
        <w:proofErr w:type="spellStart"/>
        <w:r w:rsidR="00AC135E" w:rsidRPr="009802F2">
          <w:t>ms</w:t>
        </w:r>
      </w:ins>
      <w:proofErr w:type="spellEnd"/>
      <w:del w:id="2958" w:author="Garrick W Bruening" w:date="2020-09-21T14:56:00Z">
        <w:r w:rsidR="007B367D" w:rsidRPr="009802F2">
          <w:delText>\textasciitilde17ms</w:delText>
        </w:r>
      </w:del>
      <w:ins w:id="2959" w:author="Garrick W Bruening" w:date="2020-07-25T10:50:00Z">
        <w:r w:rsidR="000F4A4F" w:rsidRPr="009802F2">
          <w:t xml:space="preserve"> for experiment 2a, ~</w:t>
        </w:r>
        <w:r w:rsidR="002333AF" w:rsidRPr="009802F2">
          <w:t xml:space="preserve">24ms in experiment 2b, and ~15 </w:t>
        </w:r>
        <w:proofErr w:type="spellStart"/>
        <w:r w:rsidR="002333AF" w:rsidRPr="009802F2">
          <w:t>ms</w:t>
        </w:r>
        <w:proofErr w:type="spellEnd"/>
        <w:r w:rsidR="002333AF" w:rsidRPr="009802F2">
          <w:t xml:space="preserve"> in 2c</w:t>
        </w:r>
      </w:ins>
      <w:r w:rsidR="007B367D" w:rsidRPr="009802F2">
        <w:t>. The reaction time range</w:t>
      </w:r>
      <w:del w:id="2960" w:author="Garrick W Bruening" w:date="2020-07-25T10:49:00Z">
        <w:r w:rsidR="007B367D" w:rsidRPr="009802F2" w:rsidDel="00787743">
          <w:delText>s</w:delText>
        </w:r>
      </w:del>
      <w:r w:rsidR="007B367D" w:rsidRPr="009802F2">
        <w:t xml:space="preserve"> in experiment one </w:t>
      </w:r>
      <w:del w:id="2961" w:author="Garrick W Bruening" w:date="2020-07-25T10:49:00Z">
        <w:r w:rsidR="007B367D" w:rsidRPr="009802F2" w:rsidDel="00787743">
          <w:delText>have</w:delText>
        </w:r>
      </w:del>
      <w:ins w:id="2962" w:author="Garrick W Bruening" w:date="2020-07-25T10:49:00Z">
        <w:r w:rsidRPr="009802F2">
          <w:t>has</w:t>
        </w:r>
      </w:ins>
      <w:r w:rsidR="007B367D" w:rsidRPr="009802F2">
        <w:t xml:space="preserve"> a much larger range than the calculated reaction times of the simulated movements. This indicates that the changes in reaction time were due to mass, not the movement onset algorithm</w:t>
      </w:r>
      <w:commentRangeEnd w:id="2941"/>
      <w:ins w:id="2963" w:author="Garrick W Bruening" w:date="2020-09-21T14:56:00Z">
        <w:r w:rsidR="00D2109A" w:rsidRPr="009802F2">
          <w:t xml:space="preserve"> or changes in the movement durations</w:t>
        </w:r>
      </w:ins>
      <w:r w:rsidR="007B367D" w:rsidRPr="009802F2">
        <w:t>.</w:t>
      </w:r>
      <w:r w:rsidRPr="009802F2">
        <w:rPr>
          <w:rStyle w:val="CommentReference"/>
        </w:rPr>
        <w:commentReference w:id="2941"/>
      </w:r>
      <w:commentRangeEnd w:id="2942"/>
      <w:r w:rsidR="00EA1815" w:rsidRPr="009802F2">
        <w:rPr>
          <w:rStyle w:val="CommentReference"/>
        </w:rPr>
        <w:commentReference w:id="2942"/>
      </w:r>
    </w:p>
    <w:p w14:paraId="36AC22AD" w14:textId="29885F78" w:rsidR="000A726A" w:rsidRPr="009802F2" w:rsidRDefault="000A726A">
      <w:pPr>
        <w:pStyle w:val="Heading4"/>
        <w:rPr>
          <w:ins w:id="2964" w:author="Garrick W Bruening" w:date="2020-07-27T11:10:00Z"/>
        </w:rPr>
        <w:pPrChange w:id="2965" w:author="Garrick W Bruening" w:date="2020-10-06T12:08:00Z">
          <w:pPr>
            <w:pStyle w:val="Heading3"/>
          </w:pPr>
        </w:pPrChange>
      </w:pPr>
      <w:ins w:id="2966" w:author="Garrick W Bruening" w:date="2020-07-27T11:10:00Z">
        <w:r w:rsidRPr="009802F2">
          <w:rPr>
            <w:i w:val="0"/>
            <w:iCs w:val="0"/>
          </w:rPr>
          <w:t>Movement Duration</w:t>
        </w:r>
      </w:ins>
    </w:p>
    <w:p w14:paraId="27211768" w14:textId="4EF11FCD" w:rsidR="0093519D" w:rsidRPr="009802F2" w:rsidDel="0093519D" w:rsidRDefault="000A726A" w:rsidP="0093519D">
      <w:pPr>
        <w:rPr>
          <w:ins w:id="2967" w:author="Garrick W Bruening" w:date="2020-07-27T17:05:00Z"/>
          <w:del w:id="2968" w:author="Garrick W Bruening" w:date="2020-07-27T17:05:00Z"/>
        </w:rPr>
      </w:pPr>
      <w:ins w:id="2969" w:author="Garrick W Bruening" w:date="2020-07-27T11:10:00Z">
        <w:r w:rsidRPr="009802F2">
          <w:t>Movement duration is calculated as the time between movement onset and movement offset.</w:t>
        </w:r>
      </w:ins>
      <w:ins w:id="2970" w:author="Garrick W Bruening" w:date="2020-07-27T17:05:00Z">
        <w:r w:rsidR="0093519D" w:rsidRPr="009802F2">
          <w:t xml:space="preserve"> The desired movement times in experiment one </w:t>
        </w:r>
      </w:ins>
      <w:ins w:id="2971" w:author="Garrick W Bruening" w:date="2020-10-02T13:57:00Z">
        <w:r w:rsidR="00EC7681" w:rsidRPr="009802F2">
          <w:t>was</w:t>
        </w:r>
      </w:ins>
      <w:ins w:id="2972" w:author="Garrick W Bruening" w:date="2020-07-27T17:05:00Z">
        <w:r w:rsidR="0093519D" w:rsidRPr="009802F2">
          <w:t xml:space="preserve"> generally </w:t>
        </w:r>
        <w:del w:id="2973" w:author="Garrick W Bruening" w:date="2020-07-27T17:05:00Z">
          <w:r w:rsidR="0093519D" w:rsidRPr="009802F2" w:rsidDel="0093519D">
            <w:delText xml:space="preserve">were </w:delText>
          </w:r>
        </w:del>
        <w:r w:rsidR="0093519D" w:rsidRPr="009802F2">
          <w:t xml:space="preserve">longer than the prescribed movement times in the protocol. This is due to the feedback being given before the end the movement as subjects would take some time to settle on the target and feedback was given as soon as they touched the target. Movement duration was calculated using the time from reaction to the endpoint as described in the </w:t>
        </w:r>
        <w:del w:id="2974" w:author="Garrick W Bruening" w:date="2020-07-27T17:05:00Z">
          <w:r w:rsidR="0093519D" w:rsidRPr="009802F2" w:rsidDel="00C777E6">
            <w:delText>methods</w:delText>
          </w:r>
        </w:del>
        <w:r w:rsidR="00C777E6" w:rsidRPr="009802F2">
          <w:t>movement onset and offset sections</w:t>
        </w:r>
        <w:r w:rsidR="0093519D" w:rsidRPr="009802F2">
          <w:t>, not the prescribed time windows.</w:t>
        </w:r>
        <w:commentRangeStart w:id="2975"/>
        <w:commentRangeEnd w:id="2975"/>
        <w:r w:rsidR="0093519D" w:rsidRPr="009802F2">
          <w:rPr>
            <w:rStyle w:val="CommentReference"/>
          </w:rPr>
          <w:commentReference w:id="2975"/>
        </w:r>
      </w:ins>
    </w:p>
    <w:p w14:paraId="2C547B7E" w14:textId="3B8BB5F1" w:rsidR="000A726A" w:rsidRPr="009802F2" w:rsidRDefault="000A726A">
      <w:pPr>
        <w:rPr>
          <w:ins w:id="2976" w:author="Garrick W Bruening" w:date="2020-07-27T11:10:00Z"/>
        </w:rPr>
        <w:pPrChange w:id="2977" w:author="Garrick W Bruening" w:date="2020-07-27T11:10:00Z">
          <w:pPr>
            <w:pStyle w:val="Heading3"/>
          </w:pPr>
        </w:pPrChange>
      </w:pPr>
    </w:p>
    <w:p w14:paraId="0231F23B" w14:textId="40DB2536" w:rsidR="00351C8A" w:rsidRPr="009802F2" w:rsidRDefault="00351C8A">
      <w:pPr>
        <w:pStyle w:val="Heading4"/>
        <w:rPr>
          <w:ins w:id="2978" w:author="Garrick W Bruening" w:date="2020-07-27T11:10:00Z"/>
        </w:rPr>
        <w:pPrChange w:id="2979" w:author="Garrick W Bruening" w:date="2020-10-06T12:08:00Z">
          <w:pPr>
            <w:pStyle w:val="Heading3"/>
          </w:pPr>
        </w:pPrChange>
      </w:pPr>
      <w:ins w:id="2980" w:author="Garrick W Bruening" w:date="2020-07-27T11:10:00Z">
        <w:r w:rsidRPr="009802F2">
          <w:rPr>
            <w:i w:val="0"/>
            <w:iCs w:val="0"/>
          </w:rPr>
          <w:t>Peak Velocity</w:t>
        </w:r>
      </w:ins>
    </w:p>
    <w:p w14:paraId="363C5DC9" w14:textId="37139D5B" w:rsidR="000A726A" w:rsidRPr="009802F2" w:rsidRDefault="00916F4C" w:rsidP="007B367D">
      <w:ins w:id="2981" w:author="Garrick W Bruening" w:date="2020-07-27T19:16:00Z">
        <w:r w:rsidRPr="009802F2">
          <w:t xml:space="preserve">We define </w:t>
        </w:r>
      </w:ins>
      <w:commentRangeStart w:id="2982"/>
      <w:commentRangeEnd w:id="2982"/>
      <w:del w:id="2983" w:author="Garrick W Bruening" w:date="2020-07-27T19:15:00Z">
        <w:r w:rsidR="00F9483E" w:rsidRPr="009802F2">
          <w:rPr>
            <w:rStyle w:val="CommentReference"/>
          </w:rPr>
          <w:commentReference w:id="2982"/>
        </w:r>
      </w:del>
      <w:ins w:id="2984" w:author="Garrick W Bruening" w:date="2020-07-27T11:12:00Z">
        <w:r w:rsidR="00325BA3" w:rsidRPr="009802F2">
          <w:t xml:space="preserve">peak velocity as the peak </w:t>
        </w:r>
      </w:ins>
      <w:ins w:id="2985" w:author="Garrick W Bruening" w:date="2020-07-27T11:13:00Z">
        <w:r w:rsidR="00325BA3" w:rsidRPr="009802F2">
          <w:t>velocity towards the target</w:t>
        </w:r>
      </w:ins>
      <w:ins w:id="2986" w:author="Garrick W Bruening" w:date="2020-07-29T15:30:00Z">
        <w:r w:rsidR="00752AAF" w:rsidRPr="009802F2">
          <w:t xml:space="preserve"> in experiment 1, 2a</w:t>
        </w:r>
      </w:ins>
      <w:ins w:id="2987" w:author="Garrick W Bruening" w:date="2020-07-27T19:16:00Z">
        <w:r w:rsidRPr="009802F2">
          <w:t>, and</w:t>
        </w:r>
      </w:ins>
      <w:ins w:id="2988" w:author="Garrick W Bruening" w:date="2020-07-27T11:17:00Z">
        <w:r w:rsidR="00623ED2" w:rsidRPr="009802F2">
          <w:t xml:space="preserve"> </w:t>
        </w:r>
      </w:ins>
      <w:ins w:id="2989" w:author="Garrick W Bruening" w:date="2020-07-29T15:30:00Z">
        <w:r w:rsidR="00752AAF" w:rsidRPr="009802F2">
          <w:t>2b. Peak velocity towards the target</w:t>
        </w:r>
      </w:ins>
      <w:ins w:id="2990" w:author="Garrick W Bruening" w:date="2020-07-27T11:17:00Z">
        <w:r w:rsidR="00623ED2" w:rsidRPr="009802F2">
          <w:t xml:space="preserve"> </w:t>
        </w:r>
      </w:ins>
      <w:ins w:id="2991" w:author="Garrick W Bruening" w:date="2020-07-27T11:13:00Z">
        <w:r w:rsidR="00325BA3" w:rsidRPr="009802F2">
          <w:t xml:space="preserve">is </w:t>
        </w:r>
      </w:ins>
      <w:ins w:id="2992" w:author="Garrick W Bruening" w:date="2020-07-27T11:16:00Z">
        <w:r w:rsidR="0019102A" w:rsidRPr="009802F2">
          <w:t xml:space="preserve">calculated </w:t>
        </w:r>
      </w:ins>
      <w:ins w:id="2993" w:author="Garrick W Bruening" w:date="2020-07-27T11:18:00Z">
        <w:r w:rsidR="00B42F4F" w:rsidRPr="009802F2">
          <w:t xml:space="preserve">by differentiating the </w:t>
        </w:r>
      </w:ins>
      <w:ins w:id="2994" w:author="Garrick W Bruening" w:date="2020-07-29T15:30:00Z">
        <w:r w:rsidR="00752AAF" w:rsidRPr="009802F2">
          <w:t xml:space="preserve">Euclidean </w:t>
        </w:r>
      </w:ins>
      <w:ins w:id="2995" w:author="Garrick W Bruening" w:date="2020-07-27T11:18:00Z">
        <w:r w:rsidR="00B42F4F" w:rsidRPr="009802F2">
          <w:t xml:space="preserve">distance from the </w:t>
        </w:r>
      </w:ins>
      <w:ins w:id="2996" w:author="Garrick W Bruening" w:date="2020-07-27T11:19:00Z">
        <w:r w:rsidR="00B42F4F" w:rsidRPr="009802F2">
          <w:t xml:space="preserve">center of the </w:t>
        </w:r>
      </w:ins>
      <w:ins w:id="2997" w:author="Garrick W Bruening" w:date="2020-07-27T11:18:00Z">
        <w:r w:rsidR="00B42F4F" w:rsidRPr="009802F2">
          <w:t>target.</w:t>
        </w:r>
      </w:ins>
      <w:ins w:id="2998" w:author="Garrick W Bruening" w:date="2020-07-29T15:30:00Z">
        <w:r w:rsidR="00752AAF" w:rsidRPr="009802F2">
          <w:t xml:space="preserve"> Experiment 2c, as there really is no target, peak velocity is defined as peak outward velocity. </w:t>
        </w:r>
      </w:ins>
      <w:ins w:id="2999" w:author="Garrick W Bruening" w:date="2020-09-21T14:59:00Z">
        <w:r w:rsidR="007D25FF" w:rsidRPr="009802F2">
          <w:t>Outward</w:t>
        </w:r>
      </w:ins>
      <w:ins w:id="3000" w:author="Garrick W Bruening" w:date="2020-07-29T15:30:00Z">
        <w:r w:rsidR="00752AAF" w:rsidRPr="009802F2">
          <w:t xml:space="preserve"> velocity is calculated by differentiating the Euclidean distance from the home circle.</w:t>
        </w:r>
      </w:ins>
    </w:p>
    <w:p w14:paraId="2C3C6D4B" w14:textId="488D8415" w:rsidR="007B367D" w:rsidRPr="009802F2" w:rsidRDefault="007B367D">
      <w:pPr>
        <w:pStyle w:val="Heading4"/>
        <w:pPrChange w:id="3001" w:author="Garrick W Bruening" w:date="2020-10-06T12:08:00Z">
          <w:pPr>
            <w:pStyle w:val="Heading3"/>
          </w:pPr>
        </w:pPrChange>
      </w:pPr>
      <w:r w:rsidRPr="009802F2">
        <w:rPr>
          <w:i w:val="0"/>
          <w:iCs w:val="0"/>
        </w:rPr>
        <w:lastRenderedPageBreak/>
        <w:t>Error Calculations</w:t>
      </w:r>
    </w:p>
    <w:p w14:paraId="5BF6AB91" w14:textId="6C7DCDE2" w:rsidR="007B367D" w:rsidRPr="009802F2" w:rsidRDefault="007B367D" w:rsidP="007B367D">
      <w:r w:rsidRPr="009802F2">
        <w:t xml:space="preserve">We investigated three measures of error for </w:t>
      </w:r>
      <w:del w:id="3002" w:author="Garrick W Bruening" w:date="2020-07-25T10:52:00Z">
        <w:r w:rsidRPr="009802F2" w:rsidDel="001A484A">
          <w:delText xml:space="preserve">both </w:delText>
        </w:r>
      </w:del>
      <w:ins w:id="3003" w:author="Garrick W Bruening" w:date="2020-07-25T10:52:00Z">
        <w:r w:rsidR="001A484A" w:rsidRPr="009802F2">
          <w:t xml:space="preserve">all </w:t>
        </w:r>
      </w:ins>
      <w:r w:rsidRPr="009802F2">
        <w:t xml:space="preserve">experiments. Endpoint error was the Euclidean distance between the point at </w:t>
      </w:r>
      <w:del w:id="3004" w:author="Garrick W Bruening" w:date="2020-07-27T16:38:00Z">
        <w:r w:rsidRPr="009802F2">
          <w:delText xml:space="preserve">which subjects </w:delText>
        </w:r>
        <w:commentRangeStart w:id="3005"/>
        <w:r w:rsidRPr="009802F2">
          <w:delText>ended their reaching movements</w:delText>
        </w:r>
      </w:del>
      <w:ins w:id="3006" w:author="Garrick W Bruening" w:date="2020-07-27T16:38:00Z">
        <w:r w:rsidR="006F0F90" w:rsidRPr="009802F2">
          <w:t>movement offset</w:t>
        </w:r>
      </w:ins>
      <w:r w:rsidRPr="009802F2">
        <w:t xml:space="preserve"> </w:t>
      </w:r>
      <w:commentRangeEnd w:id="3005"/>
      <w:r w:rsidR="003649A4" w:rsidRPr="009802F2">
        <w:rPr>
          <w:rStyle w:val="CommentReference"/>
        </w:rPr>
        <w:commentReference w:id="3005"/>
      </w:r>
      <w:r w:rsidRPr="009802F2">
        <w:t xml:space="preserve">and the center of the target they were reaching towards. We then broke endpoint error into </w:t>
      </w:r>
      <w:commentRangeStart w:id="3007"/>
      <w:r w:rsidRPr="009802F2">
        <w:t>two</w:t>
      </w:r>
      <w:ins w:id="3008" w:author="Garrick W Bruening" w:date="2020-07-27T19:16:00Z">
        <w:r w:rsidRPr="009802F2">
          <w:t xml:space="preserve"> </w:t>
        </w:r>
        <w:r w:rsidR="00445FC0" w:rsidRPr="009802F2">
          <w:t>consistency</w:t>
        </w:r>
      </w:ins>
      <w:r w:rsidRPr="009802F2">
        <w:t xml:space="preserve"> metrics, </w:t>
      </w:r>
      <w:commentRangeEnd w:id="3007"/>
      <w:r w:rsidR="0040358D" w:rsidRPr="009802F2">
        <w:rPr>
          <w:rStyle w:val="CommentReference"/>
        </w:rPr>
        <w:commentReference w:id="3007"/>
      </w:r>
      <w:r w:rsidRPr="009802F2">
        <w:t>angular error and radial error. Angular error was calculated as the angle between the vector pointing from home circle to target circle, and the vector from home circle to where the subject ended the reaching movement. In this a clockwise angular error was considered negative. The second metric, radial error, was calculated as the</w:t>
      </w:r>
      <w:ins w:id="3009" w:author="Garrick W Bruening" w:date="2020-07-29T15:31:00Z">
        <w:r w:rsidRPr="009802F2">
          <w:t xml:space="preserve"> </w:t>
        </w:r>
        <w:r w:rsidR="00AB3DCB" w:rsidRPr="009802F2">
          <w:t>Euclidean</w:t>
        </w:r>
      </w:ins>
      <w:r w:rsidRPr="009802F2">
        <w:t xml:space="preserve"> distance from the home circle </w:t>
      </w:r>
      <w:del w:id="3010" w:author="Garrick W Bruening" w:date="2020-07-27T17:06:00Z">
        <w:r w:rsidRPr="009802F2">
          <w:delText xml:space="preserve">when the subject </w:delText>
        </w:r>
        <w:commentRangeStart w:id="3011"/>
        <w:r w:rsidRPr="009802F2">
          <w:delText>stopped moving</w:delText>
        </w:r>
        <w:commentRangeEnd w:id="3011"/>
        <w:r w:rsidR="00F5608B" w:rsidRPr="009802F2">
          <w:rPr>
            <w:rStyle w:val="CommentReference"/>
          </w:rPr>
          <w:commentReference w:id="3011"/>
        </w:r>
      </w:del>
      <w:ins w:id="3012" w:author="Garrick W Bruening" w:date="2020-07-27T17:06:00Z">
        <w:r w:rsidR="00762C18" w:rsidRPr="009802F2">
          <w:t>at movement offset</w:t>
        </w:r>
      </w:ins>
      <w:r w:rsidRPr="009802F2">
        <w:t xml:space="preserve">. </w:t>
      </w:r>
      <w:commentRangeStart w:id="3013"/>
      <w:commentRangeStart w:id="3014"/>
      <w:r w:rsidRPr="009802F2">
        <w:t xml:space="preserve">Maximum excursion was also calculated as the </w:t>
      </w:r>
      <w:commentRangeStart w:id="3015"/>
      <w:del w:id="3016" w:author="Garrick W Bruening" w:date="2020-07-27T10:51:00Z">
        <w:r w:rsidRPr="009802F2" w:rsidDel="005176D5">
          <w:delText>furthest</w:delText>
        </w:r>
        <w:commentRangeEnd w:id="3015"/>
        <w:r w:rsidR="00E23837" w:rsidRPr="009802F2" w:rsidDel="005176D5">
          <w:rPr>
            <w:rStyle w:val="CommentReference"/>
          </w:rPr>
          <w:commentReference w:id="3015"/>
        </w:r>
      </w:del>
      <w:ins w:id="3017" w:author="Garrick W Bruening" w:date="2020-07-27T10:51:00Z">
        <w:r w:rsidR="005176D5" w:rsidRPr="009802F2">
          <w:t>greatest Euclidean</w:t>
        </w:r>
      </w:ins>
      <w:ins w:id="3018" w:author="Garrick W Bruening" w:date="2020-07-27T10:50:00Z">
        <w:r w:rsidR="005176D5" w:rsidRPr="009802F2">
          <w:t xml:space="preserve"> distance</w:t>
        </w:r>
      </w:ins>
      <w:r w:rsidRPr="009802F2">
        <w:t xml:space="preserve"> from the home circle the subject reached during the movement.</w:t>
      </w:r>
      <w:commentRangeEnd w:id="3013"/>
      <w:r w:rsidR="002E14A5" w:rsidRPr="009802F2">
        <w:rPr>
          <w:rStyle w:val="CommentReference"/>
        </w:rPr>
        <w:commentReference w:id="3013"/>
      </w:r>
      <w:commentRangeEnd w:id="3014"/>
      <w:ins w:id="3019" w:author="Garrick W Bruening" w:date="2020-07-27T21:28:00Z">
        <w:r w:rsidR="00E9483C" w:rsidRPr="009802F2">
          <w:t xml:space="preserve"> Experiment 2c had no stopping criteria, so endpoint error is defined as the maximum excursion.</w:t>
        </w:r>
      </w:ins>
      <w:r w:rsidR="003C0A2C" w:rsidRPr="009802F2">
        <w:rPr>
          <w:rStyle w:val="CommentReference"/>
        </w:rPr>
        <w:commentReference w:id="3014"/>
      </w:r>
    </w:p>
    <w:p w14:paraId="3FD252E8" w14:textId="00C50158" w:rsidR="009F128D" w:rsidRPr="007A3316" w:rsidRDefault="007A3316" w:rsidP="007A3316">
      <w:pPr>
        <w:pStyle w:val="Heading4"/>
      </w:pPr>
      <w:r>
        <w:rPr>
          <w:i w:val="0"/>
          <w:iCs w:val="0"/>
        </w:rPr>
        <w:t>Outlier Analysis</w:t>
      </w:r>
    </w:p>
    <w:p w14:paraId="46493305" w14:textId="3E4D8ACB" w:rsidR="00F211B3" w:rsidRPr="009802F2" w:rsidRDefault="003B1ADB">
      <w:pPr>
        <w:rPr>
          <w:ins w:id="3020" w:author="Garrick W Bruening" w:date="2020-07-27T20:12:00Z"/>
        </w:rPr>
      </w:pPr>
      <w:ins w:id="3021" w:author="Garrick W Bruening" w:date="2020-07-27T17:11:00Z">
        <w:r w:rsidRPr="009802F2">
          <w:t xml:space="preserve">In experiment one, </w:t>
        </w:r>
      </w:ins>
      <w:ins w:id="3022" w:author="Garrick W Bruening" w:date="2020-07-27T17:08:00Z">
        <w:r w:rsidR="00363CF8" w:rsidRPr="009802F2">
          <w:t>we removed outlier trials</w:t>
        </w:r>
      </w:ins>
      <w:ins w:id="3023" w:author="Garrick W Bruening" w:date="2020-07-27T17:09:00Z">
        <w:r w:rsidR="003B2914" w:rsidRPr="009802F2">
          <w:t xml:space="preserve"> </w:t>
        </w:r>
      </w:ins>
      <w:ins w:id="3024" w:author="Garrick W Bruening" w:date="2020-07-27T17:11:00Z">
        <w:r w:rsidRPr="009802F2">
          <w:t xml:space="preserve">from the statistical analysis </w:t>
        </w:r>
      </w:ins>
      <w:ins w:id="3025" w:author="Garrick W Bruening" w:date="2020-07-27T17:09:00Z">
        <w:r w:rsidR="003B2914" w:rsidRPr="009802F2">
          <w:t xml:space="preserve">if </w:t>
        </w:r>
        <w:r w:rsidR="002B2D1D" w:rsidRPr="009802F2">
          <w:t xml:space="preserve">they did not </w:t>
        </w:r>
      </w:ins>
      <w:ins w:id="3026" w:author="Garrick W Bruening" w:date="2020-07-27T17:12:00Z">
        <w:r w:rsidR="005B5DE1" w:rsidRPr="009802F2">
          <w:t>complete the movement correctly.</w:t>
        </w:r>
        <w:r w:rsidR="005B5DE1" w:rsidRPr="009802F2" w:rsidDel="003B1ADB">
          <w:t xml:space="preserve"> </w:t>
        </w:r>
        <w:r w:rsidR="005B5DE1" w:rsidRPr="009802F2">
          <w:t>M</w:t>
        </w:r>
      </w:ins>
      <w:ins w:id="3027" w:author="Garrick W Bruening" w:date="2020-07-25T10:53:00Z">
        <w:del w:id="3028" w:author="Garrick W Bruening" w:date="2020-07-27T17:11:00Z">
          <w:r w:rsidR="00BD5517" w:rsidRPr="009802F2">
            <w:delText xml:space="preserve"> </w:delText>
          </w:r>
        </w:del>
        <w:del w:id="3029" w:author="Garrick W Bruening" w:date="2020-07-27T17:12:00Z">
          <w:r w:rsidR="00BD5517" w:rsidRPr="009802F2">
            <w:delText>In experiment one, m</w:delText>
          </w:r>
        </w:del>
        <w:r w:rsidR="00BD5517" w:rsidRPr="009802F2">
          <w:t>ovement duration</w:t>
        </w:r>
        <w:commentRangeStart w:id="3030"/>
        <w:r w:rsidR="00BD5517" w:rsidRPr="009802F2">
          <w:t xml:space="preserve"> </w:t>
        </w:r>
      </w:ins>
      <w:commentRangeEnd w:id="3030"/>
      <w:del w:id="3031" w:author="Garrick W Bruening" w:date="2020-07-27T20:10:00Z">
        <w:r w:rsidR="005938DD" w:rsidRPr="009802F2">
          <w:rPr>
            <w:rStyle w:val="CommentReference"/>
          </w:rPr>
          <w:commentReference w:id="3030"/>
        </w:r>
      </w:del>
      <w:ins w:id="3032" w:author="Garrick W Bruening" w:date="2020-07-25T10:53:00Z">
        <w:r w:rsidR="00BD5517" w:rsidRPr="009802F2">
          <w:t>was calculated using all trials</w:t>
        </w:r>
      </w:ins>
      <w:ins w:id="3033" w:author="Garrick W Bruening" w:date="2020-07-27T17:09:00Z">
        <w:r w:rsidR="00D01B63" w:rsidRPr="009802F2">
          <w:t xml:space="preserve"> before removing any trials</w:t>
        </w:r>
      </w:ins>
      <w:ins w:id="3034" w:author="Garrick W Bruening" w:date="2020-07-25T10:53:00Z">
        <w:r w:rsidR="00BD5517" w:rsidRPr="009802F2">
          <w:t>.</w:t>
        </w:r>
      </w:ins>
      <w:r w:rsidR="007B367D" w:rsidRPr="009802F2">
        <w:t xml:space="preserve"> </w:t>
      </w:r>
      <w:commentRangeStart w:id="3035"/>
      <w:commentRangeStart w:id="3036"/>
      <w:commentRangeStart w:id="3037"/>
      <w:del w:id="3038" w:author="Garrick W Bruening" w:date="2020-07-25T10:53:00Z">
        <w:r w:rsidR="007B367D" w:rsidRPr="009802F2" w:rsidDel="00BD5517">
          <w:delText>In experiment one we</w:delText>
        </w:r>
      </w:del>
      <w:ins w:id="3039" w:author="Garrick W Bruening" w:date="2020-07-25T10:53:00Z">
        <w:r w:rsidR="00BD5517" w:rsidRPr="009802F2">
          <w:t>We</w:t>
        </w:r>
      </w:ins>
      <w:ins w:id="3040" w:author="Garrick W Bruening" w:date="2020-07-27T17:12:00Z">
        <w:r w:rsidR="007B367D" w:rsidRPr="009802F2">
          <w:t xml:space="preserve"> </w:t>
        </w:r>
        <w:r w:rsidR="00E65DBD" w:rsidRPr="009802F2">
          <w:t>then</w:t>
        </w:r>
      </w:ins>
      <w:r w:rsidR="007B367D" w:rsidRPr="009802F2">
        <w:t xml:space="preserve"> </w:t>
      </w:r>
      <w:del w:id="3041" w:author="Alaa Ahmed" w:date="2020-07-27T14:20:00Z">
        <w:r w:rsidR="007B367D" w:rsidRPr="009802F2" w:rsidDel="00423556">
          <w:delText xml:space="preserve">filtered the metabolic </w:delText>
        </w:r>
      </w:del>
      <w:ins w:id="3042" w:author="Garrick W Bruening" w:date="2020-07-25T10:53:00Z">
        <w:del w:id="3043" w:author="Alaa Ahmed" w:date="2020-07-27T14:20:00Z">
          <w:r w:rsidR="00BD5517" w:rsidRPr="009802F2" w:rsidDel="00423556">
            <w:delText xml:space="preserve">kinematic </w:delText>
          </w:r>
        </w:del>
      </w:ins>
      <w:del w:id="3044" w:author="Alaa Ahmed" w:date="2020-07-27T14:20:00Z">
        <w:r w:rsidR="007B367D" w:rsidRPr="009802F2" w:rsidDel="00423556">
          <w:delText xml:space="preserve">data </w:delText>
        </w:r>
      </w:del>
      <w:ins w:id="3045" w:author="Garrick W Bruening" w:date="2020-07-25T10:53:00Z">
        <w:del w:id="3046" w:author="Alaa Ahmed" w:date="2020-07-27T14:20:00Z">
          <w:r w:rsidR="00BD5517" w:rsidRPr="009802F2" w:rsidDel="00423556">
            <w:delText xml:space="preserve">from experiment one </w:delText>
          </w:r>
        </w:del>
      </w:ins>
      <w:del w:id="3047" w:author="Alaa Ahmed" w:date="2020-07-27T14:20:00Z">
        <w:r w:rsidR="007B367D" w:rsidRPr="009802F2" w:rsidDel="00423556">
          <w:delText xml:space="preserve">and </w:delText>
        </w:r>
      </w:del>
      <w:r w:rsidR="007B367D" w:rsidRPr="009802F2">
        <w:t xml:space="preserve">removed any trial where the </w:t>
      </w:r>
      <w:commentRangeStart w:id="3048"/>
      <w:commentRangeStart w:id="3049"/>
      <w:del w:id="3050" w:author="Garrick W Bruening" w:date="2020-07-27T17:10:00Z">
        <w:r w:rsidR="007B367D" w:rsidRPr="009802F2">
          <w:delText>miss distance</w:delText>
        </w:r>
      </w:del>
      <w:commentRangeEnd w:id="3048"/>
      <w:ins w:id="3051" w:author="Garrick W Bruening" w:date="2020-07-27T17:10:00Z">
        <w:r w:rsidR="00A96F5F" w:rsidRPr="009802F2">
          <w:t>endpoint error</w:t>
        </w:r>
      </w:ins>
      <w:r w:rsidR="007B367D" w:rsidRPr="009802F2">
        <w:t xml:space="preserve"> </w:t>
      </w:r>
      <w:r w:rsidR="00423556" w:rsidRPr="009802F2">
        <w:rPr>
          <w:rStyle w:val="CommentReference"/>
        </w:rPr>
        <w:commentReference w:id="3048"/>
      </w:r>
      <w:commentRangeEnd w:id="3049"/>
      <w:r w:rsidR="00E65DBD" w:rsidRPr="009802F2">
        <w:rPr>
          <w:rStyle w:val="CommentReference"/>
        </w:rPr>
        <w:commentReference w:id="3049"/>
      </w:r>
      <w:del w:id="3052" w:author="Garrick W Bruening" w:date="2020-07-27T17:10:00Z">
        <w:r w:rsidR="007B367D" w:rsidRPr="009802F2">
          <w:delText xml:space="preserve">at endpoint </w:delText>
        </w:r>
      </w:del>
      <w:r w:rsidR="007B367D" w:rsidRPr="009802F2">
        <w:t>was greater than 10 cm</w:t>
      </w:r>
      <w:ins w:id="3053" w:author="Garrick W Bruening" w:date="2020-07-27T17:10:00Z">
        <w:r w:rsidR="00A96F5F" w:rsidRPr="009802F2">
          <w:t xml:space="preserve"> (reached the wrong target)</w:t>
        </w:r>
      </w:ins>
      <w:r w:rsidR="007B367D" w:rsidRPr="009802F2">
        <w:t>, the movement duration was less than 0.2 seconds or greater than 2 seconds</w:t>
      </w:r>
      <w:ins w:id="3054" w:author="Garrick W Bruening" w:date="2020-07-27T17:10:00Z">
        <w:r w:rsidR="00A96F5F" w:rsidRPr="009802F2">
          <w:t xml:space="preserve"> (did not make the movement)</w:t>
        </w:r>
      </w:ins>
      <w:r w:rsidR="007B367D" w:rsidRPr="009802F2">
        <w:t>, the reaction time was greater than 0.50 s</w:t>
      </w:r>
      <w:ins w:id="3055" w:author="Garrick W Bruening" w:date="2020-07-27T17:10:00Z">
        <w:r w:rsidR="00A96F5F" w:rsidRPr="009802F2">
          <w:t xml:space="preserve"> (failed to initiate movement)</w:t>
        </w:r>
      </w:ins>
      <w:r w:rsidR="007B367D" w:rsidRPr="009802F2">
        <w:t xml:space="preserve">, or the absolute miss angle is </w:t>
      </w:r>
      <w:del w:id="3056" w:author="Garrick W Bruening" w:date="2020-07-27T17:10:00Z">
        <w:r w:rsidR="007B367D" w:rsidRPr="009802F2">
          <w:delText xml:space="preserve">less </w:delText>
        </w:r>
      </w:del>
      <w:ins w:id="3057" w:author="Garrick W Bruening" w:date="2020-07-27T17:10:00Z">
        <w:r w:rsidR="00A96F5F" w:rsidRPr="009802F2">
          <w:t xml:space="preserve">greater </w:t>
        </w:r>
      </w:ins>
      <w:r w:rsidR="007B367D" w:rsidRPr="009802F2">
        <w:t>than 50 degrees</w:t>
      </w:r>
      <w:commentRangeEnd w:id="3035"/>
      <w:r w:rsidR="003D73C0" w:rsidRPr="009802F2">
        <w:rPr>
          <w:rStyle w:val="CommentReference"/>
        </w:rPr>
        <w:commentReference w:id="3035"/>
      </w:r>
      <w:commentRangeEnd w:id="3036"/>
      <w:r w:rsidR="00271A30" w:rsidRPr="009802F2">
        <w:rPr>
          <w:rStyle w:val="CommentReference"/>
        </w:rPr>
        <w:commentReference w:id="3036"/>
      </w:r>
      <w:ins w:id="3058" w:author="Garrick W Bruening" w:date="2020-07-27T17:10:00Z">
        <w:r w:rsidR="00A96F5F" w:rsidRPr="009802F2">
          <w:t xml:space="preserve"> (reached to wrong target)</w:t>
        </w:r>
      </w:ins>
      <w:ins w:id="3059" w:author="Garrick W Bruening" w:date="2020-07-25T10:53:00Z">
        <w:r w:rsidR="00BD5517" w:rsidRPr="009802F2">
          <w:t xml:space="preserve">. </w:t>
        </w:r>
      </w:ins>
    </w:p>
    <w:p w14:paraId="349D3334" w14:textId="7C3BDF0C" w:rsidR="006A0A51" w:rsidRPr="009802F2" w:rsidRDefault="00AE2EE7" w:rsidP="006A0A51">
      <w:pPr>
        <w:rPr>
          <w:ins w:id="3060" w:author="Garrick W Bruening" w:date="2020-07-27T20:13:00Z"/>
        </w:rPr>
      </w:pPr>
      <w:ins w:id="3061" w:author="Garrick W Bruening" w:date="2020-07-27T20:14:00Z">
        <w:r w:rsidRPr="009802F2">
          <w:t xml:space="preserve">For the kinematic statistical analysis, </w:t>
        </w:r>
        <w:r w:rsidR="001D3E59" w:rsidRPr="009802F2">
          <w:t xml:space="preserve">the data is then split into outward and inward reaching </w:t>
        </w:r>
      </w:ins>
      <w:ins w:id="3062" w:author="Garrick W Bruening" w:date="2020-10-02T13:57:00Z">
        <w:r w:rsidR="00EB39D8" w:rsidRPr="009802F2">
          <w:t>movements and</w:t>
        </w:r>
      </w:ins>
      <w:ins w:id="3063" w:author="Garrick W Bruening" w:date="2020-07-27T20:14:00Z">
        <w:r w:rsidR="001D3E59" w:rsidRPr="009802F2">
          <w:t xml:space="preserve"> </w:t>
        </w:r>
        <w:r w:rsidRPr="009802F2">
          <w:t>we only use the outward reaches</w:t>
        </w:r>
        <w:r w:rsidR="001D3E59" w:rsidRPr="009802F2">
          <w:t xml:space="preserve"> in the statistics</w:t>
        </w:r>
      </w:ins>
      <w:ins w:id="3064" w:author="Garrick W Bruening" w:date="2020-07-27T20:13:00Z">
        <w:r w:rsidR="006A0A51" w:rsidRPr="009802F2">
          <w:t>. Inward and outward trials are split because on inward movements subjects</w:t>
        </w:r>
        <w:commentRangeStart w:id="3065"/>
        <w:r w:rsidR="006A0A51" w:rsidRPr="009802F2">
          <w:t xml:space="preserve"> knew where the target would show before it was indicated, which affects movement kinematics. </w:t>
        </w:r>
        <w:commentRangeEnd w:id="3065"/>
        <w:r w:rsidR="006A0A51" w:rsidRPr="009802F2">
          <w:rPr>
            <w:rStyle w:val="CommentReference"/>
          </w:rPr>
          <w:commentReference w:id="3065"/>
        </w:r>
        <w:r w:rsidR="006A0A51" w:rsidRPr="009802F2">
          <w:t xml:space="preserve">After removal of trials, 27 out of 15925 outward trials were removed. </w:t>
        </w:r>
        <w:commentRangeStart w:id="3066"/>
        <w:commentRangeEnd w:id="3066"/>
        <w:r w:rsidR="006A0A51" w:rsidRPr="009802F2">
          <w:rPr>
            <w:rStyle w:val="CommentReference"/>
          </w:rPr>
          <w:commentReference w:id="3066"/>
        </w:r>
        <w:r w:rsidR="006A0A51" w:rsidRPr="009802F2">
          <w:t>Endpoint error, angular error variance, radial error variance, and reaction time are computed from the remaining trials.</w:t>
        </w:r>
      </w:ins>
    </w:p>
    <w:p w14:paraId="2E7D574E" w14:textId="6F05D3E6" w:rsidR="00BC0CAD" w:rsidRPr="009802F2" w:rsidRDefault="007B367D">
      <w:pPr>
        <w:rPr>
          <w:ins w:id="3067" w:author="Alaa Ahmed" w:date="2020-07-27T14:18:00Z"/>
          <w:del w:id="3068" w:author="Garrick W Bruening" w:date="2020-07-27T20:13:00Z"/>
        </w:rPr>
      </w:pPr>
      <w:del w:id="3069" w:author="Garrick W Bruening" w:date="2020-07-25T10:53:00Z">
        <w:r w:rsidRPr="009802F2" w:rsidDel="00BD5517">
          <w:delText xml:space="preserve">. In experiment </w:delText>
        </w:r>
      </w:del>
      <w:del w:id="3070" w:author="Garrick W Bruening" w:date="2020-07-25T10:52:00Z">
        <w:r w:rsidRPr="009802F2" w:rsidDel="00BD5517">
          <w:delText>1</w:delText>
        </w:r>
      </w:del>
      <w:del w:id="3071" w:author="Garrick W Bruening" w:date="2020-07-25T10:53:00Z">
        <w:r w:rsidRPr="009802F2" w:rsidDel="00BD5517">
          <w:delText xml:space="preserve">, movement duration was calculated using all trials. </w:delText>
        </w:r>
      </w:del>
      <w:del w:id="3072" w:author="Garrick W Bruening" w:date="2020-07-27T20:13:00Z">
        <w:r w:rsidRPr="009802F2">
          <w:delText xml:space="preserve">For </w:delText>
        </w:r>
      </w:del>
      <w:commentRangeStart w:id="3073"/>
      <w:commentRangeStart w:id="3074"/>
      <w:del w:id="3075" w:author="Garrick W Bruening" w:date="2020-07-27T17:17:00Z">
        <w:r w:rsidRPr="009802F2">
          <w:delText xml:space="preserve">all </w:delText>
        </w:r>
      </w:del>
      <w:del w:id="3076" w:author="Garrick W Bruening" w:date="2020-07-27T17:13:00Z">
        <w:r w:rsidRPr="009802F2">
          <w:delText xml:space="preserve">other </w:delText>
        </w:r>
      </w:del>
      <w:del w:id="3077" w:author="Garrick W Bruening" w:date="2020-07-27T20:13:00Z">
        <w:r w:rsidRPr="009802F2">
          <w:delText xml:space="preserve">movement </w:delText>
        </w:r>
        <w:commentRangeEnd w:id="3073"/>
        <w:r w:rsidR="003D73C0" w:rsidRPr="009802F2">
          <w:rPr>
            <w:rStyle w:val="CommentReference"/>
          </w:rPr>
          <w:commentReference w:id="3073"/>
        </w:r>
        <w:commentRangeEnd w:id="3074"/>
        <w:r w:rsidR="00C10239" w:rsidRPr="009802F2">
          <w:rPr>
            <w:rStyle w:val="CommentReference"/>
          </w:rPr>
          <w:commentReference w:id="3074"/>
        </w:r>
        <w:r w:rsidRPr="009802F2">
          <w:delText>metrics</w:delText>
        </w:r>
        <w:r w:rsidR="001C7C31" w:rsidRPr="009802F2">
          <w:delText xml:space="preserve"> </w:delText>
        </w:r>
        <w:r w:rsidRPr="009802F2">
          <w:delText>we split the data set into outward and inward movements. Inward and outward trials are split because on inward movements subjects</w:delText>
        </w:r>
        <w:commentRangeStart w:id="3078"/>
        <w:r w:rsidRPr="009802F2">
          <w:delText xml:space="preserve"> knew where the target </w:delText>
        </w:r>
      </w:del>
      <w:del w:id="3079" w:author="Garrick W Bruening" w:date="2020-07-27T17:15:00Z">
        <w:r w:rsidRPr="009802F2">
          <w:delText>was</w:delText>
        </w:r>
      </w:del>
      <w:del w:id="3080" w:author="Garrick W Bruening" w:date="2020-07-27T20:13:00Z">
        <w:r w:rsidRPr="009802F2">
          <w:delText xml:space="preserve">, which affects movement kinematics. </w:delText>
        </w:r>
        <w:commentRangeEnd w:id="3078"/>
        <w:r w:rsidR="003F7E48" w:rsidRPr="009802F2">
          <w:rPr>
            <w:rStyle w:val="CommentReference"/>
          </w:rPr>
          <w:commentReference w:id="3078"/>
        </w:r>
        <w:r w:rsidRPr="009802F2">
          <w:delText xml:space="preserve">After </w:delText>
        </w:r>
      </w:del>
      <w:del w:id="3081" w:author="Garrick W Bruening" w:date="2020-07-27T17:14:00Z">
        <w:r w:rsidRPr="009802F2">
          <w:delText>filtering</w:delText>
        </w:r>
      </w:del>
      <w:del w:id="3082" w:author="Garrick W Bruening" w:date="2020-07-27T20:13:00Z">
        <w:r w:rsidRPr="009802F2" w:rsidDel="006A0A51">
          <w:delText xml:space="preserve">, </w:delText>
        </w:r>
      </w:del>
      <w:del w:id="3083" w:author="Garrick W Bruening" w:date="2020-07-27T17:14:00Z">
        <w:r w:rsidRPr="009802F2">
          <w:delText>there were 2</w:delText>
        </w:r>
      </w:del>
      <w:del w:id="3084" w:author="Garrick W Bruening" w:date="2020-07-27T20:13:00Z">
        <w:r w:rsidRPr="009802F2">
          <w:delText xml:space="preserve">7 out of 15925 outward </w:delText>
        </w:r>
      </w:del>
      <w:del w:id="3085" w:author="Garrick W Bruening" w:date="2020-07-27T17:14:00Z">
        <w:r w:rsidRPr="009802F2">
          <w:delText>trials filtered out</w:delText>
        </w:r>
      </w:del>
      <w:del w:id="3086" w:author="Garrick W Bruening" w:date="2020-07-27T20:13:00Z">
        <w:r w:rsidRPr="009802F2">
          <w:delText xml:space="preserve">. </w:delText>
        </w:r>
        <w:commentRangeEnd w:id="3037"/>
        <w:r w:rsidR="00594CB2" w:rsidRPr="009802F2">
          <w:rPr>
            <w:rStyle w:val="CommentReference"/>
          </w:rPr>
          <w:commentReference w:id="3037"/>
        </w:r>
      </w:del>
    </w:p>
    <w:p w14:paraId="7C53C6FF" w14:textId="1B6819AE" w:rsidR="007B367D" w:rsidRPr="009802F2" w:rsidRDefault="007B367D" w:rsidP="007B367D">
      <w:r w:rsidRPr="009802F2">
        <w:t xml:space="preserve">In the second experiment, </w:t>
      </w:r>
      <w:commentRangeStart w:id="3087"/>
      <w:commentRangeStart w:id="3088"/>
      <w:r w:rsidRPr="009802F2">
        <w:t>we removed trials that had movement durations 1.5x the interquartile range for each given mass. We did the same for reaction time and endpoint error. Reaches with a maximum excursion of more than 14cm were also filtered out</w:t>
      </w:r>
      <w:ins w:id="3089" w:author="Garrick W Bruening" w:date="2020-07-25T10:54:00Z">
        <w:r w:rsidR="00FC4815" w:rsidRPr="009802F2">
          <w:t xml:space="preserve"> in experiment 2a and 2b</w:t>
        </w:r>
      </w:ins>
      <w:r w:rsidRPr="009802F2">
        <w:t xml:space="preserve">. </w:t>
      </w:r>
      <w:commentRangeEnd w:id="3087"/>
      <w:r w:rsidR="0057085B" w:rsidRPr="009802F2">
        <w:rPr>
          <w:rStyle w:val="CommentReference"/>
        </w:rPr>
        <w:commentReference w:id="3087"/>
      </w:r>
      <w:commentRangeEnd w:id="3088"/>
      <w:r w:rsidR="00735E0E" w:rsidRPr="009802F2">
        <w:rPr>
          <w:rStyle w:val="CommentReference"/>
        </w:rPr>
        <w:commentReference w:id="3088"/>
      </w:r>
      <w:r w:rsidRPr="009802F2">
        <w:t xml:space="preserve">The data from experiment </w:t>
      </w:r>
      <w:commentRangeStart w:id="3090"/>
      <w:commentRangeStart w:id="3091"/>
      <w:ins w:id="3092" w:author="Garrick W Bruening" w:date="2020-07-25T10:54:00Z">
        <w:r w:rsidR="00AE625C" w:rsidRPr="009802F2">
          <w:t>2a</w:t>
        </w:r>
      </w:ins>
      <w:del w:id="3093" w:author="Garrick W Bruening" w:date="2020-07-25T10:54:00Z">
        <w:r w:rsidRPr="009802F2" w:rsidDel="00AE625C">
          <w:delText>two</w:delText>
        </w:r>
      </w:del>
      <w:r w:rsidRPr="009802F2">
        <w:t xml:space="preserve"> </w:t>
      </w:r>
      <w:commentRangeEnd w:id="3090"/>
      <w:r w:rsidR="00DC4D3E" w:rsidRPr="009802F2">
        <w:rPr>
          <w:rStyle w:val="CommentReference"/>
        </w:rPr>
        <w:commentReference w:id="3090"/>
      </w:r>
      <w:commentRangeEnd w:id="3091"/>
      <w:r w:rsidR="000B7383" w:rsidRPr="009802F2">
        <w:rPr>
          <w:rStyle w:val="CommentReference"/>
        </w:rPr>
        <w:commentReference w:id="3091"/>
      </w:r>
      <w:r w:rsidRPr="009802F2">
        <w:t xml:space="preserve">was also split into outward and inward trials for the </w:t>
      </w:r>
      <w:commentRangeStart w:id="3094"/>
      <w:r w:rsidRPr="009802F2">
        <w:t>same reason</w:t>
      </w:r>
      <w:commentRangeEnd w:id="3094"/>
      <w:r w:rsidR="00EB66FD" w:rsidRPr="009802F2">
        <w:rPr>
          <w:rStyle w:val="CommentReference"/>
        </w:rPr>
        <w:commentReference w:id="3094"/>
      </w:r>
      <w:ins w:id="3095" w:author="Garrick W Bruening" w:date="2020-07-27T17:18:00Z">
        <w:r w:rsidR="008C5032" w:rsidRPr="009802F2">
          <w:t xml:space="preserve"> as experiment one</w:t>
        </w:r>
      </w:ins>
      <w:r w:rsidRPr="009802F2">
        <w:t xml:space="preserve">. </w:t>
      </w:r>
      <w:del w:id="3096" w:author="Garrick W Bruening" w:date="2020-07-27T17:19:00Z">
        <w:r w:rsidRPr="009802F2" w:rsidDel="00E22BD3">
          <w:delText>Stats</w:delText>
        </w:r>
        <w:commentRangeStart w:id="3097"/>
        <w:commentRangeEnd w:id="3097"/>
        <w:r w:rsidR="00856DC1" w:rsidRPr="009802F2">
          <w:rPr>
            <w:rStyle w:val="CommentReference"/>
          </w:rPr>
          <w:commentReference w:id="3097"/>
        </w:r>
        <w:r w:rsidRPr="009802F2" w:rsidDel="00E22BD3">
          <w:delText xml:space="preserve"> </w:delText>
        </w:r>
      </w:del>
      <w:ins w:id="3098" w:author="Garrick W Bruening" w:date="2020-07-27T17:19:00Z">
        <w:r w:rsidR="00E22BD3" w:rsidRPr="009802F2">
          <w:t>Statistics</w:t>
        </w:r>
        <w:r w:rsidRPr="009802F2">
          <w:t xml:space="preserve"> </w:t>
        </w:r>
      </w:ins>
      <w:r w:rsidRPr="009802F2">
        <w:t>and kinematic analysis were done on the outward trials. This removed 702 out of 9600 outward trials</w:t>
      </w:r>
      <w:ins w:id="3099" w:author="Garrick W Bruening" w:date="2020-07-25T10:54:00Z">
        <w:r w:rsidR="00AE625C" w:rsidRPr="009802F2">
          <w:t xml:space="preserve"> in 2a</w:t>
        </w:r>
      </w:ins>
      <w:del w:id="3100" w:author="Garrick W Bruening" w:date="2020-07-27T17:26:00Z">
        <w:r w:rsidRPr="009802F2">
          <w:delText>.</w:delText>
        </w:r>
      </w:del>
      <w:ins w:id="3101" w:author="Garrick W Bruening" w:date="2020-07-25T10:55:00Z">
        <w:del w:id="3102" w:author="Garrick W Bruening" w:date="2020-07-27T17:26:00Z">
          <w:r w:rsidR="00E043CC" w:rsidRPr="009802F2">
            <w:delText xml:space="preserve"> </w:delText>
          </w:r>
        </w:del>
      </w:ins>
      <w:ins w:id="3103" w:author="Garrick W Bruening" w:date="2020-07-27T17:26:00Z">
        <w:r w:rsidR="00B46D5C" w:rsidRPr="009802F2">
          <w:t xml:space="preserve">; </w:t>
        </w:r>
      </w:ins>
      <w:ins w:id="3104" w:author="Garrick W Bruening" w:date="2020-07-25T10:56:00Z">
        <w:r w:rsidR="00C7024A" w:rsidRPr="009802F2">
          <w:t>671 trials of</w:t>
        </w:r>
      </w:ins>
      <w:ins w:id="3105" w:author="Garrick W Bruening" w:date="2020-07-25T10:55:00Z">
        <w:r w:rsidR="00E043CC" w:rsidRPr="009802F2">
          <w:t xml:space="preserve"> 9600 </w:t>
        </w:r>
      </w:ins>
      <w:ins w:id="3106" w:author="Garrick W Bruening" w:date="2020-07-25T10:56:00Z">
        <w:r w:rsidR="00C7024A" w:rsidRPr="009802F2">
          <w:t xml:space="preserve">are filtered out for experiment </w:t>
        </w:r>
        <w:r w:rsidR="00E64360" w:rsidRPr="009802F2">
          <w:t>2b</w:t>
        </w:r>
        <w:del w:id="3107" w:author="Garrick W Bruening" w:date="2020-07-27T17:26:00Z">
          <w:r w:rsidR="00E64360" w:rsidRPr="009802F2">
            <w:delText>.</w:delText>
          </w:r>
        </w:del>
      </w:ins>
      <w:ins w:id="3108" w:author="Garrick W Bruening" w:date="2020-07-25T10:55:00Z">
        <w:del w:id="3109" w:author="Garrick W Bruening" w:date="2020-07-27T17:26:00Z">
          <w:r w:rsidR="00E043CC" w:rsidRPr="009802F2">
            <w:delText xml:space="preserve"> </w:delText>
          </w:r>
        </w:del>
      </w:ins>
      <w:ins w:id="3110" w:author="Garrick W Bruening" w:date="2020-07-27T17:26:00Z">
        <w:r w:rsidR="00B46D5C" w:rsidRPr="009802F2">
          <w:t xml:space="preserve">; </w:t>
        </w:r>
      </w:ins>
      <w:ins w:id="3111" w:author="Garrick W Bruening" w:date="2020-07-27T17:25:00Z">
        <w:r w:rsidR="00FE456A" w:rsidRPr="009802F2">
          <w:t xml:space="preserve">2335 </w:t>
        </w:r>
      </w:ins>
      <w:commentRangeStart w:id="3112"/>
      <w:commentRangeStart w:id="3113"/>
      <w:commentRangeStart w:id="3114"/>
      <w:ins w:id="3115" w:author="Garrick W Bruening" w:date="2020-07-25T10:55:00Z">
        <w:del w:id="3116" w:author="Garrick W Bruening" w:date="2020-07-27T17:25:00Z">
          <w:r w:rsidR="000F126B" w:rsidRPr="009802F2">
            <w:delText>30</w:delText>
          </w:r>
        </w:del>
      </w:ins>
      <w:ins w:id="3117" w:author="Garrick W Bruening" w:date="2020-07-25T10:56:00Z">
        <w:del w:id="3118" w:author="Garrick W Bruening" w:date="2020-07-27T17:25:00Z">
          <w:r w:rsidR="00E64360" w:rsidRPr="009802F2">
            <w:delText>31</w:delText>
          </w:r>
        </w:del>
      </w:ins>
      <w:ins w:id="3119" w:author="Garrick W Bruening" w:date="2020-07-25T10:55:00Z">
        <w:del w:id="3120" w:author="Garrick W Bruening" w:date="2020-07-27T17:25:00Z">
          <w:r w:rsidR="000F126B" w:rsidRPr="009802F2">
            <w:delText xml:space="preserve"> </w:delText>
          </w:r>
        </w:del>
        <w:r w:rsidR="000F126B" w:rsidRPr="009802F2">
          <w:t xml:space="preserve">of </w:t>
        </w:r>
        <w:del w:id="3121" w:author="Garrick W Bruening" w:date="2020-07-27T17:24:00Z">
          <w:r w:rsidR="00E043CC" w:rsidRPr="009802F2">
            <w:delText>18000</w:delText>
          </w:r>
        </w:del>
      </w:ins>
      <w:ins w:id="3122" w:author="Garrick W Bruening" w:date="2020-07-27T17:24:00Z">
        <w:r w:rsidR="00741B95" w:rsidRPr="009802F2">
          <w:t>14400</w:t>
        </w:r>
      </w:ins>
      <w:ins w:id="3123" w:author="Garrick W Bruening" w:date="2020-07-25T10:55:00Z">
        <w:r w:rsidR="000F126B" w:rsidRPr="009802F2">
          <w:t xml:space="preserve"> </w:t>
        </w:r>
      </w:ins>
      <w:commentRangeEnd w:id="3112"/>
      <w:r w:rsidR="00D73069" w:rsidRPr="009802F2">
        <w:rPr>
          <w:rStyle w:val="CommentReference"/>
        </w:rPr>
        <w:commentReference w:id="3112"/>
      </w:r>
      <w:commentRangeEnd w:id="3113"/>
      <w:r w:rsidR="00E22BD3" w:rsidRPr="009802F2">
        <w:rPr>
          <w:rStyle w:val="CommentReference"/>
        </w:rPr>
        <w:commentReference w:id="3113"/>
      </w:r>
      <w:ins w:id="3124" w:author="Garrick W Bruening" w:date="2020-07-25T10:55:00Z">
        <w:r w:rsidR="000F126B" w:rsidRPr="009802F2">
          <w:t>trials are filtere</w:t>
        </w:r>
      </w:ins>
      <w:ins w:id="3125" w:author="Garrick W Bruening" w:date="2020-07-25T10:56:00Z">
        <w:r w:rsidR="000F126B" w:rsidRPr="009802F2">
          <w:t>d out for experiment 2c.</w:t>
        </w:r>
      </w:ins>
      <w:commentRangeEnd w:id="3114"/>
      <w:r w:rsidR="005C1FC6" w:rsidRPr="009802F2">
        <w:rPr>
          <w:rStyle w:val="CommentReference"/>
        </w:rPr>
        <w:commentReference w:id="3114"/>
      </w:r>
    </w:p>
    <w:p w14:paraId="300C8548" w14:textId="2E727AFC" w:rsidR="1800F1BB" w:rsidRPr="009802F2" w:rsidRDefault="1800F1BB" w:rsidP="64CB2258">
      <w:pPr>
        <w:pStyle w:val="Heading3"/>
      </w:pPr>
      <w:commentRangeStart w:id="3126"/>
      <w:del w:id="3127" w:author="Garrick W Bruening" w:date="2020-07-27T20:15:00Z">
        <w:r w:rsidRPr="009802F2">
          <w:delText>\subsection{</w:delText>
        </w:r>
      </w:del>
      <w:r w:rsidRPr="009802F2">
        <w:t>Effective Mass Calculation</w:t>
      </w:r>
      <w:del w:id="3128" w:author="Garrick W Bruening" w:date="2020-07-27T20:15:00Z">
        <w:r w:rsidRPr="009802F2">
          <w:delText>}\label{sec:effective_mass}</w:delText>
        </w:r>
        <w:commentRangeEnd w:id="3126"/>
        <w:r w:rsidR="00403F58" w:rsidRPr="009802F2">
          <w:rPr>
            <w:rStyle w:val="CommentReference"/>
            <w:rFonts w:asciiTheme="minorHAnsi" w:eastAsiaTheme="minorHAnsi" w:hAnsiTheme="minorHAnsi" w:cstheme="minorBidi"/>
            <w:color w:val="auto"/>
          </w:rPr>
          <w:commentReference w:id="3126"/>
        </w:r>
      </w:del>
    </w:p>
    <w:p w14:paraId="2869110E" w14:textId="58C10636" w:rsidR="003D4363" w:rsidRPr="009802F2" w:rsidRDefault="1800F1BB">
      <w:pPr>
        <w:rPr>
          <w:ins w:id="3129" w:author="Garrick W Bruening" w:date="2020-07-25T14:25:00Z"/>
        </w:rPr>
      </w:pPr>
      <w:commentRangeStart w:id="3130"/>
      <w:r w:rsidRPr="009802F2">
        <w:t xml:space="preserve">For </w:t>
      </w:r>
      <w:del w:id="3131" w:author="Garrick W Bruening" w:date="2020-07-25T10:57:00Z">
        <w:r w:rsidRPr="009802F2" w:rsidDel="000E06BC">
          <w:delText xml:space="preserve">both </w:delText>
        </w:r>
      </w:del>
      <w:ins w:id="3132" w:author="Garrick W Bruening" w:date="2020-07-25T10:57:00Z">
        <w:r w:rsidR="000E06BC" w:rsidRPr="009802F2">
          <w:t xml:space="preserve">all </w:t>
        </w:r>
      </w:ins>
      <w:r w:rsidRPr="009802F2">
        <w:t xml:space="preserve">experiments the analysis uses effective mass of the arm as the mass term. </w:t>
      </w:r>
      <w:commentRangeEnd w:id="3130"/>
      <w:r w:rsidR="000B75E2" w:rsidRPr="009802F2">
        <w:rPr>
          <w:rStyle w:val="CommentReference"/>
        </w:rPr>
        <w:commentReference w:id="3130"/>
      </w:r>
      <w:r w:rsidRPr="009802F2">
        <w:t>Effective mass is an estimate of the arms resistance to a force in each direction</w:t>
      </w:r>
      <w:r w:rsidR="007E0710" w:rsidRPr="009802F2">
        <w:fldChar w:fldCharType="begin"/>
      </w:r>
      <w:r w:rsidR="00EF525D" w:rsidRPr="009802F2">
        <w:instrText xml:space="preserve"> ADDIN ZOTERO_ITEM CSL_CITATION {"citationID":"RozBZgFY","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r w:rsidR="007E0710" w:rsidRPr="009802F2">
        <w:fldChar w:fldCharType="separate"/>
      </w:r>
      <w:r w:rsidR="00EF525D" w:rsidRPr="009802F2">
        <w:rPr>
          <w:rFonts w:ascii="Calibri" w:hAnsi="Calibri" w:cs="Calibri"/>
        </w:rPr>
        <w:t>[1]</w:t>
      </w:r>
      <w:r w:rsidR="007E0710" w:rsidRPr="009802F2">
        <w:fldChar w:fldCharType="end"/>
      </w:r>
      <w:del w:id="3133" w:author="Garrick" w:date="2020-10-02T15:06:00Z">
        <w:r w:rsidRPr="009802F2" w:rsidDel="007E0710">
          <w:delText xml:space="preserve"> \cite{shadmehr_representation_2016}</w:delText>
        </w:r>
      </w:del>
      <w:r w:rsidRPr="009802F2">
        <w:t>.  Each subjects</w:t>
      </w:r>
      <w:ins w:id="3134" w:author="Garrick W Bruening" w:date="2020-09-21T15:01:00Z">
        <w:r w:rsidR="00D60252" w:rsidRPr="009802F2">
          <w:t>’</w:t>
        </w:r>
      </w:ins>
      <w:r w:rsidRPr="009802F2">
        <w:t xml:space="preserve"> specific effective mass is calculated and used in the linear mixed effects models</w:t>
      </w:r>
      <w:ins w:id="3135" w:author="Garrick W Bruening" w:date="2020-07-27T17:25:00Z">
        <w:r w:rsidRPr="009802F2" w:rsidDel="00A2409F">
          <w:t xml:space="preserve"> </w:t>
        </w:r>
        <w:r w:rsidR="002B5838" w:rsidRPr="009802F2">
          <w:t>as described in in the statistical tests section</w:t>
        </w:r>
      </w:ins>
      <w:commentRangeStart w:id="3136"/>
      <w:commentRangeStart w:id="3137"/>
      <w:commentRangeEnd w:id="3136"/>
      <w:ins w:id="3138" w:author="Garrick W Bruening" w:date="2020-09-21T15:02:00Z">
        <w:r w:rsidR="00FE51F3" w:rsidRPr="009802F2">
          <w:rPr>
            <w:rStyle w:val="CommentReference"/>
          </w:rPr>
          <w:commentReference w:id="3136"/>
        </w:r>
      </w:ins>
      <w:del w:id="3139" w:author="Garrick W Bruening" w:date="2020-07-25T10:59:00Z">
        <w:r w:rsidRPr="009802F2" w:rsidDel="00A2409F">
          <w:delText xml:space="preserve"> and ANOVA's</w:delText>
        </w:r>
      </w:del>
      <w:r w:rsidRPr="009802F2">
        <w:t xml:space="preserve">. </w:t>
      </w:r>
      <w:commentRangeEnd w:id="3137"/>
      <w:r w:rsidR="006F71EC" w:rsidRPr="009802F2">
        <w:rPr>
          <w:rStyle w:val="CommentReference"/>
        </w:rPr>
        <w:commentReference w:id="3137"/>
      </w:r>
      <w:r w:rsidRPr="009802F2">
        <w:t>Average effective mass is used for plotting purposes. Segment lengths and masses are estimated from anthropomorphic measurement studies</w:t>
      </w:r>
      <w:ins w:id="3140" w:author="Garrick" w:date="2020-10-02T15:06:00Z">
        <w:r w:rsidR="003C02A0" w:rsidRPr="009802F2">
          <w:t xml:space="preserve"> </w:t>
        </w:r>
      </w:ins>
      <w:r w:rsidR="00E91451" w:rsidRPr="009802F2">
        <w:fldChar w:fldCharType="begin"/>
      </w:r>
      <w:r w:rsidR="00EF525D" w:rsidRPr="009802F2">
        <w:instrText xml:space="preserve"> ADDIN ZOTERO_ITEM CSL_CITATION {"citationID":"7pZnrn7u","properties":{"formattedCitation":"[42]\\uc0\\u8211{}[44]","plainCitation":"[42]–[44]","noteIndex":0},"citationItems":[{"id":43,"uris":["http://zotero.org/users/4343224/items/92KWAD5U"],"uri":["http://zotero.org/users/4343224/items/92KWAD5U"],"itemData":{"id":43,"type":"article-journal","container-title":"Artificial Limbs","issue":"1","language":"en","page":"20","title":"Body Segment Parameters, Part II","volume":"16","author":[{"family":"Contini","given":"Renato"}],"issued":{"date-parts":[["1972"]]}}},{"id":1041,"uris":["http://zotero.org/users/4343224/items/63EFAS2J"],"uri":["http://zotero.org/users/4343224/items/63EFAS2J"],"itemData":{"id":1041,"type":"book","edition":"5th","ISBN":"978-1-4504-5880-1","publisher":"Human Kinetics","title":"Neuromechanics of Human Movement","author":[{"family":"Enoka","given":"Roger"}],"issued":{"date-parts":[["2002"]]}}},{"id":998,"uris":["http://zotero.org/users/4343224/items/HXRVQS3B"],"uri":["http://zotero.org/users/4343224/items/HXRVQS3B"],"itemData":{"id":998,"type":"book","ISBN":"978-0-470-39818-0","language":"en-us","publisher":"John Wiley &amp; Sons, Ltd","title":"Biomechanics and Motor Control of Human Movement, 4th Edition","URL":"https://www.wiley.com/en-us/Biomechanics+and+Motor+Control+of+Human+Movement%2C+4th+Edition-p-9780470398180","author":[{"family":"Winter","given":"David"}],"accessed":{"date-parts":[["2019",3,5]]},"issued":{"date-parts":[["2009",10]]}}}],"schema":"https://github.com/citation-style-language/schema/raw/master/csl-citation.json"} </w:instrText>
      </w:r>
      <w:r w:rsidR="00E91451" w:rsidRPr="009802F2">
        <w:fldChar w:fldCharType="separate"/>
      </w:r>
      <w:r w:rsidR="00EF525D" w:rsidRPr="009802F2">
        <w:rPr>
          <w:rFonts w:ascii="Calibri" w:hAnsi="Calibri" w:cs="Calibri"/>
          <w:szCs w:val="24"/>
        </w:rPr>
        <w:t>[42]–[44]</w:t>
      </w:r>
      <w:r w:rsidR="00E91451" w:rsidRPr="009802F2">
        <w:fldChar w:fldCharType="end"/>
      </w:r>
      <w:del w:id="3141" w:author="Garrick" w:date="2020-10-02T15:06:00Z">
        <w:r w:rsidRPr="009802F2" w:rsidDel="003C02A0">
          <w:delText xml:space="preserve"> </w:delText>
        </w:r>
      </w:del>
      <w:del w:id="3142" w:author="Garrick" w:date="2020-10-02T15:07:00Z">
        <w:r w:rsidRPr="009802F2" w:rsidDel="00E91451">
          <w:delText>\cite{winter_biomechanics_2009,contini_body_1972,enoka_neuromechanics_2002}</w:delText>
        </w:r>
      </w:del>
      <w:r w:rsidRPr="009802F2">
        <w:t xml:space="preserve">. </w:t>
      </w:r>
    </w:p>
    <w:p w14:paraId="5D6DD095" w14:textId="65F497D4" w:rsidR="002E1506" w:rsidRPr="009802F2" w:rsidRDefault="1800F1BB">
      <w:r w:rsidRPr="009802F2">
        <w:t>To determine the effective mass of the arm at a given time point we need to define a Jacobian matrix</w:t>
      </w:r>
      <w:ins w:id="3143" w:author="Garrick W Bruening" w:date="2020-07-27T20:16:00Z">
        <w:r w:rsidR="007A3087" w:rsidRPr="009802F2">
          <w:t>,</w:t>
        </w:r>
      </w:ins>
      <w:del w:id="3144" w:author="Garrick W Bruening" w:date="2020-07-27T20:15:00Z">
        <w:r w:rsidRPr="009802F2" w:rsidDel="007A3087">
          <w:delText xml:space="preserve"> </w:delText>
        </w:r>
      </w:del>
      <w:ins w:id="3145" w:author="Garrick W Bruening" w:date="2020-07-27T20:16:00Z">
        <w:r w:rsidR="007A3087" w:rsidRPr="009802F2">
          <w:t xml:space="preserve"> </w:t>
        </w:r>
      </w:ins>
      <m:oMath>
        <m:r>
          <m:rPr>
            <m:sty m:val="p"/>
          </m:rPr>
          <w:rPr>
            <w:rFonts w:ascii="Cambria Math" w:hAnsi="Cambria Math"/>
          </w:rPr>
          <m:t>Λ</m:t>
        </m:r>
      </m:oMath>
      <w:del w:id="3146" w:author="Garrick W Bruening" w:date="2020-07-27T20:15:00Z">
        <w:r w:rsidRPr="009802F2">
          <w:delText>$\Lambda$</w:delText>
        </w:r>
      </w:del>
      <w:r w:rsidRPr="009802F2">
        <w:t>.</w:t>
      </w:r>
      <w:ins w:id="3147" w:author="Garrick W Bruening" w:date="2020-07-25T14:23:00Z">
        <w:r w:rsidR="00F66BF3" w:rsidRPr="009802F2">
          <w:t xml:space="preserve"> </w:t>
        </w:r>
      </w:ins>
      <m:oMath>
        <m:sSub>
          <m:sSubPr>
            <m:ctrlPr>
              <w:ins w:id="3148" w:author="Garrick W Bruening" w:date="2020-07-25T14:23:00Z">
                <w:rPr>
                  <w:rFonts w:ascii="Cambria Math" w:hAnsi="Cambria Math"/>
                </w:rPr>
              </w:ins>
            </m:ctrlPr>
          </m:sSubPr>
          <m:e>
            <m:r>
              <w:ins w:id="3149" w:author="Garrick W Bruening" w:date="2020-07-25T14:23:00Z">
                <m:rPr>
                  <m:sty m:val="p"/>
                </m:rPr>
                <w:rPr>
                  <w:rFonts w:ascii="Cambria Math" w:hAnsi="Cambria Math"/>
                </w:rPr>
                <m:t>l</m:t>
              </w:ins>
            </m:r>
          </m:e>
          <m:sub>
            <m:r>
              <w:ins w:id="3150" w:author="Garrick W Bruening" w:date="2020-07-25T14:23:00Z">
                <m:rPr>
                  <m:sty m:val="p"/>
                </m:rPr>
                <w:rPr>
                  <w:rFonts w:ascii="Cambria Math" w:hAnsi="Cambria Math"/>
                </w:rPr>
                <m:t>1</m:t>
              </w:ins>
            </m:r>
          </m:sub>
        </m:sSub>
      </m:oMath>
      <w:ins w:id="3151" w:author="Garrick W Bruening" w:date="2020-07-25T14:23:00Z">
        <w:r w:rsidR="00F66BF3" w:rsidRPr="009802F2">
          <w:rPr>
            <w:rFonts w:eastAsiaTheme="minorEastAsia"/>
          </w:rPr>
          <w:t xml:space="preserve"> is the length of the upperarm and </w:t>
        </w:r>
      </w:ins>
      <m:oMath>
        <m:sSub>
          <m:sSubPr>
            <m:ctrlPr>
              <w:ins w:id="3152" w:author="Garrick W Bruening" w:date="2020-07-25T14:24:00Z">
                <w:rPr>
                  <w:rFonts w:ascii="Cambria Math" w:eastAsiaTheme="minorEastAsia" w:hAnsi="Cambria Math"/>
                </w:rPr>
              </w:ins>
            </m:ctrlPr>
          </m:sSubPr>
          <m:e>
            <m:r>
              <w:ins w:id="3153" w:author="Garrick W Bruening" w:date="2020-07-25T14:24:00Z">
                <m:rPr>
                  <m:sty m:val="p"/>
                </m:rPr>
                <w:rPr>
                  <w:rFonts w:ascii="Cambria Math" w:eastAsiaTheme="minorEastAsia" w:hAnsi="Cambria Math"/>
                </w:rPr>
                <m:t>l</m:t>
              </w:ins>
            </m:r>
          </m:e>
          <m:sub>
            <m:r>
              <w:ins w:id="3154" w:author="Garrick W Bruening" w:date="2020-07-25T14:24:00Z">
                <m:rPr>
                  <m:sty m:val="p"/>
                </m:rPr>
                <w:rPr>
                  <w:rFonts w:ascii="Cambria Math" w:eastAsiaTheme="minorEastAsia" w:hAnsi="Cambria Math"/>
                </w:rPr>
                <m:t>2</m:t>
              </w:ins>
            </m:r>
          </m:sub>
        </m:sSub>
      </m:oMath>
      <w:ins w:id="3155" w:author="Garrick W Bruening" w:date="2020-07-25T14:24:00Z">
        <w:r w:rsidR="005A6442" w:rsidRPr="009802F2">
          <w:rPr>
            <w:rFonts w:eastAsiaTheme="minorEastAsia"/>
          </w:rPr>
          <w:t xml:space="preserve"> is the length of the </w:t>
        </w:r>
        <w:proofErr w:type="gramStart"/>
        <w:r w:rsidR="005A6442" w:rsidRPr="009802F2">
          <w:rPr>
            <w:rFonts w:eastAsiaTheme="minorEastAsia"/>
          </w:rPr>
          <w:t>forearm.</w:t>
        </w:r>
        <w:proofErr w:type="gramEnd"/>
        <w:r w:rsidR="005A6442" w:rsidRPr="009802F2">
          <w:rPr>
            <w:rFonts w:eastAsiaTheme="minorEastAsia"/>
          </w:rPr>
          <w:t xml:space="preserve"> </w:t>
        </w:r>
      </w:ins>
      <m:oMath>
        <m:sSub>
          <m:sSubPr>
            <m:ctrlPr>
              <w:ins w:id="3156" w:author="Garrick W Bruening" w:date="2020-07-25T14:24:00Z">
                <w:rPr>
                  <w:rFonts w:ascii="Cambria Math" w:eastAsiaTheme="minorEastAsia" w:hAnsi="Cambria Math"/>
                </w:rPr>
              </w:ins>
            </m:ctrlPr>
          </m:sSubPr>
          <m:e>
            <m:r>
              <w:ins w:id="3157" w:author="Garrick W Bruening" w:date="2020-07-25T14:24:00Z">
                <m:rPr>
                  <m:sty m:val="p"/>
                </m:rPr>
                <w:rPr>
                  <w:rFonts w:ascii="Cambria Math" w:eastAsiaTheme="minorEastAsia" w:hAnsi="Cambria Math"/>
                </w:rPr>
                <m:t>θ</m:t>
              </w:ins>
            </m:r>
          </m:e>
          <m:sub>
            <m:r>
              <w:ins w:id="3158" w:author="Garrick W Bruening" w:date="2020-07-25T14:24:00Z">
                <m:rPr>
                  <m:sty m:val="p"/>
                </m:rPr>
                <w:rPr>
                  <w:rFonts w:ascii="Cambria Math" w:eastAsiaTheme="minorEastAsia" w:hAnsi="Cambria Math"/>
                </w:rPr>
                <m:t>s</m:t>
              </w:ins>
            </m:r>
          </m:sub>
        </m:sSub>
      </m:oMath>
      <w:ins w:id="3159" w:author="Garrick W Bruening" w:date="2020-07-25T14:24:00Z">
        <w:r w:rsidR="005A6442" w:rsidRPr="009802F2">
          <w:rPr>
            <w:rFonts w:eastAsiaTheme="minorEastAsia"/>
          </w:rPr>
          <w:t xml:space="preserve"> and </w:t>
        </w:r>
      </w:ins>
      <m:oMath>
        <m:sSub>
          <m:sSubPr>
            <m:ctrlPr>
              <w:ins w:id="3160" w:author="Garrick W Bruening" w:date="2020-07-25T14:24:00Z">
                <w:rPr>
                  <w:rFonts w:ascii="Cambria Math" w:eastAsiaTheme="minorEastAsia" w:hAnsi="Cambria Math"/>
                </w:rPr>
              </w:ins>
            </m:ctrlPr>
          </m:sSubPr>
          <m:e>
            <m:r>
              <w:ins w:id="3161" w:author="Garrick W Bruening" w:date="2020-07-25T14:24:00Z">
                <m:rPr>
                  <m:sty m:val="p"/>
                </m:rPr>
                <w:rPr>
                  <w:rFonts w:ascii="Cambria Math" w:eastAsiaTheme="minorEastAsia" w:hAnsi="Cambria Math"/>
                </w:rPr>
                <m:t>θ</m:t>
              </w:ins>
            </m:r>
          </m:e>
          <m:sub>
            <m:r>
              <w:ins w:id="3162" w:author="Garrick W Bruening" w:date="2020-07-25T14:24:00Z">
                <m:rPr>
                  <m:sty m:val="p"/>
                </m:rPr>
                <w:rPr>
                  <w:rFonts w:ascii="Cambria Math" w:eastAsiaTheme="minorEastAsia" w:hAnsi="Cambria Math"/>
                </w:rPr>
                <m:t>e</m:t>
              </w:ins>
            </m:r>
          </m:sub>
        </m:sSub>
      </m:oMath>
      <w:ins w:id="3163" w:author="Garrick W Bruening" w:date="2020-07-25T14:24:00Z">
        <w:r w:rsidR="005A6442" w:rsidRPr="009802F2">
          <w:rPr>
            <w:rFonts w:eastAsiaTheme="minorEastAsia"/>
          </w:rPr>
          <w:t xml:space="preserve"> are the shoulder</w:t>
        </w:r>
        <w:r w:rsidR="00156FB4" w:rsidRPr="009802F2">
          <w:rPr>
            <w:rFonts w:eastAsiaTheme="minorEastAsia"/>
          </w:rPr>
          <w:t xml:space="preserve"> and elbow joint </w:t>
        </w:r>
        <w:proofErr w:type="gramStart"/>
        <w:r w:rsidR="00156FB4" w:rsidRPr="009802F2">
          <w:rPr>
            <w:rFonts w:eastAsiaTheme="minorEastAsia"/>
          </w:rPr>
          <w:t>angle</w:t>
        </w:r>
        <w:proofErr w:type="gramEnd"/>
        <w:r w:rsidR="00156FB4" w:rsidRPr="009802F2">
          <w:rPr>
            <w:rFonts w:eastAsiaTheme="minorEastAsia"/>
          </w:rPr>
          <w:t xml:space="preserve"> respectively. </w:t>
        </w:r>
      </w:ins>
      <w:r w:rsidR="00CD3E1B" w:rsidRPr="009802F2">
        <w:rPr>
          <w:rFonts w:eastAsiaTheme="minorEastAsia"/>
        </w:rPr>
        <w:t xml:space="preserve">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2F7EAF08" w14:textId="77777777" w:rsidTr="003857B1">
        <w:trPr>
          <w:ins w:id="3164" w:author="Garrick W Bruening" w:date="2020-07-25T15:18:00Z"/>
        </w:trPr>
        <w:tc>
          <w:tcPr>
            <w:tcW w:w="500" w:type="pct"/>
          </w:tcPr>
          <w:p w14:paraId="58E7C2FD" w14:textId="77777777" w:rsidR="002E1506" w:rsidRPr="009802F2" w:rsidRDefault="002E1506" w:rsidP="003857B1">
            <w:pPr>
              <w:rPr>
                <w:ins w:id="3165" w:author="Garrick W Bruening" w:date="2020-07-25T15:18:00Z"/>
              </w:rPr>
            </w:pPr>
          </w:p>
        </w:tc>
        <w:tc>
          <w:tcPr>
            <w:tcW w:w="4000" w:type="pct"/>
            <w:vAlign w:val="center"/>
          </w:tcPr>
          <w:p w14:paraId="2B0B3F44" w14:textId="30C8CD91" w:rsidR="00CD3E1B" w:rsidRPr="009802F2" w:rsidDel="00993E5A" w:rsidRDefault="002A4F06">
            <w:pPr>
              <w:rPr>
                <w:del w:id="3166" w:author="Garrick W Bruening" w:date="2020-07-25T14:31:00Z"/>
              </w:rPr>
            </w:pPr>
            <m:oMathPara>
              <m:oMath>
                <m:r>
                  <w:ins w:id="3167" w:author="Garrick W Bruening" w:date="2020-07-25T14:22:00Z">
                    <m:rPr>
                      <m:nor/>
                    </m:rPr>
                    <w:rPr>
                      <w:rFonts w:cstheme="minorHAnsi"/>
                    </w:rPr>
                    <m:t>Λ</m:t>
                  </w:ins>
                </m:r>
                <m:r>
                  <w:ins w:id="3168" w:author="Garrick W Bruening" w:date="2020-07-25T14:09:00Z">
                    <m:rPr>
                      <m:nor/>
                    </m:rPr>
                    <w:rPr>
                      <w:rFonts w:cstheme="minorHAnsi"/>
                    </w:rPr>
                    <m:t xml:space="preserve">= </m:t>
                  </w:ins>
                </m:r>
                <m:f>
                  <m:fPr>
                    <m:ctrlPr>
                      <w:ins w:id="3169" w:author="Garrick W Bruening" w:date="2020-07-25T14:09:00Z">
                        <w:rPr>
                          <w:rFonts w:ascii="Cambria Math" w:hAnsi="Cambria Math" w:cstheme="minorHAnsi"/>
                        </w:rPr>
                      </w:ins>
                    </m:ctrlPr>
                  </m:fPr>
                  <m:num>
                    <m:r>
                      <w:ins w:id="3170" w:author="Garrick W Bruening" w:date="2020-07-25T14:09:00Z">
                        <m:rPr>
                          <m:nor/>
                        </m:rPr>
                        <w:rPr>
                          <w:rFonts w:cstheme="minorHAnsi"/>
                        </w:rPr>
                        <m:t>dx</m:t>
                      </w:ins>
                    </m:r>
                  </m:num>
                  <m:den>
                    <m:r>
                      <w:ins w:id="3171" w:author="Garrick W Bruening" w:date="2020-07-25T14:09:00Z">
                        <m:rPr>
                          <m:nor/>
                        </m:rPr>
                        <w:rPr>
                          <w:rFonts w:cstheme="minorHAnsi"/>
                        </w:rPr>
                        <m:t>dθ</m:t>
                      </w:ins>
                    </m:r>
                  </m:den>
                </m:f>
                <m:r>
                  <w:ins w:id="3172" w:author="Garrick W Bruening" w:date="2020-07-25T14:09:00Z">
                    <m:rPr>
                      <m:nor/>
                    </m:rPr>
                    <w:rPr>
                      <w:rFonts w:cstheme="minorHAnsi"/>
                    </w:rPr>
                    <m:t>=</m:t>
                  </w:ins>
                </m:r>
                <m:d>
                  <m:dPr>
                    <m:begChr m:val="["/>
                    <m:endChr m:val="]"/>
                    <m:ctrlPr>
                      <w:ins w:id="3173" w:author="Garrick W Bruening" w:date="2020-07-25T14:09:00Z">
                        <w:rPr>
                          <w:rFonts w:ascii="Cambria Math" w:hAnsi="Cambria Math" w:cstheme="minorHAnsi"/>
                        </w:rPr>
                      </w:ins>
                    </m:ctrlPr>
                  </m:dPr>
                  <m:e>
                    <m:m>
                      <m:mPr>
                        <m:mcs>
                          <m:mc>
                            <m:mcPr>
                              <m:count m:val="2"/>
                              <m:mcJc m:val="center"/>
                            </m:mcPr>
                          </m:mc>
                        </m:mcs>
                        <m:ctrlPr>
                          <w:ins w:id="3174" w:author="Garrick W Bruening" w:date="2020-07-25T14:09:00Z">
                            <w:rPr>
                              <w:rFonts w:ascii="Cambria Math" w:hAnsi="Cambria Math" w:cstheme="minorHAnsi"/>
                            </w:rPr>
                          </w:ins>
                        </m:ctrlPr>
                      </m:mPr>
                      <m:mr>
                        <m:e>
                          <m:r>
                            <w:ins w:id="3175" w:author="Garrick W Bruening" w:date="2020-07-25T14:09:00Z">
                              <m:rPr>
                                <m:nor/>
                              </m:rPr>
                              <w:rPr>
                                <w:rFonts w:cstheme="minorHAnsi"/>
                              </w:rPr>
                              <m:t>-</m:t>
                            </w:ins>
                          </m:r>
                          <m:sSub>
                            <m:sSubPr>
                              <m:ctrlPr>
                                <w:ins w:id="3176" w:author="Garrick W Bruening" w:date="2020-07-25T14:09:00Z">
                                  <w:rPr>
                                    <w:rFonts w:ascii="Cambria Math" w:hAnsi="Cambria Math" w:cstheme="minorHAnsi"/>
                                  </w:rPr>
                                </w:ins>
                              </m:ctrlPr>
                            </m:sSubPr>
                            <m:e>
                              <m:r>
                                <w:ins w:id="3177" w:author="Garrick W Bruening" w:date="2020-07-25T14:09:00Z">
                                  <m:rPr>
                                    <m:nor/>
                                  </m:rPr>
                                  <w:rPr>
                                    <w:rFonts w:cstheme="minorHAnsi"/>
                                  </w:rPr>
                                  <m:t>l</m:t>
                                </w:ins>
                              </m:r>
                            </m:e>
                            <m:sub>
                              <m:r>
                                <w:ins w:id="3178" w:author="Garrick W Bruening" w:date="2020-07-25T14:09:00Z">
                                  <m:rPr>
                                    <m:nor/>
                                  </m:rPr>
                                  <w:rPr>
                                    <w:rFonts w:cstheme="minorHAnsi"/>
                                  </w:rPr>
                                  <m:t>1</m:t>
                                </w:ins>
                              </m:r>
                            </m:sub>
                          </m:sSub>
                          <m:func>
                            <m:funcPr>
                              <m:ctrlPr>
                                <w:rPr>
                                  <w:rFonts w:ascii="Cambria Math" w:hAnsi="Cambria Math" w:cstheme="minorHAnsi"/>
                                </w:rPr>
                              </m:ctrlPr>
                            </m:funcPr>
                            <m:fName>
                              <m:r>
                                <m:rPr>
                                  <m:nor/>
                                </m:rPr>
                                <w:rPr>
                                  <w:rFonts w:cstheme="minorHAnsi"/>
                                </w:rPr>
                                <m:t>sin</m:t>
                              </m:r>
                            </m:fName>
                            <m:e>
                              <m:d>
                                <m:dPr>
                                  <m:ctrlPr>
                                    <w:ins w:id="3179" w:author="Garrick W Bruening" w:date="2020-07-25T14:09:00Z">
                                      <w:rPr>
                                        <w:rFonts w:ascii="Cambria Math" w:hAnsi="Cambria Math" w:cstheme="minorHAnsi"/>
                                      </w:rPr>
                                    </w:ins>
                                  </m:ctrlPr>
                                </m:dPr>
                                <m:e>
                                  <m:sSub>
                                    <m:sSubPr>
                                      <m:ctrlPr>
                                        <w:ins w:id="3180" w:author="Garrick W Bruening" w:date="2020-07-25T14:09:00Z">
                                          <w:rPr>
                                            <w:rFonts w:ascii="Cambria Math" w:hAnsi="Cambria Math" w:cstheme="minorHAnsi"/>
                                          </w:rPr>
                                        </w:ins>
                                      </m:ctrlPr>
                                    </m:sSubPr>
                                    <m:e>
                                      <m:r>
                                        <w:ins w:id="3181" w:author="Garrick W Bruening" w:date="2020-07-25T14:09:00Z">
                                          <m:rPr>
                                            <m:nor/>
                                          </m:rPr>
                                          <w:rPr>
                                            <w:rFonts w:cstheme="minorHAnsi"/>
                                          </w:rPr>
                                          <m:t>θ</m:t>
                                        </w:ins>
                                      </m:r>
                                    </m:e>
                                    <m:sub>
                                      <m:r>
                                        <w:ins w:id="3182" w:author="Garrick W Bruening" w:date="2020-07-25T14:09:00Z">
                                          <m:rPr>
                                            <m:nor/>
                                          </m:rPr>
                                          <w:rPr>
                                            <w:rFonts w:cstheme="minorHAnsi"/>
                                          </w:rPr>
                                          <m:t>s</m:t>
                                        </w:ins>
                                      </m:r>
                                    </m:sub>
                                  </m:sSub>
                                </m:e>
                              </m:d>
                            </m:e>
                          </m:func>
                          <m:r>
                            <w:ins w:id="3183" w:author="Garrick W Bruening" w:date="2020-07-25T14:09:00Z">
                              <m:rPr>
                                <m:nor/>
                              </m:rPr>
                              <w:rPr>
                                <w:rFonts w:cstheme="minorHAnsi"/>
                              </w:rPr>
                              <m:t>-</m:t>
                            </w:ins>
                          </m:r>
                          <m:sSub>
                            <m:sSubPr>
                              <m:ctrlPr>
                                <w:ins w:id="3184" w:author="Garrick W Bruening" w:date="2020-07-25T14:09:00Z">
                                  <w:rPr>
                                    <w:rFonts w:ascii="Cambria Math" w:hAnsi="Cambria Math" w:cstheme="minorHAnsi"/>
                                  </w:rPr>
                                </w:ins>
                              </m:ctrlPr>
                            </m:sSubPr>
                            <m:e>
                              <m:r>
                                <w:ins w:id="3185" w:author="Garrick W Bruening" w:date="2020-07-25T14:09:00Z">
                                  <m:rPr>
                                    <m:nor/>
                                  </m:rPr>
                                  <w:rPr>
                                    <w:rFonts w:cstheme="minorHAnsi"/>
                                  </w:rPr>
                                  <m:t>l</m:t>
                                </w:ins>
                              </m:r>
                            </m:e>
                            <m:sub>
                              <m:r>
                                <w:ins w:id="3186" w:author="Garrick W Bruening" w:date="2020-07-25T14:09:00Z">
                                  <m:rPr>
                                    <m:nor/>
                                  </m:rPr>
                                  <w:rPr>
                                    <w:rFonts w:cstheme="minorHAnsi"/>
                                  </w:rPr>
                                  <m:t>2</m:t>
                                </w:ins>
                              </m:r>
                            </m:sub>
                          </m:sSub>
                          <m:func>
                            <m:funcPr>
                              <m:ctrlPr>
                                <w:rPr>
                                  <w:rFonts w:ascii="Cambria Math" w:hAnsi="Cambria Math" w:cstheme="minorHAnsi"/>
                                </w:rPr>
                              </m:ctrlPr>
                            </m:funcPr>
                            <m:fName>
                              <m:r>
                                <m:rPr>
                                  <m:nor/>
                                </m:rPr>
                                <w:rPr>
                                  <w:rFonts w:cstheme="minorHAnsi"/>
                                </w:rPr>
                                <m:t>sin</m:t>
                              </m:r>
                            </m:fName>
                            <m:e>
                              <m:d>
                                <m:dPr>
                                  <m:ctrlPr>
                                    <w:ins w:id="3187" w:author="Garrick W Bruening" w:date="2020-07-25T14:09:00Z">
                                      <w:rPr>
                                        <w:rFonts w:ascii="Cambria Math" w:hAnsi="Cambria Math" w:cstheme="minorHAnsi"/>
                                      </w:rPr>
                                    </w:ins>
                                  </m:ctrlPr>
                                </m:dPr>
                                <m:e>
                                  <m:sSub>
                                    <m:sSubPr>
                                      <m:ctrlPr>
                                        <w:ins w:id="3188" w:author="Garrick W Bruening" w:date="2020-07-25T14:09:00Z">
                                          <w:rPr>
                                            <w:rFonts w:ascii="Cambria Math" w:hAnsi="Cambria Math" w:cstheme="minorHAnsi"/>
                                          </w:rPr>
                                        </w:ins>
                                      </m:ctrlPr>
                                    </m:sSubPr>
                                    <m:e>
                                      <m:r>
                                        <w:ins w:id="3189" w:author="Garrick W Bruening" w:date="2020-07-25T14:09:00Z">
                                          <m:rPr>
                                            <m:nor/>
                                          </m:rPr>
                                          <w:rPr>
                                            <w:rFonts w:cstheme="minorHAnsi"/>
                                          </w:rPr>
                                          <m:t>θ</m:t>
                                        </w:ins>
                                      </m:r>
                                    </m:e>
                                    <m:sub>
                                      <m:r>
                                        <w:ins w:id="3190" w:author="Garrick W Bruening" w:date="2020-07-25T14:09:00Z">
                                          <m:rPr>
                                            <m:nor/>
                                          </m:rPr>
                                          <w:rPr>
                                            <w:rFonts w:cstheme="minorHAnsi"/>
                                          </w:rPr>
                                          <m:t>s</m:t>
                                        </w:ins>
                                      </m:r>
                                    </m:sub>
                                  </m:sSub>
                                  <m:r>
                                    <w:ins w:id="3191" w:author="Garrick W Bruening" w:date="2020-07-25T14:10:00Z">
                                      <m:rPr>
                                        <m:nor/>
                                      </m:rPr>
                                      <w:rPr>
                                        <w:rFonts w:cstheme="minorHAnsi"/>
                                      </w:rPr>
                                      <m:t>+</m:t>
                                    </w:ins>
                                  </m:r>
                                  <m:sSub>
                                    <m:sSubPr>
                                      <m:ctrlPr>
                                        <w:ins w:id="3192" w:author="Garrick W Bruening" w:date="2020-07-25T14:10:00Z">
                                          <w:rPr>
                                            <w:rFonts w:ascii="Cambria Math" w:hAnsi="Cambria Math" w:cstheme="minorHAnsi"/>
                                          </w:rPr>
                                        </w:ins>
                                      </m:ctrlPr>
                                    </m:sSubPr>
                                    <m:e>
                                      <m:r>
                                        <w:ins w:id="3193" w:author="Garrick W Bruening" w:date="2020-07-25T14:10:00Z">
                                          <m:rPr>
                                            <m:nor/>
                                          </m:rPr>
                                          <w:rPr>
                                            <w:rFonts w:cstheme="minorHAnsi"/>
                                          </w:rPr>
                                          <m:t>θ</m:t>
                                        </w:ins>
                                      </m:r>
                                    </m:e>
                                    <m:sub>
                                      <m:r>
                                        <w:ins w:id="3194" w:author="Garrick W Bruening" w:date="2020-07-25T14:10:00Z">
                                          <m:rPr>
                                            <m:nor/>
                                          </m:rPr>
                                          <w:rPr>
                                            <w:rFonts w:cstheme="minorHAnsi"/>
                                          </w:rPr>
                                          <m:t>e</m:t>
                                        </w:ins>
                                      </m:r>
                                    </m:sub>
                                  </m:sSub>
                                </m:e>
                              </m:d>
                            </m:e>
                          </m:func>
                        </m:e>
                        <m:e>
                          <m:r>
                            <w:ins w:id="3195" w:author="Garrick W Bruening" w:date="2020-07-25T14:10:00Z">
                              <m:rPr>
                                <m:nor/>
                              </m:rPr>
                              <w:rPr>
                                <w:rFonts w:cstheme="minorHAnsi"/>
                              </w:rPr>
                              <m:t>-</m:t>
                            </w:ins>
                          </m:r>
                          <m:sSub>
                            <m:sSubPr>
                              <m:ctrlPr>
                                <w:ins w:id="3196" w:author="Garrick W Bruening" w:date="2020-07-25T14:10:00Z">
                                  <w:rPr>
                                    <w:rFonts w:ascii="Cambria Math" w:hAnsi="Cambria Math" w:cstheme="minorHAnsi"/>
                                  </w:rPr>
                                </w:ins>
                              </m:ctrlPr>
                            </m:sSubPr>
                            <m:e>
                              <m:r>
                                <w:ins w:id="3197" w:author="Garrick W Bruening" w:date="2020-07-25T14:10:00Z">
                                  <m:rPr>
                                    <m:nor/>
                                  </m:rPr>
                                  <w:rPr>
                                    <w:rFonts w:cstheme="minorHAnsi"/>
                                  </w:rPr>
                                  <m:t>l</m:t>
                                </w:ins>
                              </m:r>
                            </m:e>
                            <m:sub>
                              <m:r>
                                <w:ins w:id="3198" w:author="Garrick W Bruening" w:date="2020-07-25T14:10:00Z">
                                  <m:rPr>
                                    <m:nor/>
                                  </m:rPr>
                                  <w:rPr>
                                    <w:rFonts w:cstheme="minorHAnsi"/>
                                  </w:rPr>
                                  <m:t>2</m:t>
                                </w:ins>
                              </m:r>
                            </m:sub>
                          </m:sSub>
                          <m:func>
                            <m:funcPr>
                              <m:ctrlPr>
                                <w:ins w:id="3199" w:author="Garrick W Bruening" w:date="2020-07-25T14:10:00Z">
                                  <w:rPr>
                                    <w:rFonts w:ascii="Cambria Math" w:hAnsi="Cambria Math" w:cstheme="minorHAnsi"/>
                                  </w:rPr>
                                </w:ins>
                              </m:ctrlPr>
                            </m:funcPr>
                            <m:fName>
                              <m:r>
                                <w:ins w:id="3200" w:author="Garrick W Bruening" w:date="2020-07-25T14:10:00Z">
                                  <m:rPr>
                                    <m:nor/>
                                  </m:rPr>
                                  <w:rPr>
                                    <w:rFonts w:cstheme="minorHAnsi"/>
                                  </w:rPr>
                                  <m:t>sin</m:t>
                                </w:ins>
                              </m:r>
                            </m:fName>
                            <m:e>
                              <m:d>
                                <m:dPr>
                                  <m:ctrlPr>
                                    <w:ins w:id="3201" w:author="Garrick W Bruening" w:date="2020-07-25T14:10:00Z">
                                      <w:rPr>
                                        <w:rFonts w:ascii="Cambria Math" w:hAnsi="Cambria Math" w:cstheme="minorHAnsi"/>
                                      </w:rPr>
                                    </w:ins>
                                  </m:ctrlPr>
                                </m:dPr>
                                <m:e>
                                  <m:sSub>
                                    <m:sSubPr>
                                      <m:ctrlPr>
                                        <w:ins w:id="3202" w:author="Garrick W Bruening" w:date="2020-07-25T14:10:00Z">
                                          <w:rPr>
                                            <w:rFonts w:ascii="Cambria Math" w:hAnsi="Cambria Math" w:cstheme="minorHAnsi"/>
                                          </w:rPr>
                                        </w:ins>
                                      </m:ctrlPr>
                                    </m:sSubPr>
                                    <m:e>
                                      <m:r>
                                        <w:ins w:id="3203" w:author="Garrick W Bruening" w:date="2020-07-25T14:10:00Z">
                                          <m:rPr>
                                            <m:nor/>
                                          </m:rPr>
                                          <w:rPr>
                                            <w:rFonts w:cstheme="minorHAnsi"/>
                                          </w:rPr>
                                          <m:t>θ</m:t>
                                        </w:ins>
                                      </m:r>
                                    </m:e>
                                    <m:sub>
                                      <m:r>
                                        <w:ins w:id="3204" w:author="Garrick W Bruening" w:date="2020-07-25T14:10:00Z">
                                          <m:rPr>
                                            <m:nor/>
                                          </m:rPr>
                                          <w:rPr>
                                            <w:rFonts w:cstheme="minorHAnsi"/>
                                          </w:rPr>
                                          <m:t>s</m:t>
                                        </w:ins>
                                      </m:r>
                                    </m:sub>
                                  </m:sSub>
                                  <m:r>
                                    <w:ins w:id="3205" w:author="Garrick W Bruening" w:date="2020-07-25T14:10:00Z">
                                      <m:rPr>
                                        <m:nor/>
                                      </m:rPr>
                                      <w:rPr>
                                        <w:rFonts w:cstheme="minorHAnsi"/>
                                      </w:rPr>
                                      <m:t>+</m:t>
                                    </w:ins>
                                  </m:r>
                                  <m:sSub>
                                    <m:sSubPr>
                                      <m:ctrlPr>
                                        <w:ins w:id="3206" w:author="Garrick W Bruening" w:date="2020-07-25T14:10:00Z">
                                          <w:rPr>
                                            <w:rFonts w:ascii="Cambria Math" w:hAnsi="Cambria Math" w:cstheme="minorHAnsi"/>
                                          </w:rPr>
                                        </w:ins>
                                      </m:ctrlPr>
                                    </m:sSubPr>
                                    <m:e>
                                      <m:r>
                                        <w:ins w:id="3207" w:author="Garrick W Bruening" w:date="2020-07-25T14:10:00Z">
                                          <m:rPr>
                                            <m:nor/>
                                          </m:rPr>
                                          <w:rPr>
                                            <w:rFonts w:cstheme="minorHAnsi"/>
                                          </w:rPr>
                                          <m:t>θ</m:t>
                                        </w:ins>
                                      </m:r>
                                    </m:e>
                                    <m:sub>
                                      <m:r>
                                        <w:ins w:id="3208" w:author="Garrick W Bruening" w:date="2020-07-25T14:10:00Z">
                                          <m:rPr>
                                            <m:nor/>
                                          </m:rPr>
                                          <w:rPr>
                                            <w:rFonts w:cstheme="minorHAnsi"/>
                                          </w:rPr>
                                          <m:t>e</m:t>
                                        </w:ins>
                                      </m:r>
                                    </m:sub>
                                  </m:sSub>
                                </m:e>
                              </m:d>
                            </m:e>
                          </m:func>
                        </m:e>
                      </m:mr>
                      <m:mr>
                        <m:e>
                          <m:sSub>
                            <m:sSubPr>
                              <m:ctrlPr>
                                <w:ins w:id="3209" w:author="Garrick W Bruening" w:date="2020-07-25T14:10:00Z">
                                  <w:rPr>
                                    <w:rFonts w:ascii="Cambria Math" w:hAnsi="Cambria Math" w:cstheme="minorHAnsi"/>
                                  </w:rPr>
                                </w:ins>
                              </m:ctrlPr>
                            </m:sSubPr>
                            <m:e>
                              <m:r>
                                <w:ins w:id="3210" w:author="Garrick W Bruening" w:date="2020-07-25T14:10:00Z">
                                  <m:rPr>
                                    <m:nor/>
                                  </m:rPr>
                                  <w:rPr>
                                    <w:rFonts w:cstheme="minorHAnsi"/>
                                  </w:rPr>
                                  <m:t>l</m:t>
                                </w:ins>
                              </m:r>
                            </m:e>
                            <m:sub>
                              <m:r>
                                <w:ins w:id="3211" w:author="Garrick W Bruening" w:date="2020-07-25T14:10:00Z">
                                  <m:rPr>
                                    <m:nor/>
                                  </m:rPr>
                                  <w:rPr>
                                    <w:rFonts w:cstheme="minorHAnsi"/>
                                  </w:rPr>
                                  <m:t>1</m:t>
                                </w:ins>
                              </m:r>
                            </m:sub>
                          </m:sSub>
                          <m:func>
                            <m:funcPr>
                              <m:ctrlPr>
                                <w:ins w:id="3212" w:author="Garrick W Bruening" w:date="2020-07-25T14:10:00Z">
                                  <w:rPr>
                                    <w:rFonts w:ascii="Cambria Math" w:hAnsi="Cambria Math" w:cstheme="minorHAnsi"/>
                                  </w:rPr>
                                </w:ins>
                              </m:ctrlPr>
                            </m:funcPr>
                            <m:fName>
                              <m:r>
                                <w:ins w:id="3213" w:author="Garrick W Bruening" w:date="2020-07-25T14:11:00Z">
                                  <m:rPr>
                                    <m:nor/>
                                  </m:rPr>
                                  <w:rPr>
                                    <w:rFonts w:cstheme="minorHAnsi"/>
                                  </w:rPr>
                                  <m:t>cos</m:t>
                                </w:ins>
                              </m:r>
                            </m:fName>
                            <m:e>
                              <m:d>
                                <m:dPr>
                                  <m:ctrlPr>
                                    <w:ins w:id="3214" w:author="Garrick W Bruening" w:date="2020-07-25T14:10:00Z">
                                      <w:rPr>
                                        <w:rFonts w:ascii="Cambria Math" w:hAnsi="Cambria Math" w:cstheme="minorHAnsi"/>
                                      </w:rPr>
                                    </w:ins>
                                  </m:ctrlPr>
                                </m:dPr>
                                <m:e>
                                  <m:sSub>
                                    <m:sSubPr>
                                      <m:ctrlPr>
                                        <w:ins w:id="3215" w:author="Garrick W Bruening" w:date="2020-07-25T14:10:00Z">
                                          <w:rPr>
                                            <w:rFonts w:ascii="Cambria Math" w:hAnsi="Cambria Math" w:cstheme="minorHAnsi"/>
                                          </w:rPr>
                                        </w:ins>
                                      </m:ctrlPr>
                                    </m:sSubPr>
                                    <m:e>
                                      <m:r>
                                        <w:ins w:id="3216" w:author="Garrick W Bruening" w:date="2020-07-25T14:10:00Z">
                                          <m:rPr>
                                            <m:nor/>
                                          </m:rPr>
                                          <w:rPr>
                                            <w:rFonts w:cstheme="minorHAnsi"/>
                                          </w:rPr>
                                          <m:t>θ</m:t>
                                        </w:ins>
                                      </m:r>
                                    </m:e>
                                    <m:sub>
                                      <m:r>
                                        <w:ins w:id="3217" w:author="Garrick W Bruening" w:date="2020-07-25T14:10:00Z">
                                          <m:rPr>
                                            <m:nor/>
                                          </m:rPr>
                                          <w:rPr>
                                            <w:rFonts w:cstheme="minorHAnsi"/>
                                          </w:rPr>
                                          <m:t>s</m:t>
                                        </w:ins>
                                      </m:r>
                                    </m:sub>
                                  </m:sSub>
                                </m:e>
                              </m:d>
                            </m:e>
                          </m:func>
                          <m:r>
                            <w:ins w:id="3218" w:author="Garrick W Bruening" w:date="2020-07-25T14:11:00Z">
                              <m:rPr>
                                <m:nor/>
                              </m:rPr>
                              <w:rPr>
                                <w:rFonts w:cstheme="minorHAnsi"/>
                              </w:rPr>
                              <m:t>+</m:t>
                            </w:ins>
                          </m:r>
                          <m:sSub>
                            <m:sSubPr>
                              <m:ctrlPr>
                                <w:ins w:id="3219" w:author="Garrick W Bruening" w:date="2020-07-25T14:10:00Z">
                                  <w:rPr>
                                    <w:rFonts w:ascii="Cambria Math" w:hAnsi="Cambria Math" w:cstheme="minorHAnsi"/>
                                  </w:rPr>
                                </w:ins>
                              </m:ctrlPr>
                            </m:sSubPr>
                            <m:e>
                              <m:r>
                                <w:ins w:id="3220" w:author="Garrick W Bruening" w:date="2020-07-25T14:10:00Z">
                                  <m:rPr>
                                    <m:nor/>
                                  </m:rPr>
                                  <w:rPr>
                                    <w:rFonts w:cstheme="minorHAnsi"/>
                                  </w:rPr>
                                  <m:t>l</m:t>
                                </w:ins>
                              </m:r>
                            </m:e>
                            <m:sub>
                              <m:r>
                                <w:ins w:id="3221" w:author="Garrick W Bruening" w:date="2020-07-25T14:10:00Z">
                                  <m:rPr>
                                    <m:nor/>
                                  </m:rPr>
                                  <w:rPr>
                                    <w:rFonts w:cstheme="minorHAnsi"/>
                                  </w:rPr>
                                  <m:t>2</m:t>
                                </w:ins>
                              </m:r>
                            </m:sub>
                          </m:sSub>
                          <m:func>
                            <m:funcPr>
                              <m:ctrlPr>
                                <w:ins w:id="3222" w:author="Garrick W Bruening" w:date="2020-07-25T14:10:00Z">
                                  <w:rPr>
                                    <w:rFonts w:ascii="Cambria Math" w:hAnsi="Cambria Math" w:cstheme="minorHAnsi"/>
                                  </w:rPr>
                                </w:ins>
                              </m:ctrlPr>
                            </m:funcPr>
                            <m:fName>
                              <m:r>
                                <w:ins w:id="3223" w:author="Garrick W Bruening" w:date="2020-07-25T14:11:00Z">
                                  <m:rPr>
                                    <m:nor/>
                                  </m:rPr>
                                  <w:rPr>
                                    <w:rFonts w:cstheme="minorHAnsi"/>
                                  </w:rPr>
                                  <m:t>cos</m:t>
                                </w:ins>
                              </m:r>
                            </m:fName>
                            <m:e>
                              <m:d>
                                <m:dPr>
                                  <m:ctrlPr>
                                    <w:ins w:id="3224" w:author="Garrick W Bruening" w:date="2020-07-25T14:10:00Z">
                                      <w:rPr>
                                        <w:rFonts w:ascii="Cambria Math" w:hAnsi="Cambria Math" w:cstheme="minorHAnsi"/>
                                      </w:rPr>
                                    </w:ins>
                                  </m:ctrlPr>
                                </m:dPr>
                                <m:e>
                                  <m:sSub>
                                    <m:sSubPr>
                                      <m:ctrlPr>
                                        <w:ins w:id="3225" w:author="Garrick W Bruening" w:date="2020-07-25T14:10:00Z">
                                          <w:rPr>
                                            <w:rFonts w:ascii="Cambria Math" w:hAnsi="Cambria Math" w:cstheme="minorHAnsi"/>
                                          </w:rPr>
                                        </w:ins>
                                      </m:ctrlPr>
                                    </m:sSubPr>
                                    <m:e>
                                      <m:r>
                                        <w:ins w:id="3226" w:author="Garrick W Bruening" w:date="2020-07-25T14:10:00Z">
                                          <m:rPr>
                                            <m:nor/>
                                          </m:rPr>
                                          <w:rPr>
                                            <w:rFonts w:cstheme="minorHAnsi"/>
                                          </w:rPr>
                                          <m:t>θ</m:t>
                                        </w:ins>
                                      </m:r>
                                    </m:e>
                                    <m:sub>
                                      <m:r>
                                        <w:ins w:id="3227" w:author="Garrick W Bruening" w:date="2020-07-25T14:10:00Z">
                                          <m:rPr>
                                            <m:nor/>
                                          </m:rPr>
                                          <w:rPr>
                                            <w:rFonts w:cstheme="minorHAnsi"/>
                                          </w:rPr>
                                          <m:t>s</m:t>
                                        </w:ins>
                                      </m:r>
                                    </m:sub>
                                  </m:sSub>
                                  <m:r>
                                    <w:ins w:id="3228" w:author="Garrick W Bruening" w:date="2020-07-25T14:10:00Z">
                                      <m:rPr>
                                        <m:nor/>
                                      </m:rPr>
                                      <w:rPr>
                                        <w:rFonts w:cstheme="minorHAnsi"/>
                                      </w:rPr>
                                      <m:t>+</m:t>
                                    </w:ins>
                                  </m:r>
                                  <m:sSub>
                                    <m:sSubPr>
                                      <m:ctrlPr>
                                        <w:ins w:id="3229" w:author="Garrick W Bruening" w:date="2020-07-25T14:10:00Z">
                                          <w:rPr>
                                            <w:rFonts w:ascii="Cambria Math" w:hAnsi="Cambria Math" w:cstheme="minorHAnsi"/>
                                          </w:rPr>
                                        </w:ins>
                                      </m:ctrlPr>
                                    </m:sSubPr>
                                    <m:e>
                                      <m:r>
                                        <w:ins w:id="3230" w:author="Garrick W Bruening" w:date="2020-07-25T14:10:00Z">
                                          <m:rPr>
                                            <m:nor/>
                                          </m:rPr>
                                          <w:rPr>
                                            <w:rFonts w:cstheme="minorHAnsi"/>
                                          </w:rPr>
                                          <m:t>θ</m:t>
                                        </w:ins>
                                      </m:r>
                                    </m:e>
                                    <m:sub>
                                      <m:r>
                                        <w:ins w:id="3231" w:author="Garrick W Bruening" w:date="2020-07-25T14:10:00Z">
                                          <m:rPr>
                                            <m:nor/>
                                          </m:rPr>
                                          <w:rPr>
                                            <w:rFonts w:cstheme="minorHAnsi"/>
                                          </w:rPr>
                                          <m:t>e</m:t>
                                        </w:ins>
                                      </m:r>
                                    </m:sub>
                                  </m:sSub>
                                </m:e>
                              </m:d>
                            </m:e>
                          </m:func>
                        </m:e>
                        <m:e>
                          <m:sSub>
                            <m:sSubPr>
                              <m:ctrlPr>
                                <w:ins w:id="3232" w:author="Garrick W Bruening" w:date="2020-07-25T14:10:00Z">
                                  <w:rPr>
                                    <w:rFonts w:ascii="Cambria Math" w:hAnsi="Cambria Math" w:cstheme="minorHAnsi"/>
                                  </w:rPr>
                                </w:ins>
                              </m:ctrlPr>
                            </m:sSubPr>
                            <m:e>
                              <m:r>
                                <w:ins w:id="3233" w:author="Garrick W Bruening" w:date="2020-07-25T14:10:00Z">
                                  <m:rPr>
                                    <m:nor/>
                                  </m:rPr>
                                  <w:rPr>
                                    <w:rFonts w:cstheme="minorHAnsi"/>
                                  </w:rPr>
                                  <m:t>l</m:t>
                                </w:ins>
                              </m:r>
                            </m:e>
                            <m:sub>
                              <m:r>
                                <w:ins w:id="3234" w:author="Garrick W Bruening" w:date="2020-07-25T14:10:00Z">
                                  <m:rPr>
                                    <m:nor/>
                                  </m:rPr>
                                  <w:rPr>
                                    <w:rFonts w:cstheme="minorHAnsi"/>
                                  </w:rPr>
                                  <m:t>2</m:t>
                                </w:ins>
                              </m:r>
                            </m:sub>
                          </m:sSub>
                          <m:func>
                            <m:funcPr>
                              <m:ctrlPr>
                                <w:ins w:id="3235" w:author="Garrick W Bruening" w:date="2020-07-25T14:10:00Z">
                                  <w:rPr>
                                    <w:rFonts w:ascii="Cambria Math" w:hAnsi="Cambria Math" w:cstheme="minorHAnsi"/>
                                  </w:rPr>
                                </w:ins>
                              </m:ctrlPr>
                            </m:funcPr>
                            <m:fName>
                              <m:r>
                                <w:ins w:id="3236" w:author="Garrick W Bruening" w:date="2020-07-25T14:10:00Z">
                                  <m:rPr>
                                    <m:nor/>
                                  </m:rPr>
                                  <w:rPr>
                                    <w:rFonts w:cstheme="minorHAnsi"/>
                                  </w:rPr>
                                  <m:t>cos</m:t>
                                </w:ins>
                              </m:r>
                            </m:fName>
                            <m:e>
                              <m:d>
                                <m:dPr>
                                  <m:ctrlPr>
                                    <w:ins w:id="3237" w:author="Garrick W Bruening" w:date="2020-07-25T14:10:00Z">
                                      <w:rPr>
                                        <w:rFonts w:ascii="Cambria Math" w:hAnsi="Cambria Math" w:cstheme="minorHAnsi"/>
                                      </w:rPr>
                                    </w:ins>
                                  </m:ctrlPr>
                                </m:dPr>
                                <m:e>
                                  <m:sSub>
                                    <m:sSubPr>
                                      <m:ctrlPr>
                                        <w:ins w:id="3238" w:author="Garrick W Bruening" w:date="2020-07-25T14:10:00Z">
                                          <w:rPr>
                                            <w:rFonts w:ascii="Cambria Math" w:hAnsi="Cambria Math" w:cstheme="minorHAnsi"/>
                                          </w:rPr>
                                        </w:ins>
                                      </m:ctrlPr>
                                    </m:sSubPr>
                                    <m:e>
                                      <m:r>
                                        <w:ins w:id="3239" w:author="Garrick W Bruening" w:date="2020-07-25T14:10:00Z">
                                          <m:rPr>
                                            <m:nor/>
                                          </m:rPr>
                                          <w:rPr>
                                            <w:rFonts w:cstheme="minorHAnsi"/>
                                          </w:rPr>
                                          <m:t>θ</m:t>
                                        </w:ins>
                                      </m:r>
                                    </m:e>
                                    <m:sub>
                                      <m:r>
                                        <w:ins w:id="3240" w:author="Garrick W Bruening" w:date="2020-07-25T14:10:00Z">
                                          <m:rPr>
                                            <m:nor/>
                                          </m:rPr>
                                          <w:rPr>
                                            <w:rFonts w:cstheme="minorHAnsi"/>
                                          </w:rPr>
                                          <m:t>s</m:t>
                                        </w:ins>
                                      </m:r>
                                    </m:sub>
                                  </m:sSub>
                                  <m:r>
                                    <w:ins w:id="3241" w:author="Garrick W Bruening" w:date="2020-07-25T14:10:00Z">
                                      <m:rPr>
                                        <m:nor/>
                                      </m:rPr>
                                      <w:rPr>
                                        <w:rFonts w:cstheme="minorHAnsi"/>
                                      </w:rPr>
                                      <m:t>+</m:t>
                                    </w:ins>
                                  </m:r>
                                  <m:sSub>
                                    <m:sSubPr>
                                      <m:ctrlPr>
                                        <w:ins w:id="3242" w:author="Garrick W Bruening" w:date="2020-07-25T14:10:00Z">
                                          <w:rPr>
                                            <w:rFonts w:ascii="Cambria Math" w:hAnsi="Cambria Math" w:cstheme="minorHAnsi"/>
                                          </w:rPr>
                                        </w:ins>
                                      </m:ctrlPr>
                                    </m:sSubPr>
                                    <m:e>
                                      <m:r>
                                        <w:ins w:id="3243" w:author="Garrick W Bruening" w:date="2020-07-25T14:10:00Z">
                                          <m:rPr>
                                            <m:nor/>
                                          </m:rPr>
                                          <w:rPr>
                                            <w:rFonts w:cstheme="minorHAnsi"/>
                                          </w:rPr>
                                          <m:t>θ</m:t>
                                        </w:ins>
                                      </m:r>
                                    </m:e>
                                    <m:sub>
                                      <m:r>
                                        <w:ins w:id="3244" w:author="Garrick W Bruening" w:date="2020-07-25T14:10:00Z">
                                          <m:rPr>
                                            <m:nor/>
                                          </m:rPr>
                                          <w:rPr>
                                            <w:rFonts w:cstheme="minorHAnsi"/>
                                          </w:rPr>
                                          <m:t>e</m:t>
                                        </w:ins>
                                      </m:r>
                                    </m:sub>
                                  </m:sSub>
                                </m:e>
                              </m:d>
                            </m:e>
                          </m:func>
                        </m:e>
                      </m:mr>
                    </m:m>
                  </m:e>
                </m:d>
              </m:oMath>
            </m:oMathPara>
          </w:p>
          <w:p w14:paraId="4E303C1A" w14:textId="77777777" w:rsidR="002E1506" w:rsidRPr="009802F2" w:rsidRDefault="002E1506" w:rsidP="003857B1">
            <w:pPr>
              <w:jc w:val="center"/>
              <w:rPr>
                <w:ins w:id="3245" w:author="Garrick W Bruening" w:date="2020-07-25T15:18:00Z"/>
                <w:rFonts w:ascii="Cambria" w:hAnsi="Cambria" w:cs="Aharoni"/>
              </w:rPr>
            </w:pPr>
          </w:p>
        </w:tc>
        <w:tc>
          <w:tcPr>
            <w:tcW w:w="500" w:type="pct"/>
            <w:vAlign w:val="bottom"/>
          </w:tcPr>
          <w:p w14:paraId="2B7E8345" w14:textId="76856D9C" w:rsidR="002E1506" w:rsidRPr="009802F2" w:rsidRDefault="00CD3E1B" w:rsidP="003857B1">
            <w:pPr>
              <w:pStyle w:val="Caption"/>
              <w:keepNext/>
              <w:jc w:val="right"/>
              <w:rPr>
                <w:ins w:id="3246" w:author="Garrick W Bruening" w:date="2020-07-25T15:18:00Z"/>
                <w:i w:val="0"/>
                <w:iCs w:val="0"/>
                <w:sz w:val="22"/>
                <w:szCs w:val="22"/>
                <w:rPrChange w:id="3247" w:author="Garrick W Bruening" w:date="2020-07-27T23:34:00Z">
                  <w:rPr>
                    <w:ins w:id="3248" w:author="Garrick W Bruening" w:date="2020-07-25T15:18:00Z"/>
                    <w:i w:val="0"/>
                    <w:sz w:val="24"/>
                    <w:szCs w:val="24"/>
                  </w:rPr>
                </w:rPrChange>
              </w:rPr>
            </w:pPr>
            <w:r w:rsidRPr="009802F2">
              <w:rPr>
                <w:i w:val="0"/>
                <w:iCs w:val="0"/>
                <w:color w:val="auto"/>
                <w:sz w:val="22"/>
                <w:szCs w:val="22"/>
                <w:rPrChange w:id="3249" w:author="Garrick W Bruening" w:date="2020-07-27T23:34:00Z">
                  <w:rPr>
                    <w:i w:val="0"/>
                    <w:iCs w:val="0"/>
                    <w:color w:val="auto"/>
                    <w:sz w:val="24"/>
                    <w:szCs w:val="24"/>
                  </w:rPr>
                </w:rPrChange>
              </w:rPr>
              <w:t>(</w:t>
            </w:r>
            <w:r w:rsidRPr="009802F2">
              <w:rPr>
                <w:i w:val="0"/>
                <w:iCs w:val="0"/>
                <w:color w:val="auto"/>
                <w:sz w:val="22"/>
                <w:szCs w:val="22"/>
                <w:rPrChange w:id="3250" w:author="Garrick W Bruening" w:date="2020-07-27T23:34:00Z">
                  <w:rPr>
                    <w:i w:val="0"/>
                    <w:iCs w:val="0"/>
                    <w:color w:val="auto"/>
                    <w:sz w:val="24"/>
                    <w:szCs w:val="24"/>
                  </w:rPr>
                </w:rPrChange>
              </w:rPr>
              <w:fldChar w:fldCharType="begin"/>
            </w:r>
            <w:r w:rsidRPr="009802F2">
              <w:rPr>
                <w:i w:val="0"/>
                <w:iCs w:val="0"/>
                <w:color w:val="auto"/>
                <w:sz w:val="22"/>
                <w:szCs w:val="22"/>
                <w:rPrChange w:id="3251"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252"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8</w:t>
            </w:r>
            <w:r w:rsidRPr="009802F2">
              <w:rPr>
                <w:i w:val="0"/>
                <w:iCs w:val="0"/>
                <w:color w:val="auto"/>
                <w:sz w:val="22"/>
                <w:szCs w:val="22"/>
                <w:rPrChange w:id="3253" w:author="Garrick W Bruening" w:date="2020-07-27T23:34:00Z">
                  <w:rPr>
                    <w:i w:val="0"/>
                    <w:iCs w:val="0"/>
                    <w:color w:val="auto"/>
                    <w:sz w:val="24"/>
                    <w:szCs w:val="24"/>
                  </w:rPr>
                </w:rPrChange>
              </w:rPr>
              <w:fldChar w:fldCharType="end"/>
            </w:r>
            <w:r w:rsidRPr="009802F2">
              <w:rPr>
                <w:i w:val="0"/>
                <w:iCs w:val="0"/>
                <w:color w:val="auto"/>
                <w:sz w:val="22"/>
                <w:szCs w:val="22"/>
                <w:rPrChange w:id="3254" w:author="Garrick W Bruening" w:date="2020-07-27T23:34:00Z">
                  <w:rPr>
                    <w:i w:val="0"/>
                    <w:iCs w:val="0"/>
                    <w:color w:val="auto"/>
                    <w:sz w:val="24"/>
                    <w:szCs w:val="24"/>
                  </w:rPr>
                </w:rPrChange>
              </w:rPr>
              <w:t>)</w:t>
            </w:r>
          </w:p>
        </w:tc>
      </w:tr>
    </w:tbl>
    <w:p w14:paraId="66A428D7" w14:textId="20D3997B" w:rsidR="1800F1BB" w:rsidRPr="009802F2" w:rsidDel="00993E5A" w:rsidRDefault="1800F1BB">
      <w:pPr>
        <w:rPr>
          <w:del w:id="3255" w:author="Garrick W Bruening" w:date="2020-07-25T14:31:00Z"/>
        </w:rPr>
        <w:pPrChange w:id="3256" w:author="Garrick W Bruening" w:date="2020-07-25T14:31:00Z">
          <w:pPr>
            <w:ind w:firstLine="720"/>
          </w:pPr>
        </w:pPrChange>
      </w:pPr>
      <w:del w:id="3257" w:author="Garrick W Bruening" w:date="2020-07-25T14:31:00Z">
        <w:r w:rsidRPr="009802F2" w:rsidDel="00993E5A">
          <w:lastRenderedPageBreak/>
          <w:delText xml:space="preserve">\Lambda = \frac{dx}{d\theta} = </w:delText>
        </w:r>
      </w:del>
    </w:p>
    <w:p w14:paraId="063DBE23" w14:textId="39360C31" w:rsidR="1800F1BB" w:rsidRPr="009802F2" w:rsidDel="00993E5A" w:rsidRDefault="1800F1BB">
      <w:pPr>
        <w:rPr>
          <w:del w:id="3258" w:author="Garrick W Bruening" w:date="2020-07-25T14:31:00Z"/>
        </w:rPr>
        <w:pPrChange w:id="3259" w:author="Garrick W Bruening" w:date="2020-07-25T14:31:00Z">
          <w:pPr>
            <w:ind w:firstLine="1440"/>
          </w:pPr>
        </w:pPrChange>
      </w:pPr>
      <w:del w:id="3260" w:author="Garrick W Bruening" w:date="2020-07-25T14:31:00Z">
        <w:r w:rsidRPr="009802F2" w:rsidDel="00993E5A">
          <w:delText>-l_1sin(\theta_s)-l_2sin(\theta_s+\theta_e) &amp; -l_2sin(\theta_s+\theta_e)\\</w:delText>
        </w:r>
      </w:del>
    </w:p>
    <w:p w14:paraId="33C716F5" w14:textId="1DBE1A35" w:rsidR="1800F1BB" w:rsidRPr="009802F2" w:rsidRDefault="1800F1BB">
      <w:pPr>
        <w:pStyle w:val="Caption"/>
        <w:rPr>
          <w:sz w:val="24"/>
          <w:szCs w:val="24"/>
        </w:rPr>
        <w:pPrChange w:id="3261" w:author="Garrick W Bruening" w:date="2020-07-25T14:31:00Z">
          <w:pPr>
            <w:ind w:firstLine="1440"/>
          </w:pPr>
        </w:pPrChange>
      </w:pPr>
      <w:del w:id="3262" w:author="Garrick W Bruening" w:date="2020-07-25T14:31:00Z">
        <w:r w:rsidRPr="009802F2" w:rsidDel="00993E5A">
          <w:rPr>
            <w:i w:val="0"/>
            <w:iCs w:val="0"/>
          </w:rPr>
          <w:delText>l_1cos(\theta_s)+l_2cos(\theta_s+\theta_e) &amp; l_2cos(\theta_s+\theta_e)\</w:delText>
        </w:r>
      </w:del>
    </w:p>
    <w:p w14:paraId="73133272" w14:textId="7B0CBBFD" w:rsidR="002E1506" w:rsidRPr="009802F2" w:rsidRDefault="1800F1BB" w:rsidP="00994DAB">
      <w:r w:rsidRPr="009802F2">
        <w:t>The inertial matrix</w:t>
      </w:r>
      <w:ins w:id="3263" w:author="Garrick W Bruening" w:date="2020-07-25T14:26:00Z">
        <w:r w:rsidR="002850B7" w:rsidRPr="009802F2">
          <w:t xml:space="preserve"> </w:t>
        </w:r>
        <w:r w:rsidR="002850B7" w:rsidRPr="009802F2">
          <w:rPr>
            <w:rFonts w:eastAsiaTheme="minorEastAsia"/>
          </w:rPr>
          <w:t>(</w:t>
        </w:r>
      </w:ins>
      <m:oMath>
        <m:r>
          <w:ins w:id="3264" w:author="Garrick W Bruening" w:date="2020-07-25T14:26:00Z">
            <m:rPr>
              <m:sty m:val="p"/>
            </m:rPr>
            <w:rPr>
              <w:rFonts w:ascii="Cambria Math" w:hAnsi="Cambria Math"/>
            </w:rPr>
            <m:t>I</m:t>
          </w:ins>
        </m:r>
        <m:d>
          <m:dPr>
            <m:ctrlPr>
              <w:ins w:id="3265" w:author="Garrick W Bruening" w:date="2020-07-25T14:26:00Z">
                <w:rPr>
                  <w:rFonts w:ascii="Cambria Math" w:hAnsi="Cambria Math"/>
                </w:rPr>
              </w:ins>
            </m:ctrlPr>
          </m:dPr>
          <m:e>
            <m:r>
              <w:ins w:id="3266" w:author="Garrick W Bruening" w:date="2020-07-25T14:26:00Z">
                <m:rPr>
                  <m:sty m:val="p"/>
                </m:rPr>
                <w:rPr>
                  <w:rFonts w:ascii="Cambria Math" w:hAnsi="Cambria Math"/>
                </w:rPr>
                <m:t>θ</m:t>
              </w:ins>
            </m:r>
          </m:e>
        </m:d>
      </m:oMath>
      <w:ins w:id="3267" w:author="Garrick W Bruening" w:date="2020-07-25T14:26:00Z">
        <w:r w:rsidR="002850B7" w:rsidRPr="009802F2">
          <w:rPr>
            <w:rFonts w:eastAsiaTheme="minorEastAsia"/>
          </w:rPr>
          <w:t>)</w:t>
        </w:r>
      </w:ins>
      <w:r w:rsidRPr="009802F2">
        <w:t xml:space="preserve"> is defined in Eq. </w:t>
      </w:r>
      <w:del w:id="3268" w:author="Garrick W Bruening" w:date="2020-07-27T20:16:00Z">
        <w:r w:rsidRPr="009802F2">
          <w:delText>\ref{eq:inertial_matrix</w:delText>
        </w:r>
        <w:r w:rsidRPr="009802F2" w:rsidDel="00B8195B">
          <w:delText>}</w:delText>
        </w:r>
      </w:del>
      <w:ins w:id="3269" w:author="Garrick W Bruening" w:date="2020-07-27T20:17:00Z">
        <w:r w:rsidR="00601287" w:rsidRPr="009802F2">
          <w:fldChar w:fldCharType="begin"/>
        </w:r>
        <w:r w:rsidR="00601287" w:rsidRPr="009802F2">
          <w:instrText xml:space="preserve"> REF _Ref46773450 \h </w:instrText>
        </w:r>
      </w:ins>
      <w:r w:rsidR="00601287" w:rsidRPr="009802F2">
        <w:rPr>
          <w:rPrChange w:id="3270" w:author="Garrick W Bruening" w:date="2020-07-27T20:17:00Z">
            <w:rPr>
              <w:i/>
              <w:iCs/>
            </w:rPr>
          </w:rPrChange>
        </w:rPr>
        <w:instrText xml:space="preserve"> \* MERGEFORMAT </w:instrText>
      </w:r>
      <w:r w:rsidR="00601287" w:rsidRPr="009802F2">
        <w:fldChar w:fldCharType="separate"/>
      </w:r>
      <w:r w:rsidR="005B369E" w:rsidRPr="009802F2">
        <w:rPr>
          <w:noProof/>
          <w:rPrChange w:id="3271" w:author="Garrick W Bruening" w:date="2020-07-27T23:34:00Z">
            <w:rPr>
              <w:i/>
              <w:iCs/>
              <w:sz w:val="24"/>
              <w:szCs w:val="24"/>
            </w:rPr>
          </w:rPrChange>
        </w:rPr>
        <w:t>(</w:t>
      </w:r>
      <w:r w:rsidR="005B369E" w:rsidRPr="009802F2">
        <w:rPr>
          <w:noProof/>
        </w:rPr>
        <w:t>9</w:t>
      </w:r>
      <w:r w:rsidR="005B369E" w:rsidRPr="009802F2">
        <w:rPr>
          <w:rPrChange w:id="3272" w:author="Garrick W Bruening" w:date="2020-07-27T23:34:00Z">
            <w:rPr>
              <w:i/>
              <w:iCs/>
              <w:sz w:val="24"/>
              <w:szCs w:val="24"/>
            </w:rPr>
          </w:rPrChange>
        </w:rPr>
        <w:t>)</w:t>
      </w:r>
      <w:ins w:id="3273" w:author="Garrick W Bruening" w:date="2020-07-27T20:17:00Z">
        <w:r w:rsidR="00601287" w:rsidRPr="009802F2">
          <w:fldChar w:fldCharType="end"/>
        </w:r>
      </w:ins>
      <w:r w:rsidRPr="009802F2">
        <w:t>, where mass is mass added at the hand.</w:t>
      </w:r>
      <w:ins w:id="3274" w:author="Garrick W Bruening" w:date="2020-07-25T14:26:00Z">
        <w:r w:rsidR="003E02D5" w:rsidRPr="009802F2">
          <w:t xml:space="preserve"> </w:t>
        </w:r>
        <w:r w:rsidR="003E02D5" w:rsidRPr="009802F2">
          <w:rPr>
            <w:rFonts w:eastAsiaTheme="minorEastAsia"/>
          </w:rPr>
          <w:t xml:space="preserve">The </w:t>
        </w:r>
        <w:r w:rsidR="006202B9" w:rsidRPr="009802F2">
          <w:rPr>
            <w:rFonts w:eastAsiaTheme="minorEastAsia"/>
          </w:rPr>
          <w:t>cen</w:t>
        </w:r>
        <w:r w:rsidR="00DB00B9" w:rsidRPr="009802F2">
          <w:rPr>
            <w:rFonts w:eastAsiaTheme="minorEastAsia"/>
          </w:rPr>
          <w:t>troid lengths</w:t>
        </w:r>
      </w:ins>
      <w:ins w:id="3275" w:author="Garrick W Bruening" w:date="2020-07-25T14:27:00Z">
        <w:r w:rsidR="000A59F2" w:rsidRPr="009802F2">
          <w:rPr>
            <w:rFonts w:eastAsiaTheme="minorEastAsia"/>
          </w:rPr>
          <w:t xml:space="preserve">, </w:t>
        </w:r>
      </w:ins>
      <m:oMath>
        <m:sSub>
          <m:sSubPr>
            <m:ctrlPr>
              <w:ins w:id="3276" w:author="Garrick W Bruening" w:date="2020-07-25T14:27:00Z">
                <w:rPr>
                  <w:rFonts w:ascii="Cambria Math" w:hAnsi="Cambria Math" w:cstheme="minorHAnsi"/>
                </w:rPr>
              </w:ins>
            </m:ctrlPr>
          </m:sSubPr>
          <m:e>
            <m:r>
              <w:ins w:id="3277" w:author="Garrick W Bruening" w:date="2020-07-25T14:27:00Z">
                <m:rPr>
                  <m:nor/>
                </m:rPr>
                <w:rPr>
                  <w:rFonts w:cstheme="minorHAnsi"/>
                  <w:rPrChange w:id="3278" w:author="Garrick W Bruening" w:date="2020-10-02T13:58:00Z">
                    <w:rPr>
                      <w:rFonts w:ascii="Cambria Math" w:hAnsi="Cambria Math"/>
                      <w:i/>
                    </w:rPr>
                  </w:rPrChange>
                </w:rPr>
                <m:t>r</m:t>
              </w:ins>
            </m:r>
          </m:e>
          <m:sub>
            <m:r>
              <w:ins w:id="3279" w:author="Garrick W Bruening" w:date="2020-07-25T14:27:00Z">
                <m:rPr>
                  <m:nor/>
                </m:rPr>
                <w:rPr>
                  <w:rFonts w:cstheme="minorHAnsi"/>
                  <w:rPrChange w:id="3280" w:author="Garrick W Bruening" w:date="2020-10-02T13:58:00Z">
                    <w:rPr>
                      <w:rFonts w:ascii="Cambria Math" w:hAnsi="Cambria Math"/>
                      <w:i/>
                    </w:rPr>
                  </w:rPrChange>
                </w:rPr>
                <m:t>1</m:t>
              </w:ins>
            </m:r>
          </m:sub>
        </m:sSub>
      </m:oMath>
      <w:ins w:id="3281" w:author="Garrick W Bruening" w:date="2020-07-25T14:27:00Z">
        <w:r w:rsidR="000A59F2" w:rsidRPr="009802F2">
          <w:rPr>
            <w:rFonts w:eastAsiaTheme="minorEastAsia"/>
          </w:rPr>
          <w:t xml:space="preserve"> and </w:t>
        </w:r>
      </w:ins>
      <m:oMath>
        <m:sSub>
          <m:sSubPr>
            <m:ctrlPr>
              <w:ins w:id="3282" w:author="Garrick W Bruening" w:date="2020-07-25T14:26:00Z">
                <w:rPr>
                  <w:rFonts w:ascii="Cambria Math" w:hAnsi="Cambria Math" w:cstheme="minorHAnsi"/>
                </w:rPr>
              </w:ins>
            </m:ctrlPr>
          </m:sSubPr>
          <m:e>
            <m:r>
              <w:ins w:id="3283" w:author="Garrick W Bruening" w:date="2020-07-25T14:26:00Z">
                <m:rPr>
                  <m:nor/>
                </m:rPr>
                <w:rPr>
                  <w:rFonts w:cstheme="minorHAnsi"/>
                  <w:rPrChange w:id="3284" w:author="Garrick W Bruening" w:date="2020-10-02T13:58:00Z">
                    <w:rPr>
                      <w:rFonts w:ascii="Cambria Math" w:hAnsi="Cambria Math"/>
                      <w:i/>
                    </w:rPr>
                  </w:rPrChange>
                </w:rPr>
                <m:t>r</m:t>
              </w:ins>
            </m:r>
          </m:e>
          <m:sub>
            <m:r>
              <w:ins w:id="3285" w:author="Garrick W Bruening" w:date="2020-07-25T14:26:00Z">
                <m:rPr>
                  <m:nor/>
                </m:rPr>
                <w:rPr>
                  <w:rFonts w:cstheme="minorHAnsi"/>
                  <w:rPrChange w:id="3286" w:author="Garrick W Bruening" w:date="2020-10-02T13:58:00Z">
                    <w:rPr>
                      <w:rFonts w:ascii="Cambria Math" w:hAnsi="Cambria Math"/>
                      <w:i/>
                    </w:rPr>
                  </w:rPrChange>
                </w:rPr>
                <m:t>22</m:t>
              </w:ins>
            </m:r>
          </m:sub>
        </m:sSub>
      </m:oMath>
      <w:ins w:id="3287" w:author="Garrick W Bruening" w:date="2020-07-25T14:27:00Z">
        <w:r w:rsidR="000A59F2" w:rsidRPr="009802F2">
          <w:rPr>
            <w:rFonts w:eastAsiaTheme="minorEastAsia"/>
          </w:rPr>
          <w:t xml:space="preserve">, refer to the centroid length of the </w:t>
        </w:r>
        <w:proofErr w:type="spellStart"/>
        <w:r w:rsidR="000A59F2" w:rsidRPr="009802F2">
          <w:rPr>
            <w:rFonts w:eastAsiaTheme="minorEastAsia"/>
          </w:rPr>
          <w:t>upperarm</w:t>
        </w:r>
        <w:proofErr w:type="spellEnd"/>
        <w:r w:rsidR="000A59F2" w:rsidRPr="009802F2">
          <w:rPr>
            <w:rFonts w:eastAsiaTheme="minorEastAsia"/>
          </w:rPr>
          <w:t xml:space="preserve"> and forearm </w:t>
        </w:r>
        <w:r w:rsidR="00C1386E" w:rsidRPr="009802F2">
          <w:rPr>
            <w:rFonts w:eastAsiaTheme="minorEastAsia"/>
          </w:rPr>
          <w:t>with mass added.</w:t>
        </w:r>
      </w:ins>
      <w:ins w:id="3288" w:author="Garrick W Bruening" w:date="2020-07-25T14:28:00Z">
        <w:r w:rsidR="005C658B" w:rsidRPr="009802F2">
          <w:rPr>
            <w:rFonts w:eastAsiaTheme="minorEastAsia"/>
          </w:rPr>
          <w:t xml:space="preserve"> </w:t>
        </w:r>
      </w:ins>
      <m:oMath>
        <m:sSub>
          <m:sSubPr>
            <m:ctrlPr>
              <w:ins w:id="3289" w:author="Garrick W Bruening" w:date="2020-07-25T14:29:00Z">
                <w:rPr>
                  <w:rFonts w:ascii="Cambria Math" w:eastAsiaTheme="minorEastAsia" w:hAnsi="Cambria Math" w:cstheme="minorHAnsi"/>
                </w:rPr>
              </w:ins>
            </m:ctrlPr>
          </m:sSubPr>
          <m:e>
            <m:r>
              <w:ins w:id="3290" w:author="Garrick W Bruening" w:date="2020-07-25T14:29:00Z">
                <m:rPr>
                  <m:nor/>
                </m:rPr>
                <w:rPr>
                  <w:rFonts w:eastAsiaTheme="minorEastAsia" w:cstheme="minorHAnsi"/>
                  <w:rPrChange w:id="3291" w:author="Garrick W Bruening" w:date="2020-10-02T13:58:00Z">
                    <w:rPr>
                      <w:rFonts w:ascii="Cambria Math" w:eastAsiaTheme="minorEastAsia" w:hAnsi="Cambria Math"/>
                      <w:i/>
                    </w:rPr>
                  </w:rPrChange>
                </w:rPr>
                <m:t>I</m:t>
              </w:ins>
            </m:r>
          </m:e>
          <m:sub>
            <m:r>
              <w:ins w:id="3292" w:author="Garrick W Bruening" w:date="2020-07-25T14:29:00Z">
                <m:rPr>
                  <m:nor/>
                </m:rPr>
                <w:rPr>
                  <w:rFonts w:eastAsiaTheme="minorEastAsia" w:cstheme="minorHAnsi"/>
                  <w:rPrChange w:id="3293" w:author="Garrick W Bruening" w:date="2020-10-02T13:58:00Z">
                    <w:rPr>
                      <w:rFonts w:ascii="Cambria Math" w:eastAsiaTheme="minorEastAsia" w:hAnsi="Cambria Math"/>
                      <w:i/>
                    </w:rPr>
                  </w:rPrChange>
                </w:rPr>
                <m:t>COM,1</m:t>
              </w:ins>
            </m:r>
          </m:sub>
        </m:sSub>
      </m:oMath>
      <w:ins w:id="3294" w:author="Garrick W Bruening" w:date="2020-07-25T14:29:00Z">
        <w:r w:rsidR="0020477F" w:rsidRPr="009802F2">
          <w:rPr>
            <w:rFonts w:eastAsiaTheme="minorEastAsia"/>
          </w:rPr>
          <w:t xml:space="preserve"> and </w:t>
        </w:r>
      </w:ins>
      <m:oMath>
        <m:sSub>
          <m:sSubPr>
            <m:ctrlPr>
              <w:ins w:id="3295" w:author="Garrick W Bruening" w:date="2020-07-25T14:29:00Z">
                <w:rPr>
                  <w:rFonts w:ascii="Cambria Math" w:eastAsiaTheme="minorEastAsia" w:hAnsi="Cambria Math" w:cstheme="minorHAnsi"/>
                </w:rPr>
              </w:ins>
            </m:ctrlPr>
          </m:sSubPr>
          <m:e>
            <m:r>
              <w:ins w:id="3296" w:author="Garrick W Bruening" w:date="2020-07-25T14:29:00Z">
                <m:rPr>
                  <m:nor/>
                </m:rPr>
                <w:rPr>
                  <w:rFonts w:eastAsiaTheme="minorEastAsia" w:cstheme="minorHAnsi"/>
                  <w:rPrChange w:id="3297" w:author="Garrick W Bruening" w:date="2020-10-02T13:58:00Z">
                    <w:rPr>
                      <w:rFonts w:ascii="Cambria Math" w:eastAsiaTheme="minorEastAsia" w:hAnsi="Cambria Math"/>
                      <w:i/>
                    </w:rPr>
                  </w:rPrChange>
                </w:rPr>
                <m:t>I</m:t>
              </w:ins>
            </m:r>
          </m:e>
          <m:sub>
            <m:r>
              <w:ins w:id="3298" w:author="Garrick W Bruening" w:date="2020-07-25T14:29:00Z">
                <m:rPr>
                  <m:nor/>
                </m:rPr>
                <w:rPr>
                  <w:rFonts w:eastAsiaTheme="minorEastAsia" w:cstheme="minorHAnsi"/>
                  <w:rPrChange w:id="3299" w:author="Garrick W Bruening" w:date="2020-10-02T13:58:00Z">
                    <w:rPr>
                      <w:rFonts w:ascii="Cambria Math" w:eastAsiaTheme="minorEastAsia" w:hAnsi="Cambria Math"/>
                      <w:i/>
                    </w:rPr>
                  </w:rPrChange>
                </w:rPr>
                <m:t>COM,2</m:t>
              </w:ins>
            </m:r>
          </m:sub>
        </m:sSub>
      </m:oMath>
      <w:ins w:id="3300" w:author="Garrick W Bruening" w:date="2020-07-25T14:29:00Z">
        <w:r w:rsidR="0020477F" w:rsidRPr="009802F2">
          <w:rPr>
            <w:rFonts w:eastAsiaTheme="minorEastAsia"/>
          </w:rPr>
          <w:t xml:space="preserve"> are the </w:t>
        </w:r>
      </w:ins>
      <w:ins w:id="3301" w:author="Garrick W Bruening" w:date="2020-07-25T14:30:00Z">
        <w:r w:rsidR="000401D9" w:rsidRPr="009802F2">
          <w:rPr>
            <w:rFonts w:eastAsiaTheme="minorEastAsia"/>
          </w:rPr>
          <w:t xml:space="preserve">moment of inertia about the center of mass for the </w:t>
        </w:r>
      </w:ins>
      <w:ins w:id="3302" w:author="Garrick W Bruening" w:date="2020-10-02T13:58:00Z">
        <w:r w:rsidR="00EB39D8" w:rsidRPr="009802F2">
          <w:rPr>
            <w:rFonts w:eastAsiaTheme="minorEastAsia"/>
          </w:rPr>
          <w:t>upper arm</w:t>
        </w:r>
      </w:ins>
      <w:ins w:id="3303" w:author="Garrick W Bruening" w:date="2020-07-25T14:30:00Z">
        <w:r w:rsidR="000401D9" w:rsidRPr="009802F2">
          <w:rPr>
            <w:rFonts w:eastAsiaTheme="minorEastAsia"/>
          </w:rPr>
          <w:t xml:space="preserve"> and forearm.</w:t>
        </w:r>
      </w:ins>
    </w:p>
    <w:p w14:paraId="6E5FC0CF" w14:textId="2C2EF666" w:rsidR="00783EEF" w:rsidRPr="009802F2" w:rsidRDefault="00783EEF" w:rsidP="00783EEF">
      <w:pPr>
        <w:pStyle w:val="Caption"/>
        <w:keepNext/>
        <w:rPr>
          <w:i w:val="0"/>
          <w:iCs w:val="0"/>
        </w:rPr>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19DFF20F" w14:textId="77777777" w:rsidTr="00783EEF">
        <w:trPr>
          <w:ins w:id="3304" w:author="Garrick W Bruening" w:date="2020-07-25T15:18:00Z"/>
        </w:trPr>
        <w:tc>
          <w:tcPr>
            <w:tcW w:w="500" w:type="pct"/>
          </w:tcPr>
          <w:p w14:paraId="428329AA" w14:textId="77777777" w:rsidR="002E1506" w:rsidRPr="009802F2" w:rsidRDefault="002E1506" w:rsidP="003857B1">
            <w:pPr>
              <w:rPr>
                <w:ins w:id="3305" w:author="Garrick W Bruening" w:date="2020-07-25T15:18:00Z"/>
              </w:rPr>
            </w:pPr>
          </w:p>
        </w:tc>
        <w:tc>
          <w:tcPr>
            <w:tcW w:w="4000" w:type="pct"/>
            <w:vAlign w:val="center"/>
          </w:tcPr>
          <w:p w14:paraId="3CE2281D" w14:textId="18C50667" w:rsidR="00DF6F09" w:rsidRPr="009802F2" w:rsidRDefault="002E6FCC" w:rsidP="003857B1">
            <w:pPr>
              <w:jc w:val="center"/>
              <w:rPr>
                <w:ins w:id="3306" w:author="Garrick W Bruening" w:date="2020-07-25T15:18:00Z"/>
                <w:rFonts w:cstheme="minorHAnsi"/>
              </w:rPr>
            </w:pPr>
            <m:oMathPara>
              <m:oMathParaPr>
                <m:jc m:val="center"/>
              </m:oMathParaPr>
              <m:oMath>
                <m:m>
                  <m:mPr>
                    <m:cGp m:val="8"/>
                    <m:mcs>
                      <m:mc>
                        <m:mcPr>
                          <m:count m:val="1"/>
                          <m:mcJc m:val="left"/>
                        </m:mcPr>
                      </m:mc>
                    </m:mcs>
                    <m:ctrlPr>
                      <w:rPr>
                        <w:rFonts w:ascii="Cambria Math" w:hAnsi="Cambria Math" w:cstheme="minorHAnsi"/>
                      </w:rPr>
                    </m:ctrlPr>
                  </m:mPr>
                  <m:mr>
                    <m:e>
                      <m:m>
                        <m:mPr>
                          <m:mcs>
                            <m:mc>
                              <m:mcPr>
                                <m:count m:val="1"/>
                                <m:mcJc m:val="left"/>
                              </m:mcPr>
                            </m:mc>
                          </m:mcs>
                          <m:ctrlPr>
                            <w:rPr>
                              <w:rFonts w:ascii="Cambria Math" w:hAnsi="Cambria Math" w:cstheme="minorHAnsi"/>
                            </w:rPr>
                          </m:ctrlPr>
                        </m:mPr>
                        <m:mr>
                          <m:e>
                            <m:r>
                              <m:rPr>
                                <m:nor/>
                              </m:rPr>
                              <w:rPr>
                                <w:rFonts w:cstheme="minorHAnsi"/>
                              </w:rPr>
                              <m:t>I</m:t>
                            </m:r>
                            <m:d>
                              <m:dPr>
                                <m:ctrlPr>
                                  <w:rPr>
                                    <w:rFonts w:ascii="Cambria Math" w:hAnsi="Cambria Math" w:cstheme="minorHAnsi"/>
                                  </w:rPr>
                                </m:ctrlPr>
                              </m:dPr>
                              <m:e>
                                <m:r>
                                  <m:rPr>
                                    <m:nor/>
                                  </m:rPr>
                                  <w:rPr>
                                    <w:rFonts w:cstheme="minorHAnsi"/>
                                  </w:rPr>
                                  <m:t>θ</m:t>
                                </m:r>
                              </m:e>
                            </m:d>
                            <m:r>
                              <m:rPr>
                                <m:nor/>
                              </m:rPr>
                              <w:rPr>
                                <w:rFonts w:cstheme="minorHAnsi"/>
                              </w:rPr>
                              <m:t xml:space="preserve">= </m:t>
                            </m:r>
                            <m:d>
                              <m:dPr>
                                <m:begChr m:val="["/>
                                <m:endChr m:val="]"/>
                                <m:ctrlPr>
                                  <w:rPr>
                                    <w:rFonts w:ascii="Cambria Math" w:hAnsi="Cambria Math" w:cstheme="minorHAnsi"/>
                                  </w:rPr>
                                </m:ctrlPr>
                              </m:dPr>
                              <m:e>
                                <m:m>
                                  <m:mPr>
                                    <m:mcs>
                                      <m:mc>
                                        <m:mcPr>
                                          <m:count m:val="1"/>
                                          <m:mcJc m:val="center"/>
                                        </m:mcPr>
                                      </m:mc>
                                      <m:mc>
                                        <m:mcPr>
                                          <m:count m:val="1"/>
                                          <m:mcJc m:val="left"/>
                                        </m:mcPr>
                                      </m:mc>
                                    </m:mcs>
                                    <m:ctrlPr>
                                      <w:rPr>
                                        <w:rFonts w:ascii="Cambria Math" w:hAnsi="Cambria Math" w:cstheme="minorHAnsi"/>
                                      </w:rPr>
                                    </m:ctrlPr>
                                  </m:mPr>
                                  <m:mr>
                                    <m:e>
                                      <m:sSub>
                                        <m:sSubPr>
                                          <m:ctrlPr>
                                            <w:rPr>
                                              <w:rFonts w:ascii="Cambria Math" w:hAnsi="Cambria Math" w:cstheme="minorHAnsi"/>
                                            </w:rPr>
                                          </m:ctrlPr>
                                        </m:sSubPr>
                                        <m:e>
                                          <m:r>
                                            <m:rPr>
                                              <m:nor/>
                                            </m:rPr>
                                            <w:rPr>
                                              <w:rFonts w:cstheme="minorHAnsi"/>
                                            </w:rPr>
                                            <m:t>I</m:t>
                                          </m:r>
                                        </m:e>
                                        <m:sub>
                                          <m:r>
                                            <m:rPr>
                                              <m:nor/>
                                            </m:rPr>
                                            <w:rPr>
                                              <w:rFonts w:cstheme="minorHAnsi"/>
                                            </w:rPr>
                                            <m:t>11</m:t>
                                          </m:r>
                                        </m:sub>
                                      </m:sSub>
                                    </m:e>
                                    <m:e>
                                      <m:sSub>
                                        <m:sSubPr>
                                          <m:ctrlPr>
                                            <w:rPr>
                                              <w:rFonts w:ascii="Cambria Math" w:hAnsi="Cambria Math" w:cstheme="minorHAnsi"/>
                                            </w:rPr>
                                          </m:ctrlPr>
                                        </m:sSubPr>
                                        <m:e>
                                          <m:r>
                                            <m:rPr>
                                              <m:nor/>
                                            </m:rPr>
                                            <w:rPr>
                                              <w:rFonts w:cstheme="minorHAnsi"/>
                                            </w:rPr>
                                            <m:t>I</m:t>
                                          </m:r>
                                        </m:e>
                                        <m:sub>
                                          <m:r>
                                            <m:rPr>
                                              <m:nor/>
                                            </m:rPr>
                                            <w:rPr>
                                              <w:rFonts w:cstheme="minorHAnsi"/>
                                            </w:rPr>
                                            <m:t>12</m:t>
                                          </m:r>
                                        </m:sub>
                                      </m:sSub>
                                    </m:e>
                                  </m:mr>
                                  <m:mr>
                                    <m:e>
                                      <m:sSub>
                                        <m:sSubPr>
                                          <m:ctrlPr>
                                            <w:rPr>
                                              <w:rFonts w:ascii="Cambria Math" w:hAnsi="Cambria Math" w:cstheme="minorHAnsi"/>
                                            </w:rPr>
                                          </m:ctrlPr>
                                        </m:sSubPr>
                                        <m:e>
                                          <m:r>
                                            <m:rPr>
                                              <m:nor/>
                                            </m:rPr>
                                            <w:rPr>
                                              <w:rFonts w:cstheme="minorHAnsi"/>
                                            </w:rPr>
                                            <m:t>I</m:t>
                                          </m:r>
                                        </m:e>
                                        <m:sub>
                                          <m:r>
                                            <m:rPr>
                                              <m:nor/>
                                            </m:rPr>
                                            <w:rPr>
                                              <w:rFonts w:cstheme="minorHAnsi"/>
                                            </w:rPr>
                                            <m:t>21</m:t>
                                          </m:r>
                                        </m:sub>
                                      </m:sSub>
                                    </m:e>
                                    <m:e>
                                      <m:sSub>
                                        <m:sSubPr>
                                          <m:ctrlPr>
                                            <w:rPr>
                                              <w:rFonts w:ascii="Cambria Math" w:hAnsi="Cambria Math" w:cstheme="minorHAnsi"/>
                                            </w:rPr>
                                          </m:ctrlPr>
                                        </m:sSubPr>
                                        <m:e>
                                          <m:r>
                                            <m:rPr>
                                              <m:nor/>
                                            </m:rPr>
                                            <w:rPr>
                                              <w:rFonts w:cstheme="minorHAnsi"/>
                                            </w:rPr>
                                            <m:t>I</m:t>
                                          </m:r>
                                        </m:e>
                                        <m:sub>
                                          <m:r>
                                            <m:rPr>
                                              <m:nor/>
                                            </m:rPr>
                                            <w:rPr>
                                              <w:rFonts w:cstheme="minorHAnsi"/>
                                            </w:rPr>
                                            <m:t>22</m:t>
                                          </m:r>
                                        </m:sub>
                                      </m:sSub>
                                    </m:e>
                                  </m:mr>
                                </m:m>
                              </m:e>
                            </m:d>
                          </m:e>
                        </m:mr>
                        <m:mr>
                          <m:e>
                            <m:sSub>
                              <m:sSubPr>
                                <m:ctrlPr>
                                  <w:rPr>
                                    <w:rFonts w:ascii="Cambria Math" w:hAnsi="Cambria Math" w:cstheme="minorHAnsi"/>
                                  </w:rPr>
                                </m:ctrlPr>
                              </m:sSubPr>
                              <m:e>
                                <m:r>
                                  <m:rPr>
                                    <m:nor/>
                                  </m:rPr>
                                  <w:rPr>
                                    <w:rFonts w:cstheme="minorHAnsi"/>
                                  </w:rPr>
                                  <m:t>I</m:t>
                                </m:r>
                              </m:e>
                              <m:sub>
                                <m:r>
                                  <m:rPr>
                                    <m:nor/>
                                  </m:rPr>
                                  <w:rPr>
                                    <w:rFonts w:cstheme="minorHAnsi"/>
                                  </w:rPr>
                                  <m:t>11</m:t>
                                </m:r>
                              </m:sub>
                            </m:sSub>
                            <m:r>
                              <m:rPr>
                                <m:nor/>
                              </m:rPr>
                              <w:rPr>
                                <w:rFonts w:cstheme="minorHAnsi"/>
                              </w:rPr>
                              <m:t>=</m:t>
                            </m:r>
                            <m:sSub>
                              <m:sSubPr>
                                <m:ctrlPr>
                                  <w:ins w:id="3307" w:author="Garrick W Bruening" w:date="2020-07-25T14:19:00Z">
                                    <w:rPr>
                                      <w:rFonts w:ascii="Cambria Math" w:hAnsi="Cambria Math" w:cstheme="minorHAnsi"/>
                                    </w:rPr>
                                  </w:ins>
                                </m:ctrlPr>
                              </m:sSubPr>
                              <m:e>
                                <m:r>
                                  <w:ins w:id="3308" w:author="Garrick W Bruening" w:date="2020-07-25T14:19:00Z">
                                    <m:rPr>
                                      <m:nor/>
                                    </m:rPr>
                                    <w:rPr>
                                      <w:rFonts w:cstheme="minorHAnsi"/>
                                    </w:rPr>
                                    <m:t>m</m:t>
                                  </w:ins>
                                </m:r>
                              </m:e>
                              <m:sub>
                                <m:r>
                                  <w:ins w:id="3309" w:author="Garrick W Bruening" w:date="2020-07-25T14:19:00Z">
                                    <m:rPr>
                                      <m:nor/>
                                    </m:rPr>
                                    <w:rPr>
                                      <w:rFonts w:cstheme="minorHAnsi"/>
                                    </w:rPr>
                                    <m:t>1</m:t>
                                  </w:ins>
                                </m:r>
                              </m:sub>
                            </m:sSub>
                            <m:sSubSup>
                              <m:sSubSupPr>
                                <m:ctrlPr>
                                  <w:ins w:id="3310" w:author="Garrick W Bruening" w:date="2020-07-25T14:19:00Z">
                                    <w:rPr>
                                      <w:rFonts w:ascii="Cambria Math" w:hAnsi="Cambria Math" w:cstheme="minorHAnsi"/>
                                    </w:rPr>
                                  </w:ins>
                                </m:ctrlPr>
                              </m:sSubSupPr>
                              <m:e>
                                <m:r>
                                  <w:ins w:id="3311" w:author="Garrick W Bruening" w:date="2020-07-25T14:19:00Z">
                                    <m:rPr>
                                      <m:nor/>
                                    </m:rPr>
                                    <w:rPr>
                                      <w:rFonts w:cstheme="minorHAnsi"/>
                                    </w:rPr>
                                    <m:t>r</m:t>
                                  </w:ins>
                                </m:r>
                              </m:e>
                              <m:sub>
                                <m:r>
                                  <w:ins w:id="3312" w:author="Garrick W Bruening" w:date="2020-07-25T14:20:00Z">
                                    <m:rPr>
                                      <m:nor/>
                                    </m:rPr>
                                    <w:rPr>
                                      <w:rFonts w:cstheme="minorHAnsi"/>
                                    </w:rPr>
                                    <m:t>1</m:t>
                                  </w:ins>
                                </m:r>
                              </m:sub>
                              <m:sup>
                                <m:r>
                                  <w:ins w:id="3313" w:author="Garrick W Bruening" w:date="2020-07-25T14:20:00Z">
                                    <m:rPr>
                                      <m:nor/>
                                    </m:rPr>
                                    <w:rPr>
                                      <w:rFonts w:cstheme="minorHAnsi"/>
                                    </w:rPr>
                                    <m:t>2</m:t>
                                  </w:ins>
                                </m:r>
                              </m:sup>
                            </m:sSubSup>
                            <m:r>
                              <w:ins w:id="3314" w:author="Garrick W Bruening" w:date="2020-07-25T14:20:00Z">
                                <m:rPr>
                                  <m:nor/>
                                </m:rPr>
                                <w:rPr>
                                  <w:rFonts w:cstheme="minorHAnsi"/>
                                </w:rPr>
                                <m:t>+</m:t>
                              </w:ins>
                            </m:r>
                            <m:sSub>
                              <m:sSubPr>
                                <m:ctrlPr>
                                  <w:ins w:id="3315" w:author="Garrick W Bruening" w:date="2020-07-25T14:20:00Z">
                                    <w:rPr>
                                      <w:rFonts w:ascii="Cambria Math" w:hAnsi="Cambria Math" w:cstheme="minorHAnsi"/>
                                    </w:rPr>
                                  </w:ins>
                                </m:ctrlPr>
                              </m:sSubPr>
                              <m:e>
                                <m:r>
                                  <w:ins w:id="3316" w:author="Garrick W Bruening" w:date="2020-07-25T14:20:00Z">
                                    <m:rPr>
                                      <m:nor/>
                                    </m:rPr>
                                    <w:rPr>
                                      <w:rFonts w:cstheme="minorHAnsi"/>
                                    </w:rPr>
                                    <m:t>I</m:t>
                                  </w:ins>
                                </m:r>
                              </m:e>
                              <m:sub>
                                <m:r>
                                  <w:ins w:id="3317" w:author="Garrick W Bruening" w:date="2020-07-25T14:20:00Z">
                                    <m:rPr>
                                      <m:nor/>
                                    </m:rPr>
                                    <w:rPr>
                                      <w:rFonts w:cstheme="minorHAnsi"/>
                                    </w:rPr>
                                    <m:t>COM,1</m:t>
                                  </w:ins>
                                </m:r>
                              </m:sub>
                            </m:sSub>
                            <m:r>
                              <w:ins w:id="3318" w:author="Garrick W Bruening" w:date="2020-07-25T14:20:00Z">
                                <m:rPr>
                                  <m:nor/>
                                </m:rPr>
                                <w:rPr>
                                  <w:rFonts w:cstheme="minorHAnsi"/>
                                </w:rPr>
                                <m:t>+</m:t>
                              </w:ins>
                            </m:r>
                            <m:d>
                              <m:dPr>
                                <m:ctrlPr>
                                  <w:ins w:id="3319" w:author="Garrick W Bruening" w:date="2020-07-25T14:20:00Z">
                                    <w:rPr>
                                      <w:rFonts w:ascii="Cambria Math" w:hAnsi="Cambria Math" w:cstheme="minorHAnsi"/>
                                    </w:rPr>
                                  </w:ins>
                                </m:ctrlPr>
                              </m:dPr>
                              <m:e>
                                <m:r>
                                  <w:ins w:id="3320" w:author="Garrick W Bruening" w:date="2020-07-25T14:20:00Z">
                                    <m:rPr>
                                      <m:nor/>
                                    </m:rPr>
                                    <w:rPr>
                                      <w:rFonts w:cstheme="minorHAnsi"/>
                                    </w:rPr>
                                    <m:t>mass+</m:t>
                                  </w:ins>
                                </m:r>
                                <m:sSub>
                                  <m:sSubPr>
                                    <m:ctrlPr>
                                      <w:ins w:id="3321" w:author="Garrick W Bruening" w:date="2020-07-25T14:20:00Z">
                                        <w:rPr>
                                          <w:rFonts w:ascii="Cambria Math" w:hAnsi="Cambria Math" w:cstheme="minorHAnsi"/>
                                        </w:rPr>
                                      </w:ins>
                                    </m:ctrlPr>
                                  </m:sSubPr>
                                  <m:e>
                                    <m:r>
                                      <w:ins w:id="3322" w:author="Garrick W Bruening" w:date="2020-07-25T14:20:00Z">
                                        <m:rPr>
                                          <m:nor/>
                                        </m:rPr>
                                        <w:rPr>
                                          <w:rFonts w:cstheme="minorHAnsi"/>
                                        </w:rPr>
                                        <m:t>m</m:t>
                                      </w:ins>
                                    </m:r>
                                  </m:e>
                                  <m:sub>
                                    <m:r>
                                      <w:ins w:id="3323" w:author="Garrick W Bruening" w:date="2020-07-25T14:20:00Z">
                                        <m:rPr>
                                          <m:nor/>
                                        </m:rPr>
                                        <w:rPr>
                                          <w:rFonts w:cstheme="minorHAnsi"/>
                                        </w:rPr>
                                        <m:t>2</m:t>
                                      </w:ins>
                                    </m:r>
                                  </m:sub>
                                </m:sSub>
                              </m:e>
                            </m:d>
                            <m:d>
                              <m:dPr>
                                <m:ctrlPr>
                                  <w:ins w:id="3324" w:author="Garrick W Bruening" w:date="2020-07-25T14:20:00Z">
                                    <w:rPr>
                                      <w:rFonts w:ascii="Cambria Math" w:hAnsi="Cambria Math" w:cstheme="minorHAnsi"/>
                                    </w:rPr>
                                  </w:ins>
                                </m:ctrlPr>
                              </m:dPr>
                              <m:e>
                                <m:sSubSup>
                                  <m:sSubSupPr>
                                    <m:ctrlPr>
                                      <w:ins w:id="3325" w:author="Garrick W Bruening" w:date="2020-07-25T14:20:00Z">
                                        <w:rPr>
                                          <w:rFonts w:ascii="Cambria Math" w:hAnsi="Cambria Math" w:cstheme="minorHAnsi"/>
                                        </w:rPr>
                                      </w:ins>
                                    </m:ctrlPr>
                                  </m:sSubSupPr>
                                  <m:e>
                                    <m:r>
                                      <w:ins w:id="3326" w:author="Garrick W Bruening" w:date="2020-07-25T14:20:00Z">
                                        <m:rPr>
                                          <m:nor/>
                                        </m:rPr>
                                        <w:rPr>
                                          <w:rFonts w:cstheme="minorHAnsi"/>
                                        </w:rPr>
                                        <m:t>l</m:t>
                                      </w:ins>
                                    </m:r>
                                  </m:e>
                                  <m:sub>
                                    <m:r>
                                      <w:ins w:id="3327" w:author="Garrick W Bruening" w:date="2020-07-25T14:20:00Z">
                                        <m:rPr>
                                          <m:nor/>
                                        </m:rPr>
                                        <w:rPr>
                                          <w:rFonts w:cstheme="minorHAnsi"/>
                                        </w:rPr>
                                        <m:t>1</m:t>
                                      </w:ins>
                                    </m:r>
                                  </m:sub>
                                  <m:sup>
                                    <m:r>
                                      <w:ins w:id="3328" w:author="Garrick W Bruening" w:date="2020-07-25T14:20:00Z">
                                        <m:rPr>
                                          <m:nor/>
                                        </m:rPr>
                                        <w:rPr>
                                          <w:rFonts w:cstheme="minorHAnsi"/>
                                        </w:rPr>
                                        <m:t>2</m:t>
                                      </w:ins>
                                    </m:r>
                                  </m:sup>
                                </m:sSubSup>
                                <m:r>
                                  <w:ins w:id="3329" w:author="Garrick W Bruening" w:date="2020-07-25T14:20:00Z">
                                    <m:rPr>
                                      <m:nor/>
                                    </m:rPr>
                                    <w:rPr>
                                      <w:rFonts w:cstheme="minorHAnsi"/>
                                    </w:rPr>
                                    <m:t>+</m:t>
                                  </w:ins>
                                </m:r>
                                <m:sSub>
                                  <m:sSubPr>
                                    <m:ctrlPr>
                                      <w:ins w:id="3330" w:author="Garrick W Bruening" w:date="2020-07-25T14:20:00Z">
                                        <w:rPr>
                                          <w:rFonts w:ascii="Cambria Math" w:hAnsi="Cambria Math" w:cstheme="minorHAnsi"/>
                                        </w:rPr>
                                      </w:ins>
                                    </m:ctrlPr>
                                  </m:sSubPr>
                                  <m:e>
                                    <m:r>
                                      <w:ins w:id="3331" w:author="Garrick W Bruening" w:date="2020-07-25T14:20:00Z">
                                        <m:rPr>
                                          <m:nor/>
                                        </m:rPr>
                                        <w:rPr>
                                          <w:rFonts w:cstheme="minorHAnsi"/>
                                        </w:rPr>
                                        <m:t>r</m:t>
                                      </w:ins>
                                    </m:r>
                                  </m:e>
                                  <m:sub>
                                    <m:r>
                                      <w:ins w:id="3332" w:author="Garrick W Bruening" w:date="2020-07-25T14:20:00Z">
                                        <m:rPr>
                                          <m:nor/>
                                        </m:rPr>
                                        <w:rPr>
                                          <w:rFonts w:cstheme="minorHAnsi"/>
                                        </w:rPr>
                                        <m:t>22</m:t>
                                      </w:ins>
                                    </m:r>
                                  </m:sub>
                                </m:sSub>
                                <m:func>
                                  <m:funcPr>
                                    <m:ctrlPr>
                                      <w:rPr>
                                        <w:rFonts w:ascii="Cambria Math" w:hAnsi="Cambria Math" w:cstheme="minorHAnsi"/>
                                      </w:rPr>
                                    </m:ctrlPr>
                                  </m:funcPr>
                                  <m:fName>
                                    <m:r>
                                      <m:rPr>
                                        <m:nor/>
                                      </m:rPr>
                                      <w:rPr>
                                        <w:rFonts w:cstheme="minorHAnsi"/>
                                      </w:rPr>
                                      <m:t>cos</m:t>
                                    </m:r>
                                  </m:fName>
                                  <m:e>
                                    <m:d>
                                      <m:dPr>
                                        <m:ctrlPr>
                                          <w:ins w:id="3333" w:author="Garrick W Bruening" w:date="2020-07-25T14:20:00Z">
                                            <w:rPr>
                                              <w:rFonts w:ascii="Cambria Math" w:hAnsi="Cambria Math" w:cstheme="minorHAnsi"/>
                                            </w:rPr>
                                          </w:ins>
                                        </m:ctrlPr>
                                      </m:dPr>
                                      <m:e>
                                        <m:sSub>
                                          <m:sSubPr>
                                            <m:ctrlPr>
                                              <w:ins w:id="3334" w:author="Garrick W Bruening" w:date="2020-07-25T14:20:00Z">
                                                <w:rPr>
                                                  <w:rFonts w:ascii="Cambria Math" w:hAnsi="Cambria Math" w:cstheme="minorHAnsi"/>
                                                </w:rPr>
                                              </w:ins>
                                            </m:ctrlPr>
                                          </m:sSubPr>
                                          <m:e>
                                            <m:r>
                                              <w:ins w:id="3335" w:author="Garrick W Bruening" w:date="2020-07-25T14:20:00Z">
                                                <m:rPr>
                                                  <m:nor/>
                                                </m:rPr>
                                                <w:rPr>
                                                  <w:rFonts w:cstheme="minorHAnsi"/>
                                                </w:rPr>
                                                <m:t>θ</m:t>
                                              </w:ins>
                                            </m:r>
                                          </m:e>
                                          <m:sub>
                                            <m:r>
                                              <w:ins w:id="3336" w:author="Garrick W Bruening" w:date="2020-07-25T14:20:00Z">
                                                <m:rPr>
                                                  <m:nor/>
                                                </m:rPr>
                                                <w:rPr>
                                                  <w:rFonts w:cstheme="minorHAnsi"/>
                                                </w:rPr>
                                                <m:t>e</m:t>
                                              </w:ins>
                                            </m:r>
                                          </m:sub>
                                        </m:sSub>
                                      </m:e>
                                    </m:d>
                                  </m:e>
                                </m:func>
                              </m:e>
                            </m:d>
                            <m:r>
                              <w:ins w:id="3337" w:author="Garrick W Bruening" w:date="2020-07-25T14:20:00Z">
                                <m:rPr>
                                  <m:nor/>
                                </m:rPr>
                                <w:rPr>
                                  <w:rFonts w:cstheme="minorHAnsi"/>
                                </w:rPr>
                                <m:t>+</m:t>
                              </w:ins>
                            </m:r>
                            <m:sSub>
                              <m:sSubPr>
                                <m:ctrlPr>
                                  <w:ins w:id="3338" w:author="Garrick W Bruening" w:date="2020-07-25T14:20:00Z">
                                    <w:rPr>
                                      <w:rFonts w:ascii="Cambria Math" w:hAnsi="Cambria Math" w:cstheme="minorHAnsi"/>
                                    </w:rPr>
                                  </w:ins>
                                </m:ctrlPr>
                              </m:sSubPr>
                              <m:e>
                                <m:r>
                                  <w:ins w:id="3339" w:author="Garrick W Bruening" w:date="2020-07-25T14:20:00Z">
                                    <m:rPr>
                                      <m:nor/>
                                    </m:rPr>
                                    <w:rPr>
                                      <w:rFonts w:cstheme="minorHAnsi"/>
                                    </w:rPr>
                                    <m:t>I</m:t>
                                  </w:ins>
                                </m:r>
                              </m:e>
                              <m:sub>
                                <m:r>
                                  <w:ins w:id="3340" w:author="Garrick W Bruening" w:date="2020-07-25T14:20:00Z">
                                    <m:rPr>
                                      <m:nor/>
                                    </m:rPr>
                                    <w:rPr>
                                      <w:rFonts w:cstheme="minorHAnsi"/>
                                    </w:rPr>
                                    <m:t>COM,2</m:t>
                                  </w:ins>
                                </m:r>
                              </m:sub>
                            </m:sSub>
                          </m:e>
                        </m:mr>
                      </m:m>
                    </m:e>
                  </m:mr>
                  <m:mr>
                    <m:e>
                      <m:m>
                        <m:mPr>
                          <m:mcs>
                            <m:mc>
                              <m:mcPr>
                                <m:count m:val="1"/>
                                <m:mcJc m:val="left"/>
                              </m:mcPr>
                            </m:mc>
                          </m:mcs>
                          <m:ctrlPr>
                            <w:rPr>
                              <w:rFonts w:ascii="Cambria Math" w:hAnsi="Cambria Math" w:cstheme="minorHAnsi"/>
                            </w:rPr>
                          </m:ctrlPr>
                        </m:mPr>
                        <m:mr>
                          <m:e>
                            <m:sSub>
                              <m:sSubPr>
                                <m:ctrlPr>
                                  <w:rPr>
                                    <w:rFonts w:ascii="Cambria Math" w:hAnsi="Cambria Math" w:cstheme="minorHAnsi"/>
                                  </w:rPr>
                                </m:ctrlPr>
                              </m:sSubPr>
                              <m:e>
                                <m:r>
                                  <m:rPr>
                                    <m:nor/>
                                  </m:rPr>
                                  <w:rPr>
                                    <w:rFonts w:cstheme="minorHAnsi"/>
                                  </w:rPr>
                                  <m:t>I</m:t>
                                </m:r>
                              </m:e>
                              <m:sub>
                                <m:r>
                                  <m:rPr>
                                    <m:nor/>
                                  </m:rPr>
                                  <w:rPr>
                                    <w:rFonts w:cstheme="minorHAnsi"/>
                                  </w:rPr>
                                  <m:t>12</m:t>
                                </m:r>
                              </m:sub>
                            </m:sSub>
                            <m:r>
                              <m:rPr>
                                <m:nor/>
                              </m:rPr>
                              <w:rPr>
                                <w:rFonts w:cstheme="minorHAnsi"/>
                              </w:rPr>
                              <m:t>=</m:t>
                            </m:r>
                            <m:sSub>
                              <m:sSubPr>
                                <m:ctrlPr>
                                  <w:rPr>
                                    <w:rFonts w:ascii="Cambria Math" w:hAnsi="Cambria Math" w:cstheme="minorHAnsi"/>
                                  </w:rPr>
                                </m:ctrlPr>
                              </m:sSubPr>
                              <m:e>
                                <m:r>
                                  <m:rPr>
                                    <m:nor/>
                                  </m:rPr>
                                  <w:rPr>
                                    <w:rFonts w:cstheme="minorHAnsi"/>
                                  </w:rPr>
                                  <m:t>I</m:t>
                                </m:r>
                              </m:e>
                              <m:sub>
                                <m:r>
                                  <m:rPr>
                                    <m:nor/>
                                  </m:rPr>
                                  <w:rPr>
                                    <w:rFonts w:cstheme="minorHAnsi"/>
                                  </w:rPr>
                                  <m:t>21</m:t>
                                </m:r>
                              </m:sub>
                            </m:sSub>
                            <m:r>
                              <m:rPr>
                                <m:nor/>
                              </m:rPr>
                              <w:rPr>
                                <w:rFonts w:cstheme="minorHAnsi"/>
                              </w:rPr>
                              <m:t xml:space="preserve">= </m:t>
                            </m:r>
                            <m:r>
                              <w:ins w:id="3341" w:author="Garrick W Bruening" w:date="2020-07-25T14:20:00Z">
                                <m:rPr>
                                  <m:nor/>
                                </m:rPr>
                                <w:rPr>
                                  <w:rFonts w:cstheme="minorHAnsi"/>
                                </w:rPr>
                                <m:t>(</m:t>
                              </w:ins>
                            </m:r>
                            <m:sSub>
                              <m:sSubPr>
                                <m:ctrlPr>
                                  <w:ins w:id="3342" w:author="Garrick W Bruening" w:date="2020-07-25T14:20:00Z">
                                    <w:rPr>
                                      <w:rFonts w:ascii="Cambria Math" w:hAnsi="Cambria Math" w:cstheme="minorHAnsi"/>
                                    </w:rPr>
                                  </w:ins>
                                </m:ctrlPr>
                              </m:sSubPr>
                              <m:e>
                                <m:r>
                                  <w:ins w:id="3343" w:author="Garrick W Bruening" w:date="2020-07-25T14:20:00Z">
                                    <m:rPr>
                                      <m:nor/>
                                    </m:rPr>
                                    <w:rPr>
                                      <w:rFonts w:cstheme="minorHAnsi"/>
                                    </w:rPr>
                                    <m:t>m</m:t>
                                  </w:ins>
                                </m:r>
                              </m:e>
                              <m:sub>
                                <m:r>
                                  <w:ins w:id="3344" w:author="Garrick W Bruening" w:date="2020-07-25T14:20:00Z">
                                    <m:rPr>
                                      <m:nor/>
                                    </m:rPr>
                                    <w:rPr>
                                      <w:rFonts w:cstheme="minorHAnsi"/>
                                    </w:rPr>
                                    <m:t>2</m:t>
                                  </w:ins>
                                </m:r>
                              </m:sub>
                            </m:sSub>
                            <m:r>
                              <w:ins w:id="3345" w:author="Garrick W Bruening" w:date="2020-07-25T14:20:00Z">
                                <m:rPr>
                                  <m:nor/>
                                </m:rPr>
                                <w:rPr>
                                  <w:rFonts w:cstheme="minorHAnsi"/>
                                </w:rPr>
                                <m:t>+m</m:t>
                              </w:ins>
                            </m:r>
                            <m:r>
                              <w:ins w:id="3346" w:author="Garrick W Bruening" w:date="2020-07-25T14:21:00Z">
                                <m:rPr>
                                  <m:nor/>
                                </m:rPr>
                                <w:rPr>
                                  <w:rFonts w:cstheme="minorHAnsi"/>
                                </w:rPr>
                                <m:t>ass)(</m:t>
                              </w:ins>
                            </m:r>
                            <m:sSubSup>
                              <m:sSubSupPr>
                                <m:ctrlPr>
                                  <w:ins w:id="3347" w:author="Garrick W Bruening" w:date="2020-07-25T14:21:00Z">
                                    <w:rPr>
                                      <w:rFonts w:ascii="Cambria Math" w:hAnsi="Cambria Math" w:cstheme="minorHAnsi"/>
                                    </w:rPr>
                                  </w:ins>
                                </m:ctrlPr>
                              </m:sSubSupPr>
                              <m:e>
                                <m:r>
                                  <w:ins w:id="3348" w:author="Garrick W Bruening" w:date="2020-07-25T14:21:00Z">
                                    <m:rPr>
                                      <m:nor/>
                                    </m:rPr>
                                    <w:rPr>
                                      <w:rFonts w:cstheme="minorHAnsi"/>
                                    </w:rPr>
                                    <m:t>r</m:t>
                                  </w:ins>
                                </m:r>
                              </m:e>
                              <m:sub>
                                <m:r>
                                  <w:ins w:id="3349" w:author="Garrick W Bruening" w:date="2020-07-25T14:21:00Z">
                                    <m:rPr>
                                      <m:nor/>
                                    </m:rPr>
                                    <w:rPr>
                                      <w:rFonts w:cstheme="minorHAnsi"/>
                                    </w:rPr>
                                    <m:t>22</m:t>
                                  </w:ins>
                                </m:r>
                              </m:sub>
                              <m:sup>
                                <m:r>
                                  <w:ins w:id="3350" w:author="Garrick W Bruening" w:date="2020-07-25T14:21:00Z">
                                    <m:rPr>
                                      <m:nor/>
                                    </m:rPr>
                                    <w:rPr>
                                      <w:rFonts w:cstheme="minorHAnsi"/>
                                    </w:rPr>
                                    <m:t>2</m:t>
                                  </w:ins>
                                </m:r>
                              </m:sup>
                            </m:sSubSup>
                            <m:r>
                              <w:ins w:id="3351" w:author="Garrick W Bruening" w:date="2020-07-25T14:21:00Z">
                                <m:rPr>
                                  <m:nor/>
                                </m:rPr>
                                <w:rPr>
                                  <w:rFonts w:cstheme="minorHAnsi"/>
                                </w:rPr>
                                <m:t>+</m:t>
                              </w:ins>
                            </m:r>
                            <m:sSub>
                              <m:sSubPr>
                                <m:ctrlPr>
                                  <w:ins w:id="3352" w:author="Garrick W Bruening" w:date="2020-07-25T14:21:00Z">
                                    <w:rPr>
                                      <w:rFonts w:ascii="Cambria Math" w:hAnsi="Cambria Math" w:cstheme="minorHAnsi"/>
                                    </w:rPr>
                                  </w:ins>
                                </m:ctrlPr>
                              </m:sSubPr>
                              <m:e>
                                <m:r>
                                  <w:ins w:id="3353" w:author="Garrick W Bruening" w:date="2020-07-25T14:21:00Z">
                                    <m:rPr>
                                      <m:nor/>
                                    </m:rPr>
                                    <w:rPr>
                                      <w:rFonts w:cstheme="minorHAnsi"/>
                                    </w:rPr>
                                    <m:t>l</m:t>
                                  </w:ins>
                                </m:r>
                              </m:e>
                              <m:sub>
                                <m:r>
                                  <w:ins w:id="3354" w:author="Garrick W Bruening" w:date="2020-07-25T14:21:00Z">
                                    <m:rPr>
                                      <m:nor/>
                                    </m:rPr>
                                    <w:rPr>
                                      <w:rFonts w:cstheme="minorHAnsi"/>
                                    </w:rPr>
                                    <m:t>1</m:t>
                                  </w:ins>
                                </m:r>
                              </m:sub>
                            </m:sSub>
                            <m:sSubSup>
                              <m:sSubSupPr>
                                <m:ctrlPr>
                                  <w:ins w:id="3355" w:author="Garrick W Bruening" w:date="2020-07-25T14:21:00Z">
                                    <w:rPr>
                                      <w:rFonts w:ascii="Cambria Math" w:hAnsi="Cambria Math" w:cstheme="minorHAnsi"/>
                                    </w:rPr>
                                  </w:ins>
                                </m:ctrlPr>
                              </m:sSubSupPr>
                              <m:e>
                                <m:r>
                                  <w:ins w:id="3356" w:author="Garrick W Bruening" w:date="2020-07-25T14:21:00Z">
                                    <m:rPr>
                                      <m:nor/>
                                    </m:rPr>
                                    <w:rPr>
                                      <w:rFonts w:cstheme="minorHAnsi"/>
                                    </w:rPr>
                                    <m:t>r</m:t>
                                  </w:ins>
                                </m:r>
                              </m:e>
                              <m:sub>
                                <m:r>
                                  <w:ins w:id="3357" w:author="Garrick W Bruening" w:date="2020-07-25T14:21:00Z">
                                    <m:rPr>
                                      <m:nor/>
                                    </m:rPr>
                                    <w:rPr>
                                      <w:rFonts w:cstheme="minorHAnsi"/>
                                    </w:rPr>
                                    <m:t>22</m:t>
                                  </w:ins>
                                </m:r>
                              </m:sub>
                              <m:sup>
                                <m:r>
                                  <w:ins w:id="3358" w:author="Garrick W Bruening" w:date="2020-07-25T14:21:00Z">
                                    <m:rPr>
                                      <m:nor/>
                                    </m:rPr>
                                    <w:rPr>
                                      <w:rFonts w:cstheme="minorHAnsi"/>
                                    </w:rPr>
                                    <m:t>2</m:t>
                                  </w:ins>
                                </m:r>
                              </m:sup>
                            </m:sSubSup>
                            <m:func>
                              <m:funcPr>
                                <m:ctrlPr>
                                  <w:rPr>
                                    <w:rFonts w:ascii="Cambria Math" w:hAnsi="Cambria Math" w:cstheme="minorHAnsi"/>
                                  </w:rPr>
                                </m:ctrlPr>
                              </m:funcPr>
                              <m:fName>
                                <m:r>
                                  <m:rPr>
                                    <m:nor/>
                                  </m:rPr>
                                  <w:rPr>
                                    <w:rFonts w:cstheme="minorHAnsi"/>
                                  </w:rPr>
                                  <m:t>cos</m:t>
                                </m:r>
                              </m:fName>
                              <m:e>
                                <m:d>
                                  <m:dPr>
                                    <m:ctrlPr>
                                      <w:ins w:id="3359" w:author="Garrick W Bruening" w:date="2020-07-25T14:21:00Z">
                                        <w:rPr>
                                          <w:rFonts w:ascii="Cambria Math" w:hAnsi="Cambria Math" w:cstheme="minorHAnsi"/>
                                        </w:rPr>
                                      </w:ins>
                                    </m:ctrlPr>
                                  </m:dPr>
                                  <m:e>
                                    <m:sSub>
                                      <m:sSubPr>
                                        <m:ctrlPr>
                                          <w:ins w:id="3360" w:author="Garrick W Bruening" w:date="2020-07-25T14:21:00Z">
                                            <w:rPr>
                                              <w:rFonts w:ascii="Cambria Math" w:hAnsi="Cambria Math" w:cstheme="minorHAnsi"/>
                                            </w:rPr>
                                          </w:ins>
                                        </m:ctrlPr>
                                      </m:sSubPr>
                                      <m:e>
                                        <m:r>
                                          <w:ins w:id="3361" w:author="Garrick W Bruening" w:date="2020-07-25T14:21:00Z">
                                            <m:rPr>
                                              <m:nor/>
                                            </m:rPr>
                                            <w:rPr>
                                              <w:rFonts w:cstheme="minorHAnsi"/>
                                            </w:rPr>
                                            <m:t>θ</m:t>
                                          </w:ins>
                                        </m:r>
                                      </m:e>
                                      <m:sub>
                                        <m:r>
                                          <w:ins w:id="3362" w:author="Garrick W Bruening" w:date="2020-07-25T14:21:00Z">
                                            <m:rPr>
                                              <m:nor/>
                                            </m:rPr>
                                            <w:rPr>
                                              <w:rFonts w:cstheme="minorHAnsi"/>
                                            </w:rPr>
                                            <m:t>e</m:t>
                                          </w:ins>
                                        </m:r>
                                      </m:sub>
                                    </m:sSub>
                                  </m:e>
                                </m:d>
                              </m:e>
                            </m:func>
                            <m:r>
                              <w:ins w:id="3363" w:author="Garrick W Bruening" w:date="2020-07-25T14:21:00Z">
                                <m:rPr>
                                  <m:nor/>
                                </m:rPr>
                                <w:rPr>
                                  <w:rFonts w:cstheme="minorHAnsi"/>
                                </w:rPr>
                                <m:t>+</m:t>
                              </w:ins>
                            </m:r>
                            <m:sSub>
                              <m:sSubPr>
                                <m:ctrlPr>
                                  <w:ins w:id="3364" w:author="Garrick W Bruening" w:date="2020-07-25T14:21:00Z">
                                    <w:rPr>
                                      <w:rFonts w:ascii="Cambria Math" w:hAnsi="Cambria Math" w:cstheme="minorHAnsi"/>
                                    </w:rPr>
                                  </w:ins>
                                </m:ctrlPr>
                              </m:sSubPr>
                              <m:e>
                                <m:r>
                                  <w:ins w:id="3365" w:author="Garrick W Bruening" w:date="2020-07-25T14:21:00Z">
                                    <m:rPr>
                                      <m:nor/>
                                    </m:rPr>
                                    <w:rPr>
                                      <w:rFonts w:cstheme="minorHAnsi"/>
                                    </w:rPr>
                                    <m:t>I</m:t>
                                  </w:ins>
                                </m:r>
                              </m:e>
                              <m:sub>
                                <m:r>
                                  <w:ins w:id="3366" w:author="Garrick W Bruening" w:date="2020-07-25T14:21:00Z">
                                    <m:rPr>
                                      <m:nor/>
                                    </m:rPr>
                                    <w:rPr>
                                      <w:rFonts w:cstheme="minorHAnsi"/>
                                    </w:rPr>
                                    <m:t>COM,2</m:t>
                                  </w:ins>
                                </m:r>
                              </m:sub>
                            </m:sSub>
                          </m:e>
                        </m:mr>
                        <m:mr>
                          <m:e>
                            <m:sSub>
                              <m:sSubPr>
                                <m:ctrlPr>
                                  <w:rPr>
                                    <w:rFonts w:ascii="Cambria Math" w:hAnsi="Cambria Math" w:cstheme="minorHAnsi"/>
                                  </w:rPr>
                                </m:ctrlPr>
                              </m:sSubPr>
                              <m:e>
                                <m:r>
                                  <m:rPr>
                                    <m:nor/>
                                  </m:rPr>
                                  <w:rPr>
                                    <w:rFonts w:cstheme="minorHAnsi"/>
                                  </w:rPr>
                                  <m:t>I</m:t>
                                </m:r>
                              </m:e>
                              <m:sub>
                                <m:r>
                                  <m:rPr>
                                    <m:nor/>
                                  </m:rPr>
                                  <w:rPr>
                                    <w:rFonts w:cstheme="minorHAnsi"/>
                                  </w:rPr>
                                  <m:t>22</m:t>
                                </m:r>
                              </m:sub>
                            </m:sSub>
                            <m:r>
                              <m:rPr>
                                <m:nor/>
                              </m:rPr>
                              <w:rPr>
                                <w:rFonts w:cstheme="minorHAnsi"/>
                              </w:rPr>
                              <m:t>=</m:t>
                            </m:r>
                            <m:sSub>
                              <m:sSubPr>
                                <m:ctrlPr>
                                  <w:ins w:id="3367" w:author="Garrick W Bruening" w:date="2020-07-25T14:22:00Z">
                                    <w:rPr>
                                      <w:rFonts w:ascii="Cambria Math" w:hAnsi="Cambria Math" w:cstheme="minorHAnsi"/>
                                    </w:rPr>
                                  </w:ins>
                                </m:ctrlPr>
                              </m:sSubPr>
                              <m:e>
                                <m:r>
                                  <w:ins w:id="3368" w:author="Garrick W Bruening" w:date="2020-07-25T14:22:00Z">
                                    <m:rPr>
                                      <m:nor/>
                                    </m:rPr>
                                    <w:rPr>
                                      <w:rFonts w:cstheme="minorHAnsi"/>
                                    </w:rPr>
                                    <m:t>m</m:t>
                                  </w:ins>
                                </m:r>
                              </m:e>
                              <m:sub>
                                <m:r>
                                  <w:ins w:id="3369" w:author="Garrick W Bruening" w:date="2020-07-25T14:22:00Z">
                                    <m:rPr>
                                      <m:nor/>
                                    </m:rPr>
                                    <w:rPr>
                                      <w:rFonts w:cstheme="minorHAnsi"/>
                                    </w:rPr>
                                    <m:t>2</m:t>
                                  </w:ins>
                                </m:r>
                              </m:sub>
                            </m:sSub>
                            <m:sSubSup>
                              <m:sSubSupPr>
                                <m:ctrlPr>
                                  <w:ins w:id="3370" w:author="Garrick W Bruening" w:date="2020-07-25T14:22:00Z">
                                    <w:rPr>
                                      <w:rFonts w:ascii="Cambria Math" w:hAnsi="Cambria Math" w:cstheme="minorHAnsi"/>
                                    </w:rPr>
                                  </w:ins>
                                </m:ctrlPr>
                              </m:sSubSupPr>
                              <m:e>
                                <m:r>
                                  <w:ins w:id="3371" w:author="Garrick W Bruening" w:date="2020-07-25T14:22:00Z">
                                    <m:rPr>
                                      <m:nor/>
                                    </m:rPr>
                                    <w:rPr>
                                      <w:rFonts w:cstheme="minorHAnsi"/>
                                    </w:rPr>
                                    <m:t>r</m:t>
                                  </w:ins>
                                </m:r>
                              </m:e>
                              <m:sub>
                                <m:r>
                                  <w:ins w:id="3372" w:author="Garrick W Bruening" w:date="2020-07-25T14:22:00Z">
                                    <m:rPr>
                                      <m:nor/>
                                    </m:rPr>
                                    <w:rPr>
                                      <w:rFonts w:cstheme="minorHAnsi"/>
                                    </w:rPr>
                                    <m:t>2</m:t>
                                  </w:ins>
                                </m:r>
                              </m:sub>
                              <m:sup>
                                <m:r>
                                  <w:ins w:id="3373" w:author="Garrick W Bruening" w:date="2020-07-25T14:22:00Z">
                                    <m:rPr>
                                      <m:nor/>
                                    </m:rPr>
                                    <w:rPr>
                                      <w:rFonts w:cstheme="minorHAnsi"/>
                                    </w:rPr>
                                    <m:t>2</m:t>
                                  </w:ins>
                                </m:r>
                              </m:sup>
                            </m:sSubSup>
                            <m:r>
                              <w:ins w:id="3374" w:author="Garrick W Bruening" w:date="2020-07-25T14:22:00Z">
                                <m:rPr>
                                  <m:nor/>
                                </m:rPr>
                                <w:rPr>
                                  <w:rFonts w:cstheme="minorHAnsi"/>
                                </w:rPr>
                                <m:t>+mass*</m:t>
                              </w:ins>
                            </m:r>
                            <m:sSubSup>
                              <m:sSubSupPr>
                                <m:ctrlPr>
                                  <w:ins w:id="3375" w:author="Garrick W Bruening" w:date="2020-07-25T14:22:00Z">
                                    <w:rPr>
                                      <w:rFonts w:ascii="Cambria Math" w:hAnsi="Cambria Math" w:cstheme="minorHAnsi"/>
                                    </w:rPr>
                                  </w:ins>
                                </m:ctrlPr>
                              </m:sSubSupPr>
                              <m:e>
                                <m:r>
                                  <w:ins w:id="3376" w:author="Garrick W Bruening" w:date="2020-07-25T14:22:00Z">
                                    <m:rPr>
                                      <m:nor/>
                                    </m:rPr>
                                    <w:rPr>
                                      <w:rFonts w:cstheme="minorHAnsi"/>
                                    </w:rPr>
                                    <m:t>l</m:t>
                                  </w:ins>
                                </m:r>
                              </m:e>
                              <m:sub>
                                <m:r>
                                  <w:ins w:id="3377" w:author="Garrick W Bruening" w:date="2020-07-25T14:22:00Z">
                                    <m:rPr>
                                      <m:nor/>
                                    </m:rPr>
                                    <w:rPr>
                                      <w:rFonts w:cstheme="minorHAnsi"/>
                                    </w:rPr>
                                    <m:t>2</m:t>
                                  </w:ins>
                                </m:r>
                              </m:sub>
                              <m:sup>
                                <m:r>
                                  <w:ins w:id="3378" w:author="Garrick W Bruening" w:date="2020-07-25T14:22:00Z">
                                    <m:rPr>
                                      <m:nor/>
                                    </m:rPr>
                                    <w:rPr>
                                      <w:rFonts w:cstheme="minorHAnsi"/>
                                    </w:rPr>
                                    <m:t>2</m:t>
                                  </w:ins>
                                </m:r>
                              </m:sup>
                            </m:sSubSup>
                            <m:r>
                              <w:ins w:id="3379" w:author="Garrick W Bruening" w:date="2020-07-25T14:22:00Z">
                                <m:rPr>
                                  <m:nor/>
                                </m:rPr>
                                <w:rPr>
                                  <w:rFonts w:cstheme="minorHAnsi"/>
                                </w:rPr>
                                <m:t>+</m:t>
                              </w:ins>
                            </m:r>
                            <m:sSub>
                              <m:sSubPr>
                                <m:ctrlPr>
                                  <w:ins w:id="3380" w:author="Garrick W Bruening" w:date="2020-07-25T14:22:00Z">
                                    <w:rPr>
                                      <w:rFonts w:ascii="Cambria Math" w:hAnsi="Cambria Math" w:cstheme="minorHAnsi"/>
                                    </w:rPr>
                                  </w:ins>
                                </m:ctrlPr>
                              </m:sSubPr>
                              <m:e>
                                <m:r>
                                  <w:ins w:id="3381" w:author="Garrick W Bruening" w:date="2020-07-25T14:22:00Z">
                                    <m:rPr>
                                      <m:nor/>
                                    </m:rPr>
                                    <w:rPr>
                                      <w:rFonts w:cstheme="minorHAnsi"/>
                                    </w:rPr>
                                    <m:t>I</m:t>
                                  </w:ins>
                                </m:r>
                              </m:e>
                              <m:sub>
                                <m:r>
                                  <w:ins w:id="3382" w:author="Garrick W Bruening" w:date="2020-07-25T14:22:00Z">
                                    <m:rPr>
                                      <m:nor/>
                                    </m:rPr>
                                    <w:rPr>
                                      <w:rFonts w:cstheme="minorHAnsi"/>
                                    </w:rPr>
                                    <m:t>COM,2</m:t>
                                  </w:ins>
                                </m:r>
                              </m:sub>
                            </m:sSub>
                          </m:e>
                        </m:mr>
                      </m:m>
                    </m:e>
                  </m:mr>
                </m:m>
              </m:oMath>
            </m:oMathPara>
          </w:p>
        </w:tc>
        <w:tc>
          <w:tcPr>
            <w:tcW w:w="500" w:type="pct"/>
            <w:vAlign w:val="center"/>
          </w:tcPr>
          <w:p w14:paraId="4B29B3B5" w14:textId="0C24DE8E" w:rsidR="002E1506" w:rsidRPr="009802F2" w:rsidRDefault="00783EEF" w:rsidP="00783EEF">
            <w:pPr>
              <w:pStyle w:val="Caption"/>
              <w:keepNext/>
              <w:jc w:val="right"/>
              <w:rPr>
                <w:ins w:id="3383" w:author="Garrick W Bruening" w:date="2020-07-25T15:18:00Z"/>
                <w:i w:val="0"/>
                <w:iCs w:val="0"/>
                <w:color w:val="auto"/>
                <w:sz w:val="22"/>
                <w:szCs w:val="22"/>
                <w:rPrChange w:id="3384" w:author="Garrick W Bruening" w:date="2020-07-25T15:19:00Z">
                  <w:rPr>
                    <w:ins w:id="3385" w:author="Garrick W Bruening" w:date="2020-07-25T15:18:00Z"/>
                    <w:i w:val="0"/>
                    <w:iCs w:val="0"/>
                    <w:sz w:val="24"/>
                    <w:szCs w:val="24"/>
                  </w:rPr>
                </w:rPrChange>
              </w:rPr>
            </w:pPr>
            <w:bookmarkStart w:id="3386" w:name="_Ref46773450"/>
            <w:r w:rsidRPr="009802F2">
              <w:rPr>
                <w:i w:val="0"/>
                <w:iCs w:val="0"/>
                <w:color w:val="auto"/>
                <w:sz w:val="22"/>
                <w:szCs w:val="22"/>
                <w:rPrChange w:id="3387" w:author="Garrick W Bruening" w:date="2020-07-27T23:34:00Z">
                  <w:rPr>
                    <w:i w:val="0"/>
                    <w:iCs w:val="0"/>
                    <w:color w:val="auto"/>
                    <w:sz w:val="24"/>
                    <w:szCs w:val="24"/>
                  </w:rPr>
                </w:rPrChange>
              </w:rPr>
              <w:t>(</w:t>
            </w:r>
            <w:r w:rsidRPr="009802F2">
              <w:rPr>
                <w:i w:val="0"/>
                <w:iCs w:val="0"/>
                <w:color w:val="auto"/>
                <w:sz w:val="22"/>
                <w:szCs w:val="22"/>
                <w:rPrChange w:id="3388" w:author="Garrick W Bruening" w:date="2020-07-27T23:34:00Z">
                  <w:rPr>
                    <w:i w:val="0"/>
                    <w:iCs w:val="0"/>
                    <w:color w:val="auto"/>
                    <w:sz w:val="24"/>
                    <w:szCs w:val="24"/>
                  </w:rPr>
                </w:rPrChange>
              </w:rPr>
              <w:fldChar w:fldCharType="begin"/>
            </w:r>
            <w:r w:rsidRPr="009802F2">
              <w:rPr>
                <w:i w:val="0"/>
                <w:iCs w:val="0"/>
                <w:color w:val="auto"/>
                <w:sz w:val="22"/>
                <w:szCs w:val="22"/>
                <w:rPrChange w:id="3389"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390"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9</w:t>
            </w:r>
            <w:r w:rsidRPr="009802F2">
              <w:rPr>
                <w:i w:val="0"/>
                <w:iCs w:val="0"/>
                <w:color w:val="auto"/>
                <w:sz w:val="22"/>
                <w:szCs w:val="22"/>
                <w:rPrChange w:id="3391" w:author="Garrick W Bruening" w:date="2020-07-27T23:34:00Z">
                  <w:rPr>
                    <w:i w:val="0"/>
                    <w:iCs w:val="0"/>
                    <w:color w:val="auto"/>
                    <w:sz w:val="24"/>
                    <w:szCs w:val="24"/>
                  </w:rPr>
                </w:rPrChange>
              </w:rPr>
              <w:fldChar w:fldCharType="end"/>
            </w:r>
            <w:r w:rsidRPr="009802F2">
              <w:rPr>
                <w:i w:val="0"/>
                <w:iCs w:val="0"/>
                <w:color w:val="auto"/>
                <w:sz w:val="22"/>
                <w:szCs w:val="22"/>
                <w:rPrChange w:id="3392" w:author="Garrick W Bruening" w:date="2020-07-27T23:34:00Z">
                  <w:rPr>
                    <w:i w:val="0"/>
                    <w:iCs w:val="0"/>
                    <w:color w:val="auto"/>
                    <w:sz w:val="24"/>
                    <w:szCs w:val="24"/>
                  </w:rPr>
                </w:rPrChange>
              </w:rPr>
              <w:t>)</w:t>
            </w:r>
            <w:bookmarkEnd w:id="3386"/>
          </w:p>
        </w:tc>
      </w:tr>
    </w:tbl>
    <w:p w14:paraId="7D2530DE" w14:textId="77777777" w:rsidR="00783EEF" w:rsidRPr="009802F2" w:rsidRDefault="00783EEF" w:rsidP="00994DAB">
      <w:pPr>
        <w:rPr>
          <w:rFonts w:eastAsiaTheme="minorEastAsia"/>
        </w:rPr>
      </w:pPr>
    </w:p>
    <w:p w14:paraId="12B205CA" w14:textId="2BD811FD" w:rsidR="00783EEF" w:rsidRPr="009802F2" w:rsidRDefault="00CD0712" w:rsidP="00783EEF">
      <w:pPr>
        <w:rPr>
          <w:rFonts w:eastAsiaTheme="minorEastAsia"/>
        </w:rPr>
      </w:pPr>
      <w:ins w:id="3393" w:author="Garrick W Bruening" w:date="2020-07-25T14:31:00Z">
        <w:r w:rsidRPr="009802F2">
          <w:rPr>
            <w:rFonts w:eastAsiaTheme="minorEastAsia"/>
          </w:rPr>
          <w:t xml:space="preserve">The mass matrix </w:t>
        </w:r>
      </w:ins>
      <m:oMath>
        <m:d>
          <m:dPr>
            <m:ctrlPr>
              <w:ins w:id="3394" w:author="Garrick W Bruening" w:date="2020-07-25T14:31:00Z">
                <w:rPr>
                  <w:rFonts w:ascii="Cambria Math" w:eastAsiaTheme="minorEastAsia" w:hAnsi="Cambria Math" w:cstheme="minorHAnsi"/>
                </w:rPr>
              </w:ins>
            </m:ctrlPr>
          </m:dPr>
          <m:e>
            <m:r>
              <w:ins w:id="3395" w:author="Garrick W Bruening" w:date="2020-07-25T14:31:00Z">
                <m:rPr>
                  <m:nor/>
                </m:rPr>
                <w:rPr>
                  <w:rFonts w:eastAsiaTheme="minorEastAsia" w:cstheme="minorHAnsi"/>
                  <w:rPrChange w:id="3396" w:author="Garrick W Bruening" w:date="2020-10-02T13:58:00Z">
                    <w:rPr>
                      <w:rFonts w:ascii="Cambria Math" w:eastAsiaTheme="minorEastAsia" w:hAnsi="Cambria Math"/>
                      <w:i/>
                    </w:rPr>
                  </w:rPrChange>
                </w:rPr>
                <m:t>M</m:t>
              </w:ins>
            </m:r>
          </m:e>
        </m:d>
      </m:oMath>
      <w:ins w:id="3397" w:author="Garrick W Bruening" w:date="2020-07-25T14:31:00Z">
        <w:r w:rsidRPr="009802F2">
          <w:rPr>
            <w:rFonts w:eastAsiaTheme="minorEastAsia"/>
          </w:rPr>
          <w:t xml:space="preserve"> </w:t>
        </w:r>
        <w:r w:rsidR="00D35B3C" w:rsidRPr="009802F2">
          <w:rPr>
            <w:rFonts w:eastAsiaTheme="minorEastAsia"/>
          </w:rPr>
          <w:t>is defined</w:t>
        </w:r>
      </w:ins>
      <w:ins w:id="3398" w:author="Garrick W Bruening" w:date="2020-07-25T14:32:00Z">
        <w:r w:rsidR="00D35B3C" w:rsidRPr="009802F2">
          <w:rPr>
            <w:rFonts w:eastAsiaTheme="minorEastAsia"/>
          </w:rPr>
          <w:t xml:space="preserve"> as:</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132B52AB" w14:textId="77777777" w:rsidTr="00784053">
        <w:trPr>
          <w:ins w:id="3399" w:author="Garrick W Bruening" w:date="2020-07-25T15:18:00Z"/>
        </w:trPr>
        <w:tc>
          <w:tcPr>
            <w:tcW w:w="500" w:type="pct"/>
          </w:tcPr>
          <w:p w14:paraId="5EFC2320" w14:textId="77777777" w:rsidR="002E1506" w:rsidRPr="009802F2" w:rsidRDefault="002E1506" w:rsidP="003857B1">
            <w:pPr>
              <w:rPr>
                <w:ins w:id="3400" w:author="Garrick W Bruening" w:date="2020-07-25T15:18:00Z"/>
              </w:rPr>
            </w:pPr>
          </w:p>
        </w:tc>
        <w:tc>
          <w:tcPr>
            <w:tcW w:w="4000" w:type="pct"/>
            <w:vAlign w:val="center"/>
          </w:tcPr>
          <w:p w14:paraId="09DC79B1" w14:textId="7646AFDC" w:rsidR="002E1506" w:rsidRPr="009802F2" w:rsidRDefault="002A4F06" w:rsidP="00783EEF">
            <w:pPr>
              <w:rPr>
                <w:ins w:id="3401" w:author="Garrick W Bruening" w:date="2020-07-25T15:18:00Z"/>
              </w:rPr>
            </w:pPr>
            <m:oMathPara>
              <m:oMath>
                <m:r>
                  <w:ins w:id="3402" w:author="Garrick W Bruening" w:date="2020-07-25T14:22:00Z">
                    <m:rPr>
                      <m:nor/>
                    </m:rPr>
                    <w:rPr>
                      <w:rFonts w:cstheme="minorHAnsi"/>
                    </w:rPr>
                    <m:t>M=</m:t>
                  </w:ins>
                </m:r>
                <m:sSup>
                  <m:sSupPr>
                    <m:ctrlPr>
                      <w:ins w:id="3403" w:author="Garrick W Bruening" w:date="2020-07-25T14:22:00Z">
                        <w:rPr>
                          <w:rFonts w:ascii="Cambria Math" w:hAnsi="Cambria Math" w:cstheme="minorHAnsi"/>
                        </w:rPr>
                      </w:ins>
                    </m:ctrlPr>
                  </m:sSupPr>
                  <m:e>
                    <m:d>
                      <m:dPr>
                        <m:ctrlPr>
                          <w:ins w:id="3404" w:author="Garrick W Bruening" w:date="2020-07-25T14:22:00Z">
                            <w:rPr>
                              <w:rFonts w:ascii="Cambria Math" w:hAnsi="Cambria Math" w:cstheme="minorHAnsi"/>
                            </w:rPr>
                          </w:ins>
                        </m:ctrlPr>
                      </m:dPr>
                      <m:e>
                        <m:sSup>
                          <m:sSupPr>
                            <m:ctrlPr>
                              <w:ins w:id="3405" w:author="Garrick W Bruening" w:date="2020-07-25T14:22:00Z">
                                <w:rPr>
                                  <w:rFonts w:ascii="Cambria Math" w:hAnsi="Cambria Math" w:cstheme="minorHAnsi"/>
                                </w:rPr>
                              </w:ins>
                            </m:ctrlPr>
                          </m:sSupPr>
                          <m:e>
                            <m:r>
                              <w:ins w:id="3406" w:author="Garrick W Bruening" w:date="2020-07-25T14:22:00Z">
                                <m:rPr>
                                  <m:nor/>
                                </m:rPr>
                                <w:rPr>
                                  <w:rFonts w:cstheme="minorHAnsi"/>
                                </w:rPr>
                                <m:t>Λ</m:t>
                              </w:ins>
                            </m:r>
                          </m:e>
                          <m:sup>
                            <m:r>
                              <w:ins w:id="3407" w:author="Garrick W Bruening" w:date="2020-07-25T14:22:00Z">
                                <m:rPr>
                                  <m:nor/>
                                </m:rPr>
                                <w:rPr>
                                  <w:rFonts w:cstheme="minorHAnsi"/>
                                </w:rPr>
                                <m:t>-1</m:t>
                              </w:ins>
                            </m:r>
                          </m:sup>
                        </m:sSup>
                      </m:e>
                    </m:d>
                  </m:e>
                  <m:sup>
                    <m:r>
                      <w:ins w:id="3408" w:author="Garrick W Bruening" w:date="2020-07-25T14:22:00Z">
                        <m:rPr>
                          <m:nor/>
                        </m:rPr>
                        <w:rPr>
                          <w:rFonts w:cstheme="minorHAnsi"/>
                        </w:rPr>
                        <m:t>T</m:t>
                      </w:ins>
                    </m:r>
                  </m:sup>
                </m:sSup>
                <m:r>
                  <w:ins w:id="3409" w:author="Garrick W Bruening" w:date="2020-07-25T14:22:00Z">
                    <m:rPr>
                      <m:nor/>
                    </m:rPr>
                    <w:rPr>
                      <w:rFonts w:cstheme="minorHAnsi"/>
                    </w:rPr>
                    <m:t>I</m:t>
                  </w:ins>
                </m:r>
                <m:d>
                  <m:dPr>
                    <m:ctrlPr>
                      <w:ins w:id="3410" w:author="Garrick W Bruening" w:date="2020-07-25T14:22:00Z">
                        <w:rPr>
                          <w:rFonts w:ascii="Cambria Math" w:hAnsi="Cambria Math" w:cstheme="minorHAnsi"/>
                        </w:rPr>
                      </w:ins>
                    </m:ctrlPr>
                  </m:dPr>
                  <m:e>
                    <m:r>
                      <w:ins w:id="3411" w:author="Garrick W Bruening" w:date="2020-07-25T14:23:00Z">
                        <m:rPr>
                          <m:nor/>
                        </m:rPr>
                        <w:rPr>
                          <w:rFonts w:cstheme="minorHAnsi"/>
                        </w:rPr>
                        <m:t>θ</m:t>
                      </w:ins>
                    </m:r>
                  </m:e>
                </m:d>
                <m:sSup>
                  <m:sSupPr>
                    <m:ctrlPr>
                      <w:ins w:id="3412" w:author="Garrick W Bruening" w:date="2020-07-25T14:23:00Z">
                        <w:rPr>
                          <w:rFonts w:ascii="Cambria Math" w:hAnsi="Cambria Math" w:cstheme="minorHAnsi"/>
                        </w:rPr>
                      </w:ins>
                    </m:ctrlPr>
                  </m:sSupPr>
                  <m:e>
                    <m:r>
                      <w:ins w:id="3413" w:author="Garrick W Bruening" w:date="2020-07-25T14:23:00Z">
                        <m:rPr>
                          <m:nor/>
                        </m:rPr>
                        <w:rPr>
                          <w:rFonts w:cstheme="minorHAnsi"/>
                        </w:rPr>
                        <m:t>Λ</m:t>
                      </w:ins>
                    </m:r>
                  </m:e>
                  <m:sup>
                    <m:r>
                      <w:ins w:id="3414" w:author="Garrick W Bruening" w:date="2020-07-25T14:23:00Z">
                        <m:rPr>
                          <m:nor/>
                        </m:rPr>
                        <w:rPr>
                          <w:rFonts w:cstheme="minorHAnsi"/>
                        </w:rPr>
                        <m:t>-1</m:t>
                      </w:ins>
                    </m:r>
                  </m:sup>
                </m:sSup>
              </m:oMath>
            </m:oMathPara>
          </w:p>
        </w:tc>
        <w:tc>
          <w:tcPr>
            <w:tcW w:w="500" w:type="pct"/>
            <w:vAlign w:val="bottom"/>
          </w:tcPr>
          <w:p w14:paraId="6A352077" w14:textId="7F699640" w:rsidR="002E1506" w:rsidRPr="009802F2" w:rsidRDefault="00660169" w:rsidP="00784053">
            <w:pPr>
              <w:pStyle w:val="Caption"/>
              <w:keepNext/>
              <w:jc w:val="right"/>
              <w:rPr>
                <w:ins w:id="3415" w:author="Garrick W Bruening" w:date="2020-07-25T15:18:00Z"/>
                <w:i w:val="0"/>
                <w:iCs w:val="0"/>
                <w:color w:val="auto"/>
                <w:sz w:val="22"/>
                <w:szCs w:val="22"/>
                <w:rPrChange w:id="3416" w:author="Garrick W Bruening" w:date="2020-07-25T15:19:00Z">
                  <w:rPr>
                    <w:ins w:id="3417" w:author="Garrick W Bruening" w:date="2020-07-25T15:18:00Z"/>
                    <w:i w:val="0"/>
                    <w:iCs w:val="0"/>
                    <w:sz w:val="24"/>
                    <w:szCs w:val="24"/>
                  </w:rPr>
                </w:rPrChange>
              </w:rPr>
            </w:pPr>
            <w:r w:rsidRPr="009802F2">
              <w:rPr>
                <w:i w:val="0"/>
                <w:iCs w:val="0"/>
                <w:color w:val="auto"/>
                <w:sz w:val="22"/>
                <w:szCs w:val="22"/>
                <w:rPrChange w:id="3418" w:author="Garrick W Bruening" w:date="2020-07-27T23:34:00Z">
                  <w:rPr>
                    <w:i w:val="0"/>
                    <w:iCs w:val="0"/>
                    <w:color w:val="auto"/>
                    <w:sz w:val="24"/>
                    <w:szCs w:val="24"/>
                  </w:rPr>
                </w:rPrChange>
              </w:rPr>
              <w:t>(</w:t>
            </w:r>
            <w:r w:rsidR="00783EEF" w:rsidRPr="009802F2">
              <w:rPr>
                <w:i w:val="0"/>
                <w:iCs w:val="0"/>
                <w:color w:val="auto"/>
                <w:sz w:val="22"/>
                <w:szCs w:val="22"/>
                <w:rPrChange w:id="3419" w:author="Garrick W Bruening" w:date="2020-07-27T23:34:00Z">
                  <w:rPr>
                    <w:i w:val="0"/>
                    <w:iCs w:val="0"/>
                    <w:color w:val="auto"/>
                    <w:sz w:val="24"/>
                    <w:szCs w:val="24"/>
                  </w:rPr>
                </w:rPrChange>
              </w:rPr>
              <w:fldChar w:fldCharType="begin"/>
            </w:r>
            <w:r w:rsidR="00783EEF" w:rsidRPr="009802F2">
              <w:rPr>
                <w:i w:val="0"/>
                <w:iCs w:val="0"/>
                <w:color w:val="auto"/>
                <w:sz w:val="22"/>
                <w:szCs w:val="22"/>
                <w:rPrChange w:id="3420" w:author="Garrick W Bruening" w:date="2020-07-27T23:34:00Z">
                  <w:rPr>
                    <w:i w:val="0"/>
                    <w:iCs w:val="0"/>
                    <w:color w:val="auto"/>
                    <w:sz w:val="24"/>
                    <w:szCs w:val="24"/>
                  </w:rPr>
                </w:rPrChange>
              </w:rPr>
              <w:instrText xml:space="preserve"> SEQ Equation \* ARABIC </w:instrText>
            </w:r>
            <w:r w:rsidR="00783EEF" w:rsidRPr="009802F2">
              <w:rPr>
                <w:i w:val="0"/>
                <w:iCs w:val="0"/>
                <w:color w:val="auto"/>
                <w:sz w:val="22"/>
                <w:szCs w:val="22"/>
                <w:rPrChange w:id="3421"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10</w:t>
            </w:r>
            <w:r w:rsidR="00783EEF" w:rsidRPr="009802F2">
              <w:rPr>
                <w:i w:val="0"/>
                <w:iCs w:val="0"/>
                <w:color w:val="auto"/>
                <w:sz w:val="22"/>
                <w:szCs w:val="22"/>
                <w:rPrChange w:id="3422" w:author="Garrick W Bruening" w:date="2020-07-27T23:34:00Z">
                  <w:rPr>
                    <w:i w:val="0"/>
                    <w:iCs w:val="0"/>
                    <w:color w:val="auto"/>
                    <w:sz w:val="24"/>
                    <w:szCs w:val="24"/>
                  </w:rPr>
                </w:rPrChange>
              </w:rPr>
              <w:fldChar w:fldCharType="end"/>
            </w:r>
            <w:r w:rsidRPr="009802F2">
              <w:rPr>
                <w:i w:val="0"/>
                <w:iCs w:val="0"/>
                <w:color w:val="auto"/>
                <w:sz w:val="22"/>
                <w:szCs w:val="22"/>
                <w:rPrChange w:id="3423" w:author="Garrick W Bruening" w:date="2020-07-27T23:34:00Z">
                  <w:rPr>
                    <w:i w:val="0"/>
                    <w:iCs w:val="0"/>
                    <w:color w:val="auto"/>
                    <w:sz w:val="24"/>
                    <w:szCs w:val="24"/>
                  </w:rPr>
                </w:rPrChange>
              </w:rPr>
              <w:t>)</w:t>
            </w:r>
          </w:p>
        </w:tc>
      </w:tr>
    </w:tbl>
    <w:p w14:paraId="3BB511E8" w14:textId="40A92CF7" w:rsidR="00CD0712" w:rsidRPr="009802F2" w:rsidRDefault="00CD0712" w:rsidP="00994DAB">
      <w:pPr>
        <w:rPr>
          <w:ins w:id="3424" w:author="Garrick W Bruening" w:date="2020-07-25T14:22:00Z"/>
          <w:rFonts w:eastAsiaTheme="minorEastAsia"/>
        </w:rPr>
      </w:pPr>
    </w:p>
    <w:p w14:paraId="06EBD823" w14:textId="77777777" w:rsidR="00340E6A" w:rsidRPr="009802F2" w:rsidDel="00993E5A" w:rsidRDefault="00340E6A">
      <w:pPr>
        <w:rPr>
          <w:del w:id="3425" w:author="Garrick W Bruening" w:date="2020-07-25T14:31:00Z"/>
        </w:rPr>
      </w:pPr>
    </w:p>
    <w:p w14:paraId="4790867B" w14:textId="24FF1834" w:rsidR="1800F1BB" w:rsidRPr="009802F2" w:rsidDel="00993E5A" w:rsidRDefault="1800F1BB">
      <w:pPr>
        <w:rPr>
          <w:del w:id="3426" w:author="Garrick W Bruening" w:date="2020-07-25T14:31:00Z"/>
        </w:rPr>
      </w:pPr>
      <w:del w:id="3427" w:author="Garrick W Bruening" w:date="2020-07-25T14:31:00Z">
        <w:r w:rsidRPr="009802F2" w:rsidDel="00993E5A">
          <w:delText xml:space="preserve">    I = \left[</w:delText>
        </w:r>
      </w:del>
    </w:p>
    <w:p w14:paraId="75495C40" w14:textId="2D6470F8" w:rsidR="1800F1BB" w:rsidRPr="009802F2" w:rsidDel="00993E5A" w:rsidRDefault="1800F1BB">
      <w:pPr>
        <w:rPr>
          <w:del w:id="3428" w:author="Garrick W Bruening" w:date="2020-07-25T14:31:00Z"/>
        </w:rPr>
      </w:pPr>
      <w:del w:id="3429" w:author="Garrick W Bruening" w:date="2020-07-25T14:31:00Z">
        <w:r w:rsidRPr="009802F2" w:rsidDel="00993E5A">
          <w:delText xml:space="preserve">    m_1r_1^2 + I_{COM,1}+(mass+m_2)(l_1^2+r_{22}^2+2l_1r_{22}cos(\theta_e))+I_{COM,2}\\</w:delText>
        </w:r>
      </w:del>
    </w:p>
    <w:p w14:paraId="73ADD9F1" w14:textId="3510E034" w:rsidR="1800F1BB" w:rsidRPr="009802F2" w:rsidDel="00993E5A" w:rsidRDefault="1800F1BB">
      <w:pPr>
        <w:rPr>
          <w:del w:id="3430" w:author="Garrick W Bruening" w:date="2020-07-25T14:31:00Z"/>
        </w:rPr>
      </w:pPr>
      <w:del w:id="3431" w:author="Garrick W Bruening" w:date="2020-07-25T14:31:00Z">
        <w:r w:rsidRPr="009802F2" w:rsidDel="00993E5A">
          <w:delText xml:space="preserve">    (m_2+mass)(r_{22}^2+l_1r_{22}^2cos(\theta_e))+I_{COM,2}</w:delText>
        </w:r>
      </w:del>
    </w:p>
    <w:p w14:paraId="24FB58DE" w14:textId="418F0C62" w:rsidR="1800F1BB" w:rsidRPr="009802F2" w:rsidDel="00993E5A" w:rsidRDefault="1800F1BB">
      <w:pPr>
        <w:rPr>
          <w:del w:id="3432" w:author="Garrick W Bruening" w:date="2020-07-25T14:31:00Z"/>
        </w:rPr>
      </w:pPr>
      <w:del w:id="3433" w:author="Garrick W Bruening" w:date="2020-07-25T14:31:00Z">
        <w:r w:rsidRPr="009802F2" w:rsidDel="00993E5A">
          <w:delText xml:space="preserve">    (m_2+mass)(r_{22}^2+l_1r_{22}^2cos(\theta_e))+I_{COM,2} \\ m_2r_2^2+mass\cdot l_2^2+I_{COM,2}</w:delText>
        </w:r>
      </w:del>
    </w:p>
    <w:p w14:paraId="2E915CDD" w14:textId="0534C10D" w:rsidR="64CB2258" w:rsidRPr="009802F2" w:rsidDel="00993E5A" w:rsidRDefault="64CB2258">
      <w:pPr>
        <w:rPr>
          <w:del w:id="3434" w:author="Garrick W Bruening" w:date="2020-07-25T14:31:00Z"/>
        </w:rPr>
      </w:pPr>
    </w:p>
    <w:p w14:paraId="08693380" w14:textId="287E4D0B" w:rsidR="1800F1BB" w:rsidRPr="009802F2" w:rsidDel="00993E5A" w:rsidRDefault="1800F1BB">
      <w:pPr>
        <w:rPr>
          <w:del w:id="3435" w:author="Garrick W Bruening" w:date="2020-07-25T14:31:00Z"/>
        </w:rPr>
      </w:pPr>
      <w:del w:id="3436" w:author="Garrick W Bruening" w:date="2020-07-25T14:31:00Z">
        <w:r w:rsidRPr="009802F2" w:rsidDel="00993E5A">
          <w:delText>M = \left(\Lambda^{-1}\right)^TI(\theta)\Lambda^{-1}</w:delText>
        </w:r>
      </w:del>
    </w:p>
    <w:p w14:paraId="5A79DD2C" w14:textId="48372043" w:rsidR="64CB2258" w:rsidRPr="009802F2" w:rsidDel="00993E5A" w:rsidRDefault="64CB2258">
      <w:pPr>
        <w:rPr>
          <w:del w:id="3437" w:author="Garrick W Bruening" w:date="2020-07-25T14:31:00Z"/>
        </w:rPr>
      </w:pPr>
    </w:p>
    <w:p w14:paraId="0D3F0A46" w14:textId="0BFA7603" w:rsidR="002E1506" w:rsidRPr="009802F2" w:rsidRDefault="1800F1BB">
      <w:r w:rsidRPr="009802F2">
        <w:t>Last</w:t>
      </w:r>
      <w:ins w:id="3438" w:author="Garrick W Bruening" w:date="2020-09-21T15:04:00Z">
        <w:r w:rsidR="00A810F0" w:rsidRPr="009802F2">
          <w:t>,</w:t>
        </w:r>
      </w:ins>
      <w:r w:rsidRPr="009802F2">
        <w:t xml:space="preserve"> we induce a force of 1 in the reach direction to compute the effective mass of the reaching movement. In Eq. </w:t>
      </w:r>
      <w:del w:id="3439" w:author="Garrick W Bruening" w:date="2020-07-27T20:17:00Z">
        <w:r w:rsidRPr="009802F2">
          <w:delText>\ref{eq:eff_mass</w:delText>
        </w:r>
        <w:r w:rsidRPr="009802F2" w:rsidDel="00601287">
          <w:delText>}</w:delText>
        </w:r>
      </w:del>
      <w:ins w:id="3440" w:author="Garrick W Bruening" w:date="2020-07-27T20:17:00Z">
        <w:r w:rsidR="00601287" w:rsidRPr="009802F2">
          <w:fldChar w:fldCharType="begin"/>
        </w:r>
        <w:r w:rsidR="00601287" w:rsidRPr="009802F2">
          <w:instrText xml:space="preserve"> REF _Ref46773478 \h </w:instrText>
        </w:r>
      </w:ins>
      <w:r w:rsidR="00601287" w:rsidRPr="009802F2">
        <w:rPr>
          <w:rPrChange w:id="3441" w:author="Garrick W Bruening" w:date="2020-07-27T20:17:00Z">
            <w:rPr>
              <w:i/>
              <w:iCs/>
            </w:rPr>
          </w:rPrChange>
        </w:rPr>
        <w:instrText xml:space="preserve"> \* MERGEFORMAT </w:instrText>
      </w:r>
      <w:r w:rsidR="00601287" w:rsidRPr="009802F2">
        <w:fldChar w:fldCharType="separate"/>
      </w:r>
      <w:r w:rsidR="005B369E" w:rsidRPr="009802F2">
        <w:rPr>
          <w:noProof/>
          <w:rPrChange w:id="3442" w:author="Garrick W Bruening" w:date="2020-07-27T23:34:00Z">
            <w:rPr>
              <w:i/>
              <w:iCs/>
              <w:sz w:val="24"/>
              <w:szCs w:val="24"/>
            </w:rPr>
          </w:rPrChange>
        </w:rPr>
        <w:t>(</w:t>
      </w:r>
      <w:r w:rsidR="005B369E" w:rsidRPr="009802F2">
        <w:rPr>
          <w:noProof/>
        </w:rPr>
        <w:t>11</w:t>
      </w:r>
      <w:r w:rsidR="005B369E" w:rsidRPr="009802F2">
        <w:rPr>
          <w:rPrChange w:id="3443" w:author="Garrick W Bruening" w:date="2020-07-27T23:34:00Z">
            <w:rPr>
              <w:i/>
              <w:iCs/>
              <w:sz w:val="24"/>
              <w:szCs w:val="24"/>
            </w:rPr>
          </w:rPrChange>
        </w:rPr>
        <w:t>)</w:t>
      </w:r>
      <w:ins w:id="3444" w:author="Garrick W Bruening" w:date="2020-07-27T20:17:00Z">
        <w:r w:rsidR="00601287" w:rsidRPr="009802F2">
          <w:fldChar w:fldCharType="end"/>
        </w:r>
      </w:ins>
      <w:r w:rsidRPr="009802F2">
        <w:t xml:space="preserve">, </w:t>
      </w:r>
      <w:del w:id="3445" w:author="Garrick W Bruening" w:date="2020-07-25T14:33:00Z">
        <w:r w:rsidRPr="009802F2" w:rsidDel="008B6A2B">
          <w:delText>$</w:delText>
        </w:r>
      </w:del>
      <m:oMath>
        <m:r>
          <w:ins w:id="3446" w:author="Garrick W Bruening" w:date="2020-07-25T14:33:00Z">
            <m:rPr>
              <m:sty m:val="p"/>
            </m:rPr>
            <w:rPr>
              <w:rFonts w:ascii="Cambria Math" w:hAnsi="Cambria Math"/>
            </w:rPr>
            <m:t>θ</m:t>
          </w:ins>
        </m:r>
      </m:oMath>
      <w:del w:id="3447" w:author="Garrick W Bruening" w:date="2020-07-25T14:33:00Z">
        <w:r w:rsidRPr="009802F2" w:rsidDel="008B6A2B">
          <w:delText>\theta$</w:delText>
        </w:r>
      </w:del>
      <w:r w:rsidRPr="009802F2">
        <w:t xml:space="preserve"> is the angle of reaching direction, and </w:t>
      </w:r>
      <m:oMath>
        <m:r>
          <w:ins w:id="3448" w:author="Garrick W Bruening" w:date="2020-07-25T14:33:00Z">
            <m:rPr>
              <m:sty m:val="p"/>
            </m:rPr>
            <w:rPr>
              <w:rFonts w:ascii="Cambria Math" w:hAnsi="Cambria Math"/>
            </w:rPr>
            <m:t xml:space="preserve">+1 </m:t>
          </w:ins>
        </m:r>
      </m:oMath>
      <w:del w:id="3449" w:author="Garrick W Bruening" w:date="2020-07-25T14:33:00Z">
        <w:r w:rsidRPr="009802F2" w:rsidDel="008B6A2B">
          <w:delText xml:space="preserve">$+1$ </w:delText>
        </w:r>
      </w:del>
      <w:r w:rsidRPr="009802F2">
        <w:t>is added at the end to account for the inertia of the robotic arm manipulandum. We determine the effective mass of the arm in all four target directions, then average these to get an estimate for each individual subject.</w:t>
      </w:r>
    </w:p>
    <w:p w14:paraId="6F342C61" w14:textId="3AFB9E28" w:rsidR="00660169" w:rsidRPr="009802F2" w:rsidRDefault="00660169" w:rsidP="00660169">
      <w:pPr>
        <w:pStyle w:val="Caption"/>
        <w:keepNext/>
        <w:rPr>
          <w:i w:val="0"/>
          <w:iCs w:val="0"/>
        </w:rPr>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3222AB2F" w14:textId="77777777" w:rsidTr="003857B1">
        <w:trPr>
          <w:ins w:id="3450" w:author="Garrick W Bruening" w:date="2020-07-25T15:18:00Z"/>
        </w:trPr>
        <w:tc>
          <w:tcPr>
            <w:tcW w:w="500" w:type="pct"/>
          </w:tcPr>
          <w:p w14:paraId="4679DF1E" w14:textId="77777777" w:rsidR="002E1506" w:rsidRPr="009802F2" w:rsidRDefault="002E1506" w:rsidP="003857B1">
            <w:pPr>
              <w:rPr>
                <w:ins w:id="3451" w:author="Garrick W Bruening" w:date="2020-07-25T15:18:00Z"/>
              </w:rPr>
            </w:pPr>
          </w:p>
        </w:tc>
        <w:tc>
          <w:tcPr>
            <w:tcW w:w="4000" w:type="pct"/>
            <w:vAlign w:val="center"/>
          </w:tcPr>
          <w:p w14:paraId="2D5B9C22" w14:textId="237044FE" w:rsidR="00660169" w:rsidRPr="009802F2" w:rsidDel="00347868" w:rsidRDefault="00660169">
            <w:pPr>
              <w:jc w:val="center"/>
              <w:rPr>
                <w:del w:id="3452" w:author="Garrick W Bruening" w:date="2020-07-25T14:33:00Z"/>
              </w:rPr>
              <w:pPrChange w:id="3453" w:author="Unknown" w:date="2020-07-25T14:33:00Z">
                <w:pPr/>
              </w:pPrChange>
            </w:pPr>
            <w:ins w:id="3454" w:author="Garrick W Bruening" w:date="2020-07-25T14:32:00Z">
              <w:r w:rsidRPr="009802F2">
                <w:t xml:space="preserve">Effective Mass = </w:t>
              </w:r>
              <w:proofErr w:type="gramStart"/>
            </w:ins>
            <m:oMath>
              <m:r>
                <w:ins w:id="3455" w:author="Garrick W Bruening" w:date="2020-07-25T14:32:00Z">
                  <m:rPr>
                    <m:nor/>
                  </m:rPr>
                  <w:rPr>
                    <w:rFonts w:cstheme="minorHAnsi"/>
                  </w:rPr>
                  <m:t>norm(</m:t>
                </w:ins>
              </m:r>
              <w:proofErr w:type="gramEnd"/>
              <m:r>
                <w:ins w:id="3456" w:author="Garrick W Bruening" w:date="2020-07-25T14:32:00Z">
                  <m:rPr>
                    <m:nor/>
                  </m:rPr>
                  <w:rPr>
                    <w:rFonts w:cstheme="minorHAnsi"/>
                  </w:rPr>
                  <m:t>M*</m:t>
                </w:ins>
              </m:r>
              <m:d>
                <m:dPr>
                  <m:begChr m:val="["/>
                  <m:endChr m:val="]"/>
                  <m:ctrlPr>
                    <w:ins w:id="3457" w:author="Garrick W Bruening" w:date="2020-07-25T14:32:00Z">
                      <w:rPr>
                        <w:rFonts w:ascii="Cambria Math" w:hAnsi="Cambria Math" w:cstheme="minorHAnsi"/>
                      </w:rPr>
                    </w:ins>
                  </m:ctrlPr>
                </m:dPr>
                <m:e>
                  <m:m>
                    <m:mPr>
                      <m:mcs>
                        <m:mc>
                          <m:mcPr>
                            <m:count m:val="2"/>
                            <m:mcJc m:val="center"/>
                          </m:mcPr>
                        </m:mc>
                      </m:mcs>
                      <m:ctrlPr>
                        <w:ins w:id="3458" w:author="Garrick W Bruening" w:date="2020-07-25T14:32:00Z">
                          <w:rPr>
                            <w:rFonts w:ascii="Cambria Math" w:hAnsi="Cambria Math" w:cstheme="minorHAnsi"/>
                          </w:rPr>
                        </w:ins>
                      </m:ctrlPr>
                    </m:mPr>
                    <m:mr>
                      <m:e>
                        <m:func>
                          <m:funcPr>
                            <m:ctrlPr>
                              <w:rPr>
                                <w:rFonts w:ascii="Cambria Math" w:hAnsi="Cambria Math" w:cstheme="minorHAnsi"/>
                              </w:rPr>
                            </m:ctrlPr>
                          </m:funcPr>
                          <m:fName>
                            <m:r>
                              <m:rPr>
                                <m:nor/>
                              </m:rPr>
                              <w:rPr>
                                <w:rFonts w:cstheme="minorHAnsi"/>
                              </w:rPr>
                              <m:t>cos</m:t>
                            </m:r>
                          </m:fName>
                          <m:e>
                            <m:d>
                              <m:dPr>
                                <m:ctrlPr>
                                  <w:ins w:id="3459" w:author="Garrick W Bruening" w:date="2020-07-25T14:32:00Z">
                                    <w:rPr>
                                      <w:rFonts w:ascii="Cambria Math" w:hAnsi="Cambria Math" w:cstheme="minorHAnsi"/>
                                    </w:rPr>
                                  </w:ins>
                                </m:ctrlPr>
                              </m:dPr>
                              <m:e>
                                <m:r>
                                  <w:ins w:id="3460" w:author="Garrick W Bruening" w:date="2020-07-25T14:33:00Z">
                                    <m:rPr>
                                      <m:nor/>
                                    </m:rPr>
                                    <w:rPr>
                                      <w:rFonts w:cstheme="minorHAnsi"/>
                                    </w:rPr>
                                    <m:t>θ</m:t>
                                  </w:ins>
                                </m:r>
                              </m:e>
                            </m:d>
                          </m:e>
                        </m:func>
                      </m:e>
                      <m:e>
                        <m:func>
                          <m:funcPr>
                            <m:ctrlPr>
                              <w:rPr>
                                <w:rFonts w:ascii="Cambria Math" w:hAnsi="Cambria Math" w:cstheme="minorHAnsi"/>
                              </w:rPr>
                            </m:ctrlPr>
                          </m:funcPr>
                          <m:fName>
                            <m:r>
                              <m:rPr>
                                <m:nor/>
                              </m:rPr>
                              <w:rPr>
                                <w:rFonts w:cstheme="minorHAnsi"/>
                              </w:rPr>
                              <m:t>sin</m:t>
                            </m:r>
                          </m:fName>
                          <m:e>
                            <m:d>
                              <m:dPr>
                                <m:ctrlPr>
                                  <w:ins w:id="3461" w:author="Garrick W Bruening" w:date="2020-07-25T14:33:00Z">
                                    <w:rPr>
                                      <w:rFonts w:ascii="Cambria Math" w:hAnsi="Cambria Math" w:cstheme="minorHAnsi"/>
                                    </w:rPr>
                                  </w:ins>
                                </m:ctrlPr>
                              </m:dPr>
                              <m:e>
                                <m:r>
                                  <w:ins w:id="3462" w:author="Garrick W Bruening" w:date="2020-07-25T14:33:00Z">
                                    <m:rPr>
                                      <m:nor/>
                                    </m:rPr>
                                    <w:rPr>
                                      <w:rFonts w:cstheme="minorHAnsi"/>
                                    </w:rPr>
                                    <m:t>theta</m:t>
                                  </w:ins>
                                </m:r>
                              </m:e>
                            </m:d>
                          </m:e>
                        </m:func>
                      </m:e>
                    </m:mr>
                  </m:m>
                </m:e>
              </m:d>
              <m:r>
                <w:ins w:id="3463" w:author="Garrick W Bruening" w:date="2020-07-25T14:33:00Z">
                  <m:rPr>
                    <m:nor/>
                  </m:rPr>
                  <w:rPr>
                    <w:rFonts w:cstheme="minorHAnsi"/>
                  </w:rPr>
                  <m:t>+1</m:t>
                </w:ins>
              </m:r>
              <m:func>
                <m:funcPr>
                  <m:ctrlPr>
                    <w:del w:id="3464" w:author="Garrick W Bruening" w:date="2020-07-25T14:32:00Z">
                      <w:rPr>
                        <w:rFonts w:ascii="Cambria Math" w:hAnsi="Cambria Math" w:cstheme="minorHAnsi"/>
                      </w:rPr>
                    </w:del>
                  </m:ctrlPr>
                </m:funcPr>
                <m:fName>
                  <m:r>
                    <w:del w:id="3465" w:author="Garrick W Bruening" w:date="2020-07-25T14:32:00Z">
                      <m:rPr>
                        <m:nor/>
                      </m:rPr>
                      <w:rPr>
                        <w:rFonts w:cstheme="minorHAnsi"/>
                      </w:rPr>
                      <m:t>cos</m:t>
                    </w:del>
                  </m:r>
                </m:fName>
                <m:e/>
              </m:func>
              <m:r>
                <w:del w:id="3466" w:author="Garrick W Bruening" w:date="2020-07-25T14:32:00Z">
                  <m:rPr>
                    <m:nor/>
                  </m:rPr>
                  <w:rPr>
                    <w:rFonts w:ascii="Cambria Math" w:hAnsi="Cambria Math" w:cs="Cambria Math"/>
                  </w:rPr>
                  <m:t>⁡⁡</m:t>
                </w:del>
              </m:r>
            </m:oMath>
          </w:p>
          <w:p w14:paraId="4C716ADF" w14:textId="77777777" w:rsidR="002E1506" w:rsidRPr="009802F2" w:rsidRDefault="002E1506" w:rsidP="003857B1">
            <w:pPr>
              <w:jc w:val="center"/>
              <w:rPr>
                <w:ins w:id="3467" w:author="Garrick W Bruening" w:date="2020-07-25T15:18:00Z"/>
                <w:rFonts w:ascii="Cambria" w:hAnsi="Cambria" w:cs="Aharoni"/>
              </w:rPr>
            </w:pPr>
          </w:p>
        </w:tc>
        <w:tc>
          <w:tcPr>
            <w:tcW w:w="500" w:type="pct"/>
            <w:vAlign w:val="bottom"/>
          </w:tcPr>
          <w:p w14:paraId="361DD936" w14:textId="3956F4D0" w:rsidR="002E1506" w:rsidRPr="009802F2" w:rsidRDefault="00660169" w:rsidP="003857B1">
            <w:pPr>
              <w:pStyle w:val="Caption"/>
              <w:keepNext/>
              <w:jc w:val="right"/>
              <w:rPr>
                <w:ins w:id="3468" w:author="Garrick W Bruening" w:date="2020-07-25T15:18:00Z"/>
                <w:i w:val="0"/>
                <w:iCs w:val="0"/>
                <w:sz w:val="22"/>
                <w:szCs w:val="22"/>
                <w:rPrChange w:id="3469" w:author="Garrick W Bruening" w:date="2020-07-27T23:34:00Z">
                  <w:rPr>
                    <w:ins w:id="3470" w:author="Garrick W Bruening" w:date="2020-07-25T15:18:00Z"/>
                    <w:i w:val="0"/>
                    <w:sz w:val="24"/>
                    <w:szCs w:val="24"/>
                  </w:rPr>
                </w:rPrChange>
              </w:rPr>
            </w:pPr>
            <w:bookmarkStart w:id="3471" w:name="_Ref46773478"/>
            <w:r w:rsidRPr="009802F2">
              <w:rPr>
                <w:i w:val="0"/>
                <w:iCs w:val="0"/>
                <w:color w:val="auto"/>
                <w:sz w:val="22"/>
                <w:szCs w:val="22"/>
                <w:rPrChange w:id="3472" w:author="Garrick W Bruening" w:date="2020-07-27T23:34:00Z">
                  <w:rPr>
                    <w:i w:val="0"/>
                    <w:iCs w:val="0"/>
                    <w:color w:val="auto"/>
                    <w:sz w:val="24"/>
                    <w:szCs w:val="24"/>
                  </w:rPr>
                </w:rPrChange>
              </w:rPr>
              <w:t>(</w:t>
            </w:r>
            <w:r w:rsidRPr="009802F2">
              <w:rPr>
                <w:i w:val="0"/>
                <w:iCs w:val="0"/>
                <w:color w:val="auto"/>
                <w:sz w:val="22"/>
                <w:szCs w:val="22"/>
                <w:rPrChange w:id="3473" w:author="Garrick W Bruening" w:date="2020-07-27T23:34:00Z">
                  <w:rPr>
                    <w:i w:val="0"/>
                    <w:iCs w:val="0"/>
                    <w:color w:val="auto"/>
                    <w:sz w:val="24"/>
                    <w:szCs w:val="24"/>
                  </w:rPr>
                </w:rPrChange>
              </w:rPr>
              <w:fldChar w:fldCharType="begin"/>
            </w:r>
            <w:r w:rsidRPr="009802F2">
              <w:rPr>
                <w:i w:val="0"/>
                <w:iCs w:val="0"/>
                <w:color w:val="auto"/>
                <w:sz w:val="22"/>
                <w:szCs w:val="22"/>
                <w:rPrChange w:id="3474"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475"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11</w:t>
            </w:r>
            <w:r w:rsidRPr="009802F2">
              <w:rPr>
                <w:i w:val="0"/>
                <w:iCs w:val="0"/>
                <w:color w:val="auto"/>
                <w:sz w:val="22"/>
                <w:szCs w:val="22"/>
                <w:rPrChange w:id="3476" w:author="Garrick W Bruening" w:date="2020-07-27T23:34:00Z">
                  <w:rPr>
                    <w:i w:val="0"/>
                    <w:iCs w:val="0"/>
                    <w:color w:val="auto"/>
                    <w:sz w:val="24"/>
                    <w:szCs w:val="24"/>
                  </w:rPr>
                </w:rPrChange>
              </w:rPr>
              <w:fldChar w:fldCharType="end"/>
            </w:r>
            <w:r w:rsidRPr="009802F2">
              <w:rPr>
                <w:i w:val="0"/>
                <w:iCs w:val="0"/>
                <w:color w:val="auto"/>
                <w:sz w:val="22"/>
                <w:szCs w:val="22"/>
                <w:rPrChange w:id="3477" w:author="Garrick W Bruening" w:date="2020-07-27T23:34:00Z">
                  <w:rPr>
                    <w:i w:val="0"/>
                    <w:iCs w:val="0"/>
                    <w:color w:val="auto"/>
                    <w:sz w:val="24"/>
                    <w:szCs w:val="24"/>
                  </w:rPr>
                </w:rPrChange>
              </w:rPr>
              <w:t>)</w:t>
            </w:r>
            <w:bookmarkEnd w:id="3471"/>
          </w:p>
        </w:tc>
      </w:tr>
    </w:tbl>
    <w:p w14:paraId="0267FA03" w14:textId="3BBE557F" w:rsidR="1800F1BB" w:rsidRPr="009802F2" w:rsidDel="00347868" w:rsidRDefault="1800F1BB">
      <w:pPr>
        <w:jc w:val="center"/>
        <w:rPr>
          <w:del w:id="3478" w:author="Garrick W Bruening" w:date="2020-07-25T14:33:00Z"/>
        </w:rPr>
        <w:pPrChange w:id="3479" w:author="Garrick W Bruening" w:date="2020-07-25T14:33:00Z">
          <w:pPr/>
        </w:pPrChange>
      </w:pPr>
      <w:del w:id="3480" w:author="Garrick W Bruening" w:date="2020-07-25T14:33:00Z">
        <w:r w:rsidRPr="009802F2" w:rsidDel="00347868">
          <w:delText>Effective \: mass = norm(M*</w:delText>
        </w:r>
      </w:del>
    </w:p>
    <w:p w14:paraId="0B7E7448" w14:textId="0AC33276" w:rsidR="1800F1BB" w:rsidRPr="009802F2" w:rsidDel="00347868" w:rsidRDefault="1800F1BB">
      <w:pPr>
        <w:jc w:val="center"/>
        <w:rPr>
          <w:del w:id="3481" w:author="Garrick W Bruening" w:date="2020-07-25T14:33:00Z"/>
        </w:rPr>
        <w:pPrChange w:id="3482" w:author="Garrick W Bruening" w:date="2020-07-25T14:33:00Z">
          <w:pPr>
            <w:ind w:firstLine="1440"/>
          </w:pPr>
        </w:pPrChange>
      </w:pPr>
      <w:del w:id="3483" w:author="Garrick W Bruening" w:date="2020-07-25T14:33:00Z">
        <w:r w:rsidRPr="009802F2" w:rsidDel="00347868">
          <w:delText>cos(\theta) &amp; sin(\theta)</w:delText>
        </w:r>
      </w:del>
    </w:p>
    <w:p w14:paraId="52C05B8C" w14:textId="7D737F9A" w:rsidR="1800F1BB" w:rsidRPr="009802F2" w:rsidRDefault="1800F1BB">
      <w:pPr>
        <w:jc w:val="center"/>
        <w:pPrChange w:id="3484" w:author="Garrick W Bruening" w:date="2020-07-25T14:33:00Z">
          <w:pPr>
            <w:ind w:firstLine="720"/>
          </w:pPr>
        </w:pPrChange>
      </w:pPr>
      <w:del w:id="3485" w:author="Garrick W Bruening" w:date="2020-07-25T14:33:00Z">
        <w:r w:rsidRPr="009802F2" w:rsidDel="00347868">
          <w:delText>+1</w:delText>
        </w:r>
      </w:del>
    </w:p>
    <w:p w14:paraId="782706CB" w14:textId="5BEF9CF2" w:rsidR="64CB2258" w:rsidRPr="009802F2" w:rsidRDefault="1800F1BB" w:rsidP="64CB2258">
      <w:r w:rsidRPr="009802F2">
        <w:t xml:space="preserve">Each subject's specific effective mass was calculated using anthropomorphic measurements and estimates </w:t>
      </w:r>
      <w:r w:rsidR="00E91451" w:rsidRPr="009802F2">
        <w:fldChar w:fldCharType="begin"/>
      </w:r>
      <w:r w:rsidR="00EF525D" w:rsidRPr="009802F2">
        <w:instrText xml:space="preserve"> ADDIN ZOTERO_ITEM CSL_CITATION {"citationID":"IABJeVRV","properties":{"formattedCitation":"[42], [44], [45]","plainCitation":"[42], [44], [45]","noteIndex":0},"citationItems":[{"id":43,"uris":["http://zotero.org/users/4343224/items/92KWAD5U"],"uri":["http://zotero.org/users/4343224/items/92KWAD5U"],"itemData":{"id":43,"type":"article-journal","container-title":"Artificial Limbs","issue":"1","language":"en","page":"20","title":"Body Segment Parameters, Part II","volume":"16","author":[{"family":"Contini","given":"Renato"}],"issued":{"date-parts":[["1972"]]}}},{"id":997,"uris":["http://zotero.org/users/4343224/items/XQ2Y5TWT"],"uri":["http://zotero.org/users/4343224/items/XQ2Y5TWT"],"itemData":{"id":997,"type":"book","abstract":"Research and study in biomechanics has grown dramatically in recent years, to the extent that students, researchers, and practitioners in biomechanics now outnumber those working in the underlying discipline of mechanics itself. Filling a void in the current literature on this specialized niche, Pri","language":"en","title":"Principles of Biomechanics","URL":"https://www.crcpress.com/Principles-of-Biomechanics/Huston/p/book/9780849334948","author":[{"family":"Huston","given":"Ronald"}],"accessed":{"date-parts":[["2019",3,5]]},"issued":{"date-parts":[["2008",12]]}}},{"id":998,"uris":["http://zotero.org/users/4343224/items/HXRVQS3B"],"uri":["http://zotero.org/users/4343224/items/HXRVQS3B"],"itemData":{"id":998,"type":"book","ISBN":"978-0-470-39818-0","language":"en-us","publisher":"John Wiley &amp; Sons, Ltd","title":"Biomechanics and Motor Control of Human Movement, 4th Edition","URL":"https://www.wiley.com/en-us/Biomechanics+and+Motor+Control+of+Human+Movement%2C+4th+Edition-p-9780470398180","author":[{"family":"Winter","given":"David"}],"accessed":{"date-parts":[["2019",3,5]]},"issued":{"date-parts":[["2009",10]]}}}],"schema":"https://github.com/citation-style-language/schema/raw/master/csl-citation.json"} </w:instrText>
      </w:r>
      <w:r w:rsidR="00E91451" w:rsidRPr="009802F2">
        <w:fldChar w:fldCharType="separate"/>
      </w:r>
      <w:r w:rsidR="00EF525D" w:rsidRPr="009802F2">
        <w:rPr>
          <w:rFonts w:ascii="Calibri" w:hAnsi="Calibri" w:cs="Calibri"/>
        </w:rPr>
        <w:t>[42], [44], [45]</w:t>
      </w:r>
      <w:r w:rsidR="00E91451" w:rsidRPr="009802F2">
        <w:fldChar w:fldCharType="end"/>
      </w:r>
      <w:del w:id="3486" w:author="Garrick" w:date="2020-10-02T15:08:00Z">
        <w:r w:rsidRPr="009802F2" w:rsidDel="005821B0">
          <w:delText xml:space="preserve">\cite{huston_principles_2008,winter_biomechanics_2009,contini_body_1972}. In experiment one the effective mass of the average human arm and robot arm in these four mass conditions were about 2.5, 3.8, 4.7, and 6.1 kg. </w:delText>
        </w:r>
      </w:del>
      <w:ins w:id="3487" w:author="Garrick W Bruening" w:date="2020-07-25T11:00:00Z">
        <w:del w:id="3488" w:author="Garrick" w:date="2020-10-02T15:08:00Z">
          <w:r w:rsidR="00467C37" w:rsidRPr="009802F2" w:rsidDel="005821B0">
            <w:delText>}</w:delText>
          </w:r>
        </w:del>
        <w:r w:rsidR="00467C37" w:rsidRPr="009802F2">
          <w:t xml:space="preserve">. </w:t>
        </w:r>
      </w:ins>
      <w:r w:rsidRPr="009802F2">
        <w:t xml:space="preserve">In the </w:t>
      </w:r>
      <w:del w:id="3489" w:author="Garrick W Bruening" w:date="2020-07-25T11:00:00Z">
        <w:r w:rsidRPr="009802F2" w:rsidDel="00467C37">
          <w:delText xml:space="preserve">second </w:delText>
        </w:r>
      </w:del>
      <w:ins w:id="3490" w:author="Garrick W Bruening" w:date="2020-07-25T11:00:00Z">
        <w:r w:rsidR="00467C37" w:rsidRPr="009802F2">
          <w:t xml:space="preserve">first </w:t>
        </w:r>
      </w:ins>
      <w:r w:rsidRPr="009802F2">
        <w:t xml:space="preserve">experiment the effective mass of the four mass conditions were </w:t>
      </w:r>
      <w:del w:id="3491" w:author="Garrick W Bruening" w:date="2020-09-21T15:04:00Z">
        <w:r w:rsidRPr="009802F2">
          <w:delText>about</w:delText>
        </w:r>
        <w:commentRangeStart w:id="3492"/>
        <w:commentRangeStart w:id="3493"/>
        <w:commentRangeStart w:id="3494"/>
        <w:commentRangeStart w:id="3495"/>
        <w:commentRangeStart w:id="3496"/>
        <w:commentRangeEnd w:id="3492"/>
        <w:r w:rsidR="00156CDF" w:rsidRPr="009802F2">
          <w:rPr>
            <w:rStyle w:val="CommentReference"/>
          </w:rPr>
          <w:commentReference w:id="3492"/>
        </w:r>
        <w:commentRangeEnd w:id="3493"/>
        <w:r w:rsidR="00C55C1B" w:rsidRPr="009802F2">
          <w:rPr>
            <w:rStyle w:val="CommentReference"/>
          </w:rPr>
          <w:commentReference w:id="3493"/>
        </w:r>
        <w:commentRangeEnd w:id="3494"/>
        <w:r w:rsidR="007921AF" w:rsidRPr="009802F2">
          <w:rPr>
            <w:rStyle w:val="CommentReference"/>
          </w:rPr>
          <w:commentReference w:id="3494"/>
        </w:r>
        <w:commentRangeEnd w:id="3495"/>
        <w:r w:rsidR="006102C6" w:rsidRPr="009802F2">
          <w:rPr>
            <w:rStyle w:val="CommentReference"/>
          </w:rPr>
          <w:commentReference w:id="3495"/>
        </w:r>
        <w:commentRangeEnd w:id="3496"/>
        <w:r w:rsidR="007231A9" w:rsidRPr="009802F2">
          <w:rPr>
            <w:rStyle w:val="CommentReference"/>
          </w:rPr>
          <w:commentReference w:id="3496"/>
        </w:r>
        <w:r w:rsidRPr="009802F2">
          <w:delText xml:space="preserve"> </w:delText>
        </w:r>
      </w:del>
      <w:del w:id="3497" w:author="Garrick W Bruening" w:date="2020-07-27T16:57:00Z">
        <w:r w:rsidRPr="009802F2">
          <w:delText>2.5</w:delText>
        </w:r>
      </w:del>
      <w:ins w:id="3498" w:author="Garrick W Bruening" w:date="2020-07-27T16:57:00Z">
        <w:r w:rsidR="00416055" w:rsidRPr="009802F2">
          <w:t>2.44</w:t>
        </w:r>
        <w:r w:rsidR="00266F3F" w:rsidRPr="009802F2">
          <w:rPr>
            <w:rPrChange w:id="3499" w:author="Garrick W Bruening" w:date="2020-07-27T16:58:00Z">
              <w:rPr>
                <w:rFonts w:ascii="Arial" w:hAnsi="Arial" w:cs="Arial"/>
                <w:color w:val="4D5156"/>
                <w:sz w:val="21"/>
                <w:szCs w:val="21"/>
                <w:shd w:val="clear" w:color="auto" w:fill="FFFFFF"/>
              </w:rPr>
            </w:rPrChange>
          </w:rPr>
          <w:t>±</w:t>
        </w:r>
      </w:ins>
      <w:ins w:id="3500" w:author="Garrick W Bruening" w:date="2020-07-27T16:58:00Z">
        <w:r w:rsidR="00266F3F" w:rsidRPr="009802F2">
          <w:rPr>
            <w:rPrChange w:id="3501" w:author="Garrick W Bruening" w:date="2020-07-27T16:58:00Z">
              <w:rPr>
                <w:rFonts w:ascii="Arial" w:hAnsi="Arial" w:cs="Arial"/>
                <w:color w:val="4D5156"/>
                <w:sz w:val="21"/>
                <w:szCs w:val="21"/>
                <w:shd w:val="clear" w:color="auto" w:fill="FFFFFF"/>
              </w:rPr>
            </w:rPrChange>
          </w:rPr>
          <w:t>0.0</w:t>
        </w:r>
        <w:r w:rsidR="00373AC2" w:rsidRPr="009802F2">
          <w:rPr>
            <w:rPrChange w:id="3502" w:author="Garrick W Bruening" w:date="2020-07-27T16:58:00Z">
              <w:rPr>
                <w:rFonts w:ascii="Arial" w:hAnsi="Arial" w:cs="Arial"/>
                <w:color w:val="4D5156"/>
                <w:sz w:val="21"/>
                <w:szCs w:val="21"/>
                <w:shd w:val="clear" w:color="auto" w:fill="FFFFFF"/>
              </w:rPr>
            </w:rPrChange>
          </w:rPr>
          <w:t>64</w:t>
        </w:r>
      </w:ins>
      <w:r w:rsidRPr="009802F2">
        <w:t xml:space="preserve">, </w:t>
      </w:r>
      <w:del w:id="3503" w:author="Garrick W Bruening" w:date="2020-07-27T16:58:00Z">
        <w:r w:rsidRPr="009802F2">
          <w:delText>4.7</w:delText>
        </w:r>
      </w:del>
      <w:ins w:id="3504" w:author="Garrick W Bruening" w:date="2020-07-27T16:58:00Z">
        <w:r w:rsidR="001950F5" w:rsidRPr="009802F2">
          <w:t>4.834</w:t>
        </w:r>
        <w:r w:rsidR="007440DC" w:rsidRPr="009802F2">
          <w:t>±</w:t>
        </w:r>
        <w:r w:rsidR="00C70956" w:rsidRPr="009802F2">
          <w:t>0.068</w:t>
        </w:r>
      </w:ins>
      <w:r w:rsidRPr="009802F2">
        <w:t xml:space="preserve">, </w:t>
      </w:r>
      <w:del w:id="3505" w:author="Garrick W Bruening" w:date="2020-07-27T16:58:00Z">
        <w:r w:rsidRPr="009802F2">
          <w:delText>7.0</w:delText>
        </w:r>
      </w:del>
      <w:ins w:id="3506" w:author="Garrick W Bruening" w:date="2020-07-27T16:58:00Z">
        <w:r w:rsidR="009317BF" w:rsidRPr="009802F2">
          <w:t>7.</w:t>
        </w:r>
        <w:r w:rsidR="00EB2789" w:rsidRPr="009802F2">
          <w:t>127±0.0</w:t>
        </w:r>
        <w:r w:rsidR="004C19B7" w:rsidRPr="009802F2">
          <w:t>70</w:t>
        </w:r>
      </w:ins>
      <w:r w:rsidRPr="009802F2">
        <w:t xml:space="preserve">, and </w:t>
      </w:r>
      <w:del w:id="3507" w:author="Garrick W Bruening" w:date="2020-07-27T16:58:00Z">
        <w:r w:rsidRPr="009802F2">
          <w:delText>11.5</w:delText>
        </w:r>
      </w:del>
      <w:ins w:id="3508" w:author="Garrick W Bruening" w:date="2020-07-27T16:58:00Z">
        <w:r w:rsidR="004C19B7" w:rsidRPr="009802F2">
          <w:t>11.691</w:t>
        </w:r>
      </w:ins>
      <w:ins w:id="3509" w:author="Garrick W Bruening" w:date="2020-07-27T16:59:00Z">
        <w:r w:rsidR="004C19B7" w:rsidRPr="009802F2">
          <w:t>±0.071</w:t>
        </w:r>
      </w:ins>
      <w:r w:rsidRPr="009802F2">
        <w:t xml:space="preserve"> kg</w:t>
      </w:r>
      <w:del w:id="3510" w:author="Garrick W Bruening" w:date="2020-07-25T11:00:00Z">
        <w:r w:rsidRPr="009802F2" w:rsidDel="00467C37">
          <w:delText>.</w:delText>
        </w:r>
      </w:del>
      <w:ins w:id="3511" w:author="Garrick W Bruening" w:date="2020-07-25T11:00:00Z">
        <w:del w:id="3512" w:author="Garrick W Bruening" w:date="2020-07-25T11:00:00Z">
          <w:r w:rsidR="00467C37" w:rsidRPr="009802F2" w:rsidDel="00467C37">
            <w:delText>}</w:delText>
          </w:r>
        </w:del>
        <w:r w:rsidR="00467C37" w:rsidRPr="009802F2">
          <w:t xml:space="preserve">. In experiment </w:t>
        </w:r>
        <w:del w:id="3513" w:author="Garrick W Bruening" w:date="2020-07-25T11:00:00Z">
          <w:r w:rsidR="00467C37" w:rsidRPr="009802F2" w:rsidDel="00467C37">
            <w:delText>one</w:delText>
          </w:r>
        </w:del>
        <w:del w:id="3514" w:author="Garrick W Bruening" w:date="2020-07-27T16:59:00Z">
          <w:r w:rsidR="00467C37" w:rsidRPr="009802F2">
            <w:delText>two</w:delText>
          </w:r>
        </w:del>
      </w:ins>
      <w:ins w:id="3515" w:author="Garrick W Bruening" w:date="2020-07-27T16:59:00Z">
        <w:r w:rsidR="004C19B7" w:rsidRPr="009802F2">
          <w:t>2a</w:t>
        </w:r>
      </w:ins>
      <w:ins w:id="3516" w:author="Garrick W Bruening" w:date="2020-07-25T11:00:00Z">
        <w:r w:rsidR="00467C37" w:rsidRPr="009802F2">
          <w:t xml:space="preserve"> the effective mass of the </w:t>
        </w:r>
        <w:del w:id="3517" w:author="Garrick W Bruening" w:date="2020-07-27T16:59:00Z">
          <w:r w:rsidR="00467C37" w:rsidRPr="009802F2">
            <w:delText>average human arm</w:delText>
          </w:r>
        </w:del>
      </w:ins>
      <w:ins w:id="3518" w:author="Garrick W Bruening" w:date="2020-07-27T16:59:00Z">
        <w:r w:rsidR="004C19B7" w:rsidRPr="009802F2">
          <w:t>subjects</w:t>
        </w:r>
      </w:ins>
      <w:ins w:id="3519" w:author="Garrick W Bruening" w:date="2020-07-25T11:00:00Z">
        <w:r w:rsidR="00467C37" w:rsidRPr="009802F2">
          <w:t xml:space="preserve"> and robot arm in these four mass conditions were about 2.</w:t>
        </w:r>
      </w:ins>
      <w:ins w:id="3520" w:author="Garrick W Bruening" w:date="2020-07-27T16:59:00Z">
        <w:r w:rsidR="002B18E4" w:rsidRPr="009802F2">
          <w:t>508</w:t>
        </w:r>
      </w:ins>
      <w:ins w:id="3521" w:author="Garrick W Bruening" w:date="2020-07-27T17:00:00Z">
        <w:r w:rsidR="00215F9B" w:rsidRPr="009802F2">
          <w:t>±0.074</w:t>
        </w:r>
      </w:ins>
      <w:ins w:id="3522" w:author="Garrick W Bruening" w:date="2020-07-25T11:00:00Z">
        <w:del w:id="3523" w:author="Garrick W Bruening" w:date="2020-07-27T16:59:00Z">
          <w:r w:rsidR="00467C37" w:rsidRPr="009802F2" w:rsidDel="002B18E4">
            <w:delText>2.</w:delText>
          </w:r>
          <w:r w:rsidR="00467C37" w:rsidRPr="009802F2">
            <w:delText>5</w:delText>
          </w:r>
        </w:del>
        <w:r w:rsidR="00467C37" w:rsidRPr="009802F2">
          <w:t>, 3.</w:t>
        </w:r>
      </w:ins>
      <w:ins w:id="3524" w:author="Garrick W Bruening" w:date="2020-07-27T16:59:00Z">
        <w:r w:rsidR="00215F9B" w:rsidRPr="009802F2">
          <w:t>962</w:t>
        </w:r>
      </w:ins>
      <w:ins w:id="3525" w:author="Garrick W Bruening" w:date="2020-07-27T17:00:00Z">
        <w:r w:rsidR="00215F9B" w:rsidRPr="009802F2">
          <w:t>±</w:t>
        </w:r>
        <w:r w:rsidR="00111C70" w:rsidRPr="009802F2">
          <w:t>0.074</w:t>
        </w:r>
      </w:ins>
      <w:ins w:id="3526" w:author="Garrick W Bruening" w:date="2020-07-25T11:00:00Z">
        <w:del w:id="3527" w:author="Garrick W Bruening" w:date="2020-07-27T16:59:00Z">
          <w:r w:rsidR="00467C37" w:rsidRPr="009802F2" w:rsidDel="00215F9B">
            <w:delText>3.</w:delText>
          </w:r>
          <w:r w:rsidR="00467C37" w:rsidRPr="009802F2">
            <w:delText>8</w:delText>
          </w:r>
        </w:del>
        <w:r w:rsidR="00467C37" w:rsidRPr="009802F2">
          <w:t xml:space="preserve">, </w:t>
        </w:r>
        <w:del w:id="3528" w:author="Garrick W Bruening" w:date="2020-07-27T16:59:00Z">
          <w:r w:rsidR="00467C37" w:rsidRPr="009802F2">
            <w:delText>4.7</w:delText>
          </w:r>
        </w:del>
      </w:ins>
      <w:ins w:id="3529" w:author="Garrick W Bruening" w:date="2020-07-27T16:59:00Z">
        <w:r w:rsidR="00215F9B" w:rsidRPr="009802F2">
          <w:t>4.890</w:t>
        </w:r>
      </w:ins>
      <w:ins w:id="3530" w:author="Garrick W Bruening" w:date="2020-07-27T17:00:00Z">
        <w:r w:rsidR="00111C70" w:rsidRPr="009802F2">
          <w:t>±</w:t>
        </w:r>
        <w:r w:rsidR="009A44C7" w:rsidRPr="009802F2">
          <w:t>0.075</w:t>
        </w:r>
      </w:ins>
      <w:ins w:id="3531" w:author="Garrick W Bruening" w:date="2020-07-25T11:00:00Z">
        <w:r w:rsidR="00467C37" w:rsidRPr="009802F2">
          <w:t xml:space="preserve">, and </w:t>
        </w:r>
        <w:del w:id="3532" w:author="Garrick W Bruening" w:date="2020-07-27T16:59:00Z">
          <w:r w:rsidR="00467C37" w:rsidRPr="009802F2">
            <w:delText>6.1</w:delText>
          </w:r>
        </w:del>
      </w:ins>
      <w:ins w:id="3533" w:author="Garrick W Bruening" w:date="2020-07-27T16:59:00Z">
        <w:r w:rsidR="00215F9B" w:rsidRPr="009802F2">
          <w:t>6.271</w:t>
        </w:r>
      </w:ins>
      <w:ins w:id="3534" w:author="Garrick W Bruening" w:date="2020-07-27T17:00:00Z">
        <w:r w:rsidR="009A44C7" w:rsidRPr="009802F2">
          <w:t>±0.077</w:t>
        </w:r>
      </w:ins>
      <w:ins w:id="3535" w:author="Garrick W Bruening" w:date="2020-07-25T11:00:00Z">
        <w:r w:rsidR="00467C37" w:rsidRPr="009802F2">
          <w:t xml:space="preserve"> kg.</w:t>
        </w:r>
      </w:ins>
    </w:p>
    <w:p w14:paraId="0A729412" w14:textId="0AC9BF94" w:rsidR="189D1D72" w:rsidRPr="009802F2" w:rsidRDefault="36FFCD28" w:rsidP="68931321">
      <w:pPr>
        <w:pStyle w:val="Heading3"/>
      </w:pPr>
      <w:r w:rsidRPr="009802F2">
        <w:t xml:space="preserve">Modeling </w:t>
      </w:r>
    </w:p>
    <w:p w14:paraId="4C601599" w14:textId="57BF81C3" w:rsidR="007B367D" w:rsidRPr="009802F2" w:rsidRDefault="00350064" w:rsidP="007B367D">
      <w:ins w:id="3536" w:author="Garrick W Bruening" w:date="2020-07-25T11:06:00Z">
        <w:r w:rsidRPr="009802F2">
          <w:t xml:space="preserve">This study has two primary modeling goals. First to model </w:t>
        </w:r>
      </w:ins>
      <w:ins w:id="3537" w:author="Garrick W Bruening" w:date="2020-07-25T11:07:00Z">
        <w:r w:rsidR="008538C0" w:rsidRPr="009802F2">
          <w:t xml:space="preserve">metabolic rate with an effort rate model, and second to determine how multiple cost models can predict preferred movement duration. In </w:t>
        </w:r>
        <w:del w:id="3538" w:author="Alaa Ahmed" w:date="2020-07-27T18:16:00Z">
          <w:r w:rsidR="008538C0" w:rsidRPr="009802F2" w:rsidDel="00FA5C2D">
            <w:delText xml:space="preserve"> </w:delText>
          </w:r>
        </w:del>
      </w:ins>
      <w:ins w:id="3539" w:author="Alaa Ahmed" w:date="2020-07-27T18:16:00Z">
        <w:r w:rsidR="00EF0F24" w:rsidRPr="009802F2">
          <w:t xml:space="preserve">both </w:t>
        </w:r>
      </w:ins>
      <w:ins w:id="3540" w:author="Garrick W Bruening" w:date="2020-07-25T11:07:00Z">
        <w:r w:rsidR="008538C0" w:rsidRPr="009802F2">
          <w:t xml:space="preserve">the effort rate modeling and predicting the preferred durations, we use </w:t>
        </w:r>
        <w:r w:rsidR="00A61889" w:rsidRPr="009802F2">
          <w:t xml:space="preserve">the group average data for </w:t>
        </w:r>
      </w:ins>
      <w:ins w:id="3541" w:author="Garrick W Bruening" w:date="2020-07-25T11:08:00Z">
        <w:r w:rsidR="00374BAE" w:rsidRPr="009802F2">
          <w:t xml:space="preserve">effective masses, movement durations, and reaction times. </w:t>
        </w:r>
      </w:ins>
    </w:p>
    <w:p w14:paraId="01B4ABCF" w14:textId="5B3C5949" w:rsidR="007B367D" w:rsidRPr="009802F2" w:rsidRDefault="5F447CC5">
      <w:pPr>
        <w:pStyle w:val="Heading4"/>
        <w:pPrChange w:id="3542" w:author="Garrick W Bruening" w:date="2020-10-06T12:08:00Z">
          <w:pPr>
            <w:pStyle w:val="Heading3"/>
          </w:pPr>
        </w:pPrChange>
      </w:pPr>
      <w:r w:rsidRPr="009802F2">
        <w:rPr>
          <w:i w:val="0"/>
          <w:iCs w:val="0"/>
        </w:rPr>
        <w:t>Effort Modeling</w:t>
      </w:r>
    </w:p>
    <w:p w14:paraId="15FE3D8B" w14:textId="489EA771" w:rsidR="00D65047" w:rsidRPr="009802F2" w:rsidDel="00D65047" w:rsidRDefault="00D65047" w:rsidP="00D65047">
      <w:pPr>
        <w:rPr>
          <w:ins w:id="3543" w:author="Garrick W Bruening" w:date="2020-07-27T17:03:00Z"/>
          <w:del w:id="3544" w:author="Garrick W Bruening" w:date="2020-07-27T17:03:00Z"/>
        </w:rPr>
      </w:pPr>
      <w:ins w:id="3545" w:author="Garrick W Bruening" w:date="2020-07-27T17:03:00Z">
        <w:r w:rsidRPr="009802F2">
          <w:t xml:space="preserve">Effort modeling and parameter estimate were computed using the </w:t>
        </w:r>
      </w:ins>
      <w:ins w:id="3546" w:author="Garrick W Bruening" w:date="2020-07-27T19:19:00Z">
        <w:r w:rsidR="00674AD7" w:rsidRPr="009802F2">
          <w:t xml:space="preserve">function </w:t>
        </w:r>
        <w:proofErr w:type="spellStart"/>
        <w:r w:rsidR="00674AD7" w:rsidRPr="009802F2">
          <w:t>nls</w:t>
        </w:r>
        <w:proofErr w:type="spellEnd"/>
        <w:r w:rsidR="00674AD7" w:rsidRPr="009802F2">
          <w:t xml:space="preserve"> from </w:t>
        </w:r>
      </w:ins>
      <w:ins w:id="3547" w:author="Garrick W Bruening" w:date="2020-07-27T17:03:00Z">
        <w:r w:rsidRPr="009802F2">
          <w:t xml:space="preserve">package </w:t>
        </w:r>
        <w:commentRangeStart w:id="3548"/>
        <w:proofErr w:type="spellStart"/>
        <w:r w:rsidRPr="009802F2">
          <w:t>nlstools</w:t>
        </w:r>
      </w:ins>
      <w:commentRangeEnd w:id="3548"/>
      <w:proofErr w:type="spellEnd"/>
      <w:r w:rsidR="00F62B17" w:rsidRPr="009802F2">
        <w:rPr>
          <w:rStyle w:val="CommentReference"/>
        </w:rPr>
        <w:commentReference w:id="3548"/>
      </w:r>
      <w:ins w:id="3549" w:author="Garrick W Bruening" w:date="2020-07-27T17:03:00Z">
        <w:r w:rsidRPr="009802F2">
          <w:t xml:space="preserve">. </w:t>
        </w:r>
      </w:ins>
      <w:ins w:id="3550" w:author="Garrick W Bruening" w:date="2020-07-27T20:02:00Z">
        <w:r w:rsidR="00BB7F7C" w:rsidRPr="009802F2">
          <w:t xml:space="preserve">We define </w:t>
        </w:r>
        <w:r w:rsidR="0038434D" w:rsidRPr="009802F2">
          <w:t xml:space="preserve">effort as the total cost to completing a movement, </w:t>
        </w:r>
      </w:ins>
      <m:oMath>
        <m:r>
          <w:ins w:id="3551" w:author="Garrick W Bruening" w:date="2020-07-27T20:02:00Z">
            <m:rPr>
              <m:nor/>
            </m:rPr>
            <w:rPr>
              <w:rFonts w:cstheme="minorHAnsi"/>
              <w:rPrChange w:id="3552" w:author="Garrick W Bruening" w:date="2020-07-27T20:02:00Z">
                <w:rPr>
                  <w:rFonts w:ascii="Cambria Math" w:hAnsi="Cambria Math"/>
                  <w:i/>
                </w:rPr>
              </w:rPrChange>
            </w:rPr>
            <m:t>E</m:t>
          </w:ins>
        </m:r>
      </m:oMath>
      <w:ins w:id="3553" w:author="Garrick W Bruening" w:date="2020-07-27T20:04:00Z">
        <w:r w:rsidR="0021636E" w:rsidRPr="009802F2">
          <w:rPr>
            <w:rFonts w:eastAsiaTheme="minorEastAsia"/>
          </w:rPr>
          <w:t xml:space="preserve">, and effort rate as the </w:t>
        </w:r>
        <w:r w:rsidR="005329C7" w:rsidRPr="009802F2">
          <w:rPr>
            <w:rFonts w:eastAsiaTheme="minorEastAsia"/>
          </w:rPr>
          <w:t xml:space="preserve">total cost per movement time, </w:t>
        </w:r>
      </w:ins>
      <m:oMath>
        <m:acc>
          <m:accPr>
            <m:chr m:val="̇"/>
            <m:ctrlPr>
              <w:rPr>
                <w:rFonts w:ascii="Cambria Math" w:eastAsiaTheme="minorEastAsia" w:hAnsi="Cambria Math" w:cstheme="minorHAnsi"/>
              </w:rPr>
            </m:ctrlPr>
          </m:accPr>
          <m:e>
            <m:r>
              <w:ins w:id="3554" w:author="Garrick W Bruening" w:date="2020-07-27T20:04:00Z">
                <m:rPr>
                  <m:nor/>
                </m:rPr>
                <w:rPr>
                  <w:rFonts w:eastAsiaTheme="minorEastAsia" w:cstheme="minorHAnsi"/>
                  <w:rPrChange w:id="3555" w:author="Garrick W Bruening" w:date="2020-07-27T20:04:00Z">
                    <w:rPr>
                      <w:rFonts w:ascii="Cambria Math" w:eastAsiaTheme="minorEastAsia" w:hAnsi="Cambria Math"/>
                      <w:i/>
                    </w:rPr>
                  </w:rPrChange>
                </w:rPr>
                <m:t>e</m:t>
              </w:ins>
            </m:r>
          </m:e>
        </m:acc>
      </m:oMath>
      <w:ins w:id="3556" w:author="Garrick W Bruening" w:date="2020-07-27T20:02:00Z">
        <w:r w:rsidR="0038434D" w:rsidRPr="009802F2">
          <w:rPr>
            <w:rFonts w:eastAsiaTheme="minorEastAsia"/>
          </w:rPr>
          <w:t>.</w:t>
        </w:r>
        <w:r w:rsidR="0021636E" w:rsidRPr="009802F2">
          <w:rPr>
            <w:rFonts w:eastAsiaTheme="minorEastAsia"/>
          </w:rPr>
          <w:t xml:space="preserve"> </w:t>
        </w:r>
      </w:ins>
      <w:ins w:id="3557" w:author="Garrick W Bruening" w:date="2020-07-27T17:03:00Z">
        <w:del w:id="3558" w:author="Garrick W Bruening" w:date="2020-07-27T17:03:00Z">
          <w:r w:rsidRPr="009802F2" w:rsidDel="00D65047">
            <w:delText>Optimizing the utility model was done using the optimize function in R.</w:delText>
          </w:r>
          <w:commentRangeStart w:id="3559"/>
          <w:commentRangeStart w:id="3560"/>
          <w:commentRangeEnd w:id="3559"/>
          <w:r w:rsidRPr="009802F2" w:rsidDel="00D65047">
            <w:rPr>
              <w:rStyle w:val="CommentReference"/>
            </w:rPr>
            <w:commentReference w:id="3559"/>
          </w:r>
        </w:del>
      </w:ins>
      <w:commentRangeEnd w:id="3560"/>
      <w:r w:rsidR="00A95725" w:rsidRPr="009802F2">
        <w:rPr>
          <w:rStyle w:val="CommentReference"/>
        </w:rPr>
        <w:commentReference w:id="3560"/>
      </w:r>
    </w:p>
    <w:p w14:paraId="42ED940C" w14:textId="1E96E7AA" w:rsidR="007B367D" w:rsidRPr="009802F2" w:rsidRDefault="00D65047" w:rsidP="3539444E">
      <w:ins w:id="3561" w:author="Garrick W Bruening" w:date="2020-07-27T17:03:00Z">
        <w:r w:rsidRPr="009802F2">
          <w:t>U</w:t>
        </w:r>
      </w:ins>
      <w:ins w:id="3562" w:author="Garrick W Bruening" w:date="2020-07-25T11:02:00Z">
        <w:del w:id="3563" w:author="Garrick W Bruening" w:date="2020-07-27T17:03:00Z">
          <w:r w:rsidR="00FA2576" w:rsidRPr="009802F2">
            <w:delText>U</w:delText>
          </w:r>
        </w:del>
        <w:r w:rsidR="00FA2576" w:rsidRPr="009802F2">
          <w:t xml:space="preserve">sing the data in experiment one, </w:t>
        </w:r>
      </w:ins>
      <w:commentRangeStart w:id="3564"/>
      <w:del w:id="3565" w:author="Garrick W Bruening" w:date="2020-07-25T11:02:00Z">
        <w:r w:rsidR="1B01F337" w:rsidRPr="009802F2" w:rsidDel="00FA2576">
          <w:delText>W</w:delText>
        </w:r>
      </w:del>
      <w:ins w:id="3566" w:author="Garrick W Bruening" w:date="2020-07-25T11:02:00Z">
        <w:r w:rsidR="00FA2576" w:rsidRPr="009802F2">
          <w:t>w</w:t>
        </w:r>
      </w:ins>
      <w:r w:rsidR="1B01F337" w:rsidRPr="009802F2">
        <w:t xml:space="preserve">e fit </w:t>
      </w:r>
      <w:ins w:id="3567" w:author="Garrick W Bruening" w:date="2020-07-27T19:20:00Z">
        <w:r w:rsidR="00674AD7" w:rsidRPr="009802F2">
          <w:t xml:space="preserve">gross metabolic power, net metabolic power, and </w:t>
        </w:r>
      </w:ins>
      <w:r w:rsidR="1B01F337" w:rsidRPr="009802F2">
        <w:t>sum of torque squared</w:t>
      </w:r>
      <w:del w:id="3568" w:author="Garrick W Bruening" w:date="2020-07-27T19:20:00Z">
        <w:r w:rsidR="1B01F337" w:rsidRPr="009802F2">
          <w:delText>, net metabolic power, and gross metabolic power</w:delText>
        </w:r>
        <w:r w:rsidR="5FE34B7F" w:rsidRPr="009802F2">
          <w:delText xml:space="preserve"> </w:delText>
        </w:r>
        <w:commentRangeEnd w:id="3564"/>
        <w:r w:rsidR="005F18CE" w:rsidRPr="009802F2">
          <w:rPr>
            <w:rStyle w:val="CommentReference"/>
          </w:rPr>
          <w:commentReference w:id="3564"/>
        </w:r>
      </w:del>
      <w:ins w:id="3569" w:author="Garrick W Bruening" w:date="2020-07-27T19:20:00Z">
        <w:r w:rsidR="00674AD7" w:rsidRPr="009802F2">
          <w:t xml:space="preserve"> </w:t>
        </w:r>
      </w:ins>
      <w:r w:rsidR="5FE34B7F" w:rsidRPr="009802F2">
        <w:t>to an effort</w:t>
      </w:r>
      <w:r w:rsidR="099B5224" w:rsidRPr="009802F2">
        <w:t xml:space="preserve"> rate</w:t>
      </w:r>
      <w:r w:rsidR="5FE34B7F" w:rsidRPr="009802F2">
        <w:t xml:space="preserve"> model that parameterizes these variables as a </w:t>
      </w:r>
      <w:r w:rsidR="5545FAF0" w:rsidRPr="009802F2">
        <w:t>function</w:t>
      </w:r>
      <w:r w:rsidR="5FE34B7F" w:rsidRPr="009802F2">
        <w:t xml:space="preserve"> of mass and movement duration</w:t>
      </w:r>
      <w:ins w:id="3570" w:author="Garrick W Bruening" w:date="2020-07-27T20:05:00Z">
        <w:r w:rsidR="00051087" w:rsidRPr="009802F2">
          <w:t xml:space="preserve"> as seen in</w:t>
        </w:r>
      </w:ins>
      <w:del w:id="3571" w:author="Garrick W Bruening" w:date="2020-07-27T20:05:00Z">
        <w:r w:rsidR="5FE34B7F" w:rsidRPr="009802F2" w:rsidDel="00051087">
          <w:delText>.</w:delText>
        </w:r>
        <w:r w:rsidR="5FE34B7F" w:rsidRPr="009802F2">
          <w:delText xml:space="preserve"> The parameterized function is</w:delText>
        </w:r>
        <w:r w:rsidR="73B3FD8B" w:rsidRPr="009802F2">
          <w:delText xml:space="preserve"> shown in</w:delText>
        </w:r>
      </w:del>
      <w:r w:rsidR="73B3FD8B" w:rsidRPr="009802F2">
        <w:t xml:space="preserve"> </w:t>
      </w:r>
      <w:del w:id="3572" w:author="Garrick W Bruening" w:date="2020-07-27T20:05:00Z">
        <w:r w:rsidR="73B3FD8B" w:rsidRPr="009802F2">
          <w:delText>Eq. \ref{eq:met_power_fit}</w:delText>
        </w:r>
      </w:del>
      <w:ins w:id="3573" w:author="Garrick W Bruening" w:date="2020-07-27T20:05:00Z">
        <w:r w:rsidR="00051087" w:rsidRPr="009802F2">
          <w:t>equation</w:t>
        </w:r>
      </w:ins>
      <w:ins w:id="3574" w:author="Garrick W Bruening" w:date="2020-07-27T20:06:00Z">
        <w:r w:rsidR="00051087" w:rsidRPr="009802F2">
          <w:t xml:space="preserve"> </w:t>
        </w:r>
      </w:ins>
      <w:ins w:id="3575" w:author="Garrick W Bruening" w:date="2020-07-27T20:05:00Z">
        <w:r w:rsidR="00051087" w:rsidRPr="009802F2">
          <w:fldChar w:fldCharType="begin"/>
        </w:r>
        <w:r w:rsidR="00051087" w:rsidRPr="009802F2">
          <w:instrText xml:space="preserve"> REF _Ref46772775 \h </w:instrText>
        </w:r>
      </w:ins>
      <w:r w:rsidR="00051087" w:rsidRPr="009802F2">
        <w:rPr>
          <w:rPrChange w:id="3576" w:author="Garrick W Bruening" w:date="2020-07-27T20:06:00Z">
            <w:rPr>
              <w:i/>
              <w:iCs/>
            </w:rPr>
          </w:rPrChange>
        </w:rPr>
        <w:instrText xml:space="preserve"> \* MERGEFORMAT </w:instrText>
      </w:r>
      <w:r w:rsidR="00051087" w:rsidRPr="009802F2">
        <w:fldChar w:fldCharType="separate"/>
      </w:r>
      <w:r w:rsidR="005B369E" w:rsidRPr="009802F2">
        <w:rPr>
          <w:noProof/>
          <w:rPrChange w:id="3577" w:author="Garrick W Bruening" w:date="2020-07-27T23:34:00Z">
            <w:rPr>
              <w:i/>
              <w:iCs/>
              <w:sz w:val="24"/>
              <w:szCs w:val="24"/>
            </w:rPr>
          </w:rPrChange>
        </w:rPr>
        <w:t>(</w:t>
      </w:r>
      <w:r w:rsidR="005B369E" w:rsidRPr="009802F2">
        <w:rPr>
          <w:noProof/>
        </w:rPr>
        <w:t>12</w:t>
      </w:r>
      <w:r w:rsidR="005B369E" w:rsidRPr="009802F2">
        <w:rPr>
          <w:rPrChange w:id="3578" w:author="Garrick W Bruening" w:date="2020-07-27T23:34:00Z">
            <w:rPr>
              <w:i/>
              <w:iCs/>
              <w:sz w:val="24"/>
              <w:szCs w:val="24"/>
            </w:rPr>
          </w:rPrChange>
        </w:rPr>
        <w:t>)</w:t>
      </w:r>
      <w:ins w:id="3579" w:author="Garrick W Bruening" w:date="2020-07-27T20:05:00Z">
        <w:r w:rsidR="00051087" w:rsidRPr="009802F2">
          <w:fldChar w:fldCharType="end"/>
        </w:r>
      </w:ins>
      <w:ins w:id="3580" w:author="Garrick W Bruening" w:date="2020-07-27T20:06:00Z">
        <w:r w:rsidR="00051087" w:rsidRPr="009802F2">
          <w:t>.</w:t>
        </w:r>
      </w:ins>
      <w:r w:rsidR="73B3FD8B" w:rsidRPr="009802F2">
        <w:t xml:space="preserve"> </w:t>
      </w:r>
      <w:ins w:id="3581" w:author="Garrick W Bruening" w:date="2020-07-27T20:06:00Z">
        <w:r w:rsidR="0039427B" w:rsidRPr="009802F2">
          <w:t xml:space="preserve">The fitted parameters </w:t>
        </w:r>
        <w:r w:rsidR="0039427B" w:rsidRPr="009802F2">
          <w:lastRenderedPageBreak/>
          <w:t>are</w:t>
        </w:r>
      </w:ins>
      <m:oMath>
        <m:r>
          <w:ins w:id="3582" w:author="Garrick W Bruening" w:date="2020-07-27T20:28:00Z">
            <m:rPr>
              <m:nor/>
            </m:rPr>
            <w:rPr>
              <w:rFonts w:ascii="Cambria Math" w:hAnsi="Cambria Math"/>
            </w:rPr>
            <m:t xml:space="preserve"> </m:t>
          </w:ins>
        </m:r>
        <m:r>
          <w:ins w:id="3583" w:author="Garrick W Bruening" w:date="2020-07-27T20:28:00Z">
            <m:rPr>
              <m:nor/>
            </m:rPr>
            <w:rPr>
              <w:rFonts w:cstheme="minorHAnsi"/>
              <w:rPrChange w:id="3584" w:author="Garrick W Bruening" w:date="2020-07-27T20:29:00Z">
                <w:rPr>
                  <w:rFonts w:ascii="Cambria Math" w:hAnsi="Cambria Math"/>
                  <w:i/>
                </w:rPr>
              </w:rPrChange>
            </w:rPr>
            <m:t xml:space="preserve">a, b, </m:t>
          </w:ins>
        </m:r>
        <w:proofErr w:type="spellStart"/>
        <m:r>
          <w:ins w:id="3585" w:author="Garrick W Bruening" w:date="2020-07-27T20:28:00Z">
            <m:rPr>
              <m:nor/>
            </m:rPr>
            <w:rPr>
              <w:rFonts w:cstheme="minorHAnsi"/>
              <w:rPrChange w:id="3586" w:author="Garrick W Bruening" w:date="2020-07-27T20:29:00Z">
                <w:rPr>
                  <w:rFonts w:ascii="Cambria Math" w:hAnsi="Cambria Math"/>
                  <w:i/>
                </w:rPr>
              </w:rPrChange>
            </w:rPr>
            <m:t>i</m:t>
          </w:ins>
        </m:r>
        <w:proofErr w:type="spellEnd"/>
        <m:r>
          <w:ins w:id="3587" w:author="Garrick W Bruening" w:date="2020-07-27T20:28:00Z">
            <m:rPr>
              <m:nor/>
            </m:rPr>
            <w:rPr>
              <w:rFonts w:cstheme="minorHAnsi"/>
              <w:rPrChange w:id="3588" w:author="Garrick W Bruening" w:date="2020-07-27T20:29:00Z">
                <w:rPr>
                  <w:rFonts w:ascii="Cambria Math" w:hAnsi="Cambria Math"/>
                  <w:i/>
                </w:rPr>
              </w:rPrChange>
            </w:rPr>
            <m:t>, and j</m:t>
          </w:ins>
        </m:r>
      </m:oMath>
      <w:ins w:id="3589" w:author="Garrick W Bruening" w:date="2020-07-27T20:06:00Z">
        <w:r w:rsidR="73B3FD8B" w:rsidRPr="009802F2">
          <w:t xml:space="preserve"> </w:t>
        </w:r>
      </w:ins>
      <w:del w:id="3590" w:author="Garrick W Bruening" w:date="2020-07-27T20:06:00Z">
        <w:r w:rsidR="73B3FD8B" w:rsidRPr="009802F2">
          <w:delText>by altering $a_1$-$a_4$</w:delText>
        </w:r>
      </w:del>
      <w:r w:rsidR="73B3FD8B" w:rsidRPr="009802F2">
        <w:t xml:space="preserve">. </w:t>
      </w:r>
      <m:oMath>
        <m:r>
          <w:ins w:id="3591" w:author="Garrick W Bruening" w:date="2020-07-27T20:29:00Z">
            <m:rPr>
              <m:nor/>
            </m:rPr>
            <w:rPr>
              <w:rFonts w:cstheme="minorHAnsi"/>
              <w:rPrChange w:id="3592" w:author="Garrick W Bruening" w:date="2020-07-27T20:29:00Z">
                <w:rPr>
                  <w:rFonts w:ascii="Cambria Math" w:hAnsi="Cambria Math" w:cstheme="minorHAnsi"/>
                  <w:i/>
                </w:rPr>
              </w:rPrChange>
            </w:rPr>
            <m:t>a</m:t>
          </w:ins>
        </m:r>
      </m:oMath>
      <w:ins w:id="3593" w:author="Garrick W Bruening" w:date="2020-07-27T20:18:00Z">
        <w:r w:rsidR="00A94005" w:rsidRPr="009802F2">
          <w:rPr>
            <w:rFonts w:eastAsiaTheme="minorEastAsia"/>
          </w:rPr>
          <w:t xml:space="preserve"> </w:t>
        </w:r>
      </w:ins>
      <w:del w:id="3594" w:author="Garrick W Bruening" w:date="2020-07-27T20:18:00Z">
        <w:r w:rsidR="73B3FD8B" w:rsidRPr="009802F2">
          <w:delText xml:space="preserve">$a_1$ </w:delText>
        </w:r>
      </w:del>
      <w:r w:rsidR="73B3FD8B" w:rsidRPr="009802F2">
        <w:t xml:space="preserve">represents some offset from sitting </w:t>
      </w:r>
      <w:r w:rsidR="46C94440" w:rsidRPr="009802F2">
        <w:t>whil</w:t>
      </w:r>
      <w:r w:rsidR="73B3FD8B" w:rsidRPr="009802F2">
        <w:t xml:space="preserve">e not reaching, </w:t>
      </w:r>
      <m:oMath>
        <m:r>
          <w:ins w:id="3595" w:author="Garrick W Bruening" w:date="2020-07-27T20:29:00Z">
            <m:rPr>
              <m:nor/>
            </m:rPr>
            <w:rPr>
              <w:rFonts w:cstheme="minorHAnsi"/>
              <w:rPrChange w:id="3596" w:author="Garrick W Bruening" w:date="2020-07-27T20:29:00Z">
                <w:rPr>
                  <w:rFonts w:ascii="Cambria Math" w:hAnsi="Cambria Math" w:cstheme="minorHAnsi"/>
                  <w:i/>
                </w:rPr>
              </w:rPrChange>
            </w:rPr>
            <m:t>b</m:t>
          </w:ins>
        </m:r>
      </m:oMath>
      <w:ins w:id="3597" w:author="Garrick W Bruening" w:date="2020-07-27T20:18:00Z">
        <w:r w:rsidR="00A94005" w:rsidRPr="009802F2">
          <w:t xml:space="preserve"> </w:t>
        </w:r>
      </w:ins>
      <w:del w:id="3598" w:author="Garrick W Bruening" w:date="2020-07-27T20:18:00Z">
        <w:r w:rsidR="73B3FD8B" w:rsidRPr="009802F2">
          <w:delText xml:space="preserve">$a_2$ </w:delText>
        </w:r>
      </w:del>
      <w:r w:rsidR="73B3FD8B" w:rsidRPr="009802F2">
        <w:t xml:space="preserve">is a scaling parameter, </w:t>
      </w:r>
      <w:proofErr w:type="spellStart"/>
      <m:oMath>
        <m:r>
          <w:ins w:id="3599" w:author="Garrick W Bruening" w:date="2020-07-27T20:29:00Z">
            <m:rPr>
              <m:nor/>
            </m:rPr>
            <w:rPr>
              <w:rFonts w:cstheme="minorHAnsi"/>
              <w:rPrChange w:id="3600" w:author="Garrick W Bruening" w:date="2020-07-27T20:30:00Z">
                <w:rPr>
                  <w:rFonts w:ascii="Cambria Math" w:hAnsi="Cambria Math" w:cstheme="minorHAnsi"/>
                  <w:i/>
                </w:rPr>
              </w:rPrChange>
            </w:rPr>
            <m:t>i</m:t>
          </w:ins>
        </m:r>
      </m:oMath>
      <w:proofErr w:type="spellEnd"/>
      <w:ins w:id="3601" w:author="Garrick W Bruening" w:date="2020-07-27T20:19:00Z">
        <w:r w:rsidR="00A94005" w:rsidRPr="009802F2">
          <w:rPr>
            <w:rFonts w:eastAsiaTheme="minorEastAsia"/>
          </w:rPr>
          <w:t xml:space="preserve"> </w:t>
        </w:r>
      </w:ins>
      <w:del w:id="3602" w:author="Garrick W Bruening" w:date="2020-07-27T20:18:00Z">
        <w:r w:rsidR="73B3FD8B" w:rsidRPr="009802F2">
          <w:delText xml:space="preserve">$a_3$ </w:delText>
        </w:r>
      </w:del>
      <w:r w:rsidR="73B3FD8B" w:rsidRPr="009802F2">
        <w:t xml:space="preserve">shows how </w:t>
      </w:r>
      <w:r w:rsidR="4B0FCE80" w:rsidRPr="009802F2">
        <w:t xml:space="preserve">effort </w:t>
      </w:r>
      <w:r w:rsidR="73B3FD8B" w:rsidRPr="009802F2">
        <w:t xml:space="preserve">scales with mass, and </w:t>
      </w:r>
      <m:oMath>
        <m:r>
          <w:ins w:id="3603" w:author="Garrick W Bruening" w:date="2020-07-27T20:30:00Z">
            <m:rPr>
              <m:nor/>
            </m:rPr>
            <w:rPr>
              <w:rFonts w:cstheme="minorHAnsi"/>
              <w:rPrChange w:id="3604" w:author="Garrick W Bruening" w:date="2020-07-27T20:30:00Z">
                <w:rPr>
                  <w:rFonts w:ascii="Cambria Math" w:hAnsi="Cambria Math" w:cstheme="minorHAnsi"/>
                  <w:i/>
                </w:rPr>
              </w:rPrChange>
            </w:rPr>
            <m:t>j</m:t>
          </w:ins>
        </m:r>
      </m:oMath>
      <w:ins w:id="3605" w:author="Garrick W Bruening" w:date="2020-07-27T20:19:00Z">
        <w:r w:rsidR="00A94005" w:rsidRPr="009802F2">
          <w:t xml:space="preserve"> </w:t>
        </w:r>
      </w:ins>
      <w:del w:id="3606" w:author="Garrick W Bruening" w:date="2020-07-27T20:19:00Z">
        <w:r w:rsidR="73B3FD8B" w:rsidRPr="009802F2">
          <w:delText xml:space="preserve">$a_4$ </w:delText>
        </w:r>
      </w:del>
      <w:r w:rsidR="73B3FD8B" w:rsidRPr="009802F2">
        <w:t xml:space="preserve">shows how </w:t>
      </w:r>
      <w:r w:rsidR="0D504F4A" w:rsidRPr="009802F2">
        <w:t>effort</w:t>
      </w:r>
      <w:r w:rsidR="73B3FD8B" w:rsidRPr="009802F2">
        <w:t xml:space="preserve"> scales with time.</w:t>
      </w:r>
    </w:p>
    <w:p w14:paraId="04ED2EEB" w14:textId="5E4198D8" w:rsidR="002E1506" w:rsidRPr="009802F2" w:rsidRDefault="37D55E86">
      <w:pPr>
        <w:rPr>
          <w:del w:id="3607" w:author="Garrick W Bruening" w:date="2020-07-27T19:20:00Z"/>
        </w:rPr>
      </w:pPr>
      <w:del w:id="3608" w:author="Garrick W Bruening" w:date="2020-07-27T20:19:00Z">
        <w:r w:rsidRPr="009802F2">
          <w:delText xml:space="preserve"> $\text{Torque}^2$</w:delText>
        </w:r>
      </w:del>
      <w:ins w:id="3609" w:author="Garrick W Bruening" w:date="2020-07-27T20:19:00Z">
        <w:r w:rsidR="00A94005" w:rsidRPr="009802F2">
          <w:t>Sum of torque squared</w:t>
        </w:r>
      </w:ins>
      <w:r w:rsidRPr="009802F2">
        <w:t xml:space="preserve"> was calculated using inverse dynamics of the arm reaches, squaring each time step, then integrating the torque over the duration. With sum of</w:t>
      </w:r>
      <w:del w:id="3610" w:author="Garrick W Bruening" w:date="2020-07-27T20:19:00Z">
        <w:r w:rsidRPr="009802F2">
          <w:delText xml:space="preserve"> </w:delText>
        </w:r>
      </w:del>
      <w:ins w:id="3611" w:author="Garrick W Bruening" w:date="2020-07-27T20:19:00Z">
        <w:r w:rsidR="00A94005" w:rsidRPr="009802F2">
          <w:t xml:space="preserve"> torque squared</w:t>
        </w:r>
      </w:ins>
      <w:del w:id="3612" w:author="Garrick W Bruening" w:date="2020-07-27T20:19:00Z">
        <w:r w:rsidRPr="009802F2">
          <w:delText>$\text{torque}^2$</w:delText>
        </w:r>
      </w:del>
      <w:r w:rsidRPr="009802F2">
        <w:t xml:space="preserve">, we assume subjects attempt to minimize this effort representation. The durations that minimize sum of </w:t>
      </w:r>
      <w:del w:id="3613" w:author="Garrick W Bruening" w:date="2020-07-27T20:20:00Z">
        <w:r w:rsidRPr="009802F2">
          <w:delText>$\text{torque}^2$</w:delText>
        </w:r>
      </w:del>
      <w:ins w:id="3614" w:author="Garrick W Bruening" w:date="2020-07-27T20:20:00Z">
        <w:r w:rsidR="008578DB" w:rsidRPr="009802F2">
          <w:t>torque squared</w:t>
        </w:r>
      </w:ins>
      <w:r w:rsidRPr="009802F2">
        <w:t xml:space="preserve"> is then compared to the preferred movement durations.</w:t>
      </w:r>
    </w:p>
    <w:p w14:paraId="5FB5E2F9" w14:textId="136BEE58" w:rsidR="00CE111B" w:rsidRPr="009802F2" w:rsidRDefault="00CE111B">
      <w:pPr>
        <w:pPrChange w:id="3615" w:author="Garrick W Bruening" w:date="2020-07-27T23:33:00Z">
          <w:pPr>
            <w:pStyle w:val="Caption"/>
            <w:keepNext/>
          </w:pPr>
        </w:pPrChange>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2C4CE641" w14:textId="77777777" w:rsidTr="003857B1">
        <w:trPr>
          <w:ins w:id="3616" w:author="Garrick W Bruening" w:date="2020-07-25T15:18:00Z"/>
        </w:trPr>
        <w:tc>
          <w:tcPr>
            <w:tcW w:w="500" w:type="pct"/>
          </w:tcPr>
          <w:p w14:paraId="1A2DAC17" w14:textId="77777777" w:rsidR="002E1506" w:rsidRPr="009802F2" w:rsidRDefault="002E1506" w:rsidP="003857B1">
            <w:pPr>
              <w:rPr>
                <w:ins w:id="3617" w:author="Garrick W Bruening" w:date="2020-07-25T15:18:00Z"/>
              </w:rPr>
            </w:pPr>
          </w:p>
        </w:tc>
        <w:tc>
          <w:tcPr>
            <w:tcW w:w="4000" w:type="pct"/>
            <w:vAlign w:val="center"/>
          </w:tcPr>
          <w:p w14:paraId="652FA31A" w14:textId="45079570" w:rsidR="002E1506" w:rsidRPr="009802F2" w:rsidRDefault="002E6FCC" w:rsidP="003857B1">
            <w:pPr>
              <w:jc w:val="center"/>
              <w:rPr>
                <w:ins w:id="3618" w:author="Garrick W Bruening" w:date="2020-07-25T15:18:00Z"/>
                <w:rFonts w:cstheme="minorHAnsi"/>
              </w:rPr>
            </w:pPr>
            <m:oMathPara>
              <m:oMathParaPr>
                <m:jc m:val="center"/>
              </m:oMathParaPr>
              <m:oMath>
                <m:acc>
                  <m:accPr>
                    <m:chr m:val="̇"/>
                    <m:ctrlPr>
                      <w:ins w:id="3619" w:author="Garrick W Bruening" w:date="2020-07-25T14:34:00Z">
                        <w:rPr>
                          <w:rFonts w:ascii="Cambria Math" w:hAnsi="Cambria Math" w:cstheme="minorHAnsi"/>
                        </w:rPr>
                      </w:ins>
                    </m:ctrlPr>
                  </m:accPr>
                  <m:e>
                    <m:r>
                      <w:ins w:id="3620" w:author="Garrick W Bruening" w:date="2020-07-25T14:34:00Z">
                        <m:rPr>
                          <m:nor/>
                        </m:rPr>
                        <w:rPr>
                          <w:rFonts w:cstheme="minorHAnsi"/>
                          <w:rPrChange w:id="3621" w:author="Garrick W Bruening" w:date="2020-07-27T20:27:00Z">
                            <w:rPr>
                              <w:rFonts w:ascii="Cambria Math" w:hAnsi="Cambria Math" w:cstheme="minorHAnsi"/>
                              <w:i/>
                            </w:rPr>
                          </w:rPrChange>
                        </w:rPr>
                        <m:t>e</m:t>
                      </w:ins>
                    </m:r>
                  </m:e>
                </m:acc>
                <m:r>
                  <w:ins w:id="3622" w:author="Garrick W Bruening" w:date="2020-07-25T14:34:00Z">
                    <m:rPr>
                      <m:nor/>
                    </m:rPr>
                    <w:rPr>
                      <w:rFonts w:cstheme="minorHAnsi"/>
                      <w:rPrChange w:id="3623" w:author="Garrick W Bruening" w:date="2020-07-27T20:27:00Z">
                        <w:rPr>
                          <w:rFonts w:ascii="Cambria Math" w:hAnsi="Cambria Math" w:cstheme="minorHAnsi"/>
                          <w:i/>
                        </w:rPr>
                      </w:rPrChange>
                    </w:rPr>
                    <m:t>=</m:t>
                  </w:ins>
                </m:r>
                <m:r>
                  <w:ins w:id="3624" w:author="Garrick W Bruening" w:date="2020-07-27T20:26:00Z">
                    <m:rPr>
                      <m:nor/>
                    </m:rPr>
                    <w:rPr>
                      <w:rFonts w:cstheme="minorHAnsi"/>
                      <w:rPrChange w:id="3625" w:author="Garrick W Bruening" w:date="2020-07-27T20:27:00Z">
                        <w:rPr>
                          <w:rFonts w:ascii="Cambria Math" w:hAnsi="Cambria Math" w:cstheme="minorHAnsi"/>
                          <w:i/>
                        </w:rPr>
                      </w:rPrChange>
                    </w:rPr>
                    <m:t>a</m:t>
                  </w:ins>
                </m:r>
                <m:r>
                  <w:ins w:id="3626" w:author="Garrick W Bruening" w:date="2020-07-25T14:34:00Z">
                    <m:rPr>
                      <m:nor/>
                    </m:rPr>
                    <w:rPr>
                      <w:rFonts w:cstheme="minorHAnsi"/>
                      <w:rPrChange w:id="3627" w:author="Garrick W Bruening" w:date="2020-07-27T20:27:00Z">
                        <w:rPr>
                          <w:rFonts w:ascii="Cambria Math" w:hAnsi="Cambria Math" w:cstheme="minorHAnsi"/>
                          <w:i/>
                        </w:rPr>
                      </w:rPrChange>
                    </w:rPr>
                    <m:t>+</m:t>
                  </w:ins>
                </m:r>
                <m:f>
                  <m:fPr>
                    <m:ctrlPr>
                      <w:ins w:id="3628" w:author="Garrick W Bruening" w:date="2020-07-25T14:34:00Z">
                        <w:rPr>
                          <w:rFonts w:ascii="Cambria Math" w:hAnsi="Cambria Math" w:cstheme="minorHAnsi"/>
                        </w:rPr>
                      </w:ins>
                    </m:ctrlPr>
                  </m:fPr>
                  <m:num>
                    <m:r>
                      <w:ins w:id="3629" w:author="Garrick W Bruening" w:date="2020-07-27T20:26:00Z">
                        <m:rPr>
                          <m:nor/>
                        </m:rPr>
                        <w:rPr>
                          <w:rFonts w:cstheme="minorHAnsi"/>
                          <w:rPrChange w:id="3630" w:author="Garrick W Bruening" w:date="2020-07-27T20:27:00Z">
                            <w:rPr>
                              <w:rFonts w:ascii="Cambria Math" w:hAnsi="Cambria Math" w:cstheme="minorHAnsi"/>
                              <w:i/>
                            </w:rPr>
                          </w:rPrChange>
                        </w:rPr>
                        <m:t>b</m:t>
                      </w:ins>
                    </m:r>
                    <m:sSup>
                      <m:sSupPr>
                        <m:ctrlPr>
                          <w:ins w:id="3631" w:author="Garrick W Bruening" w:date="2020-07-25T14:34:00Z">
                            <w:rPr>
                              <w:rFonts w:ascii="Cambria Math" w:hAnsi="Cambria Math" w:cstheme="minorHAnsi"/>
                            </w:rPr>
                          </w:ins>
                        </m:ctrlPr>
                      </m:sSupPr>
                      <m:e>
                        <m:r>
                          <w:ins w:id="3632" w:author="Garrick W Bruening" w:date="2020-07-25T14:34:00Z">
                            <m:rPr>
                              <m:nor/>
                            </m:rPr>
                            <w:rPr>
                              <w:rFonts w:cstheme="minorHAnsi"/>
                              <w:rPrChange w:id="3633" w:author="Garrick W Bruening" w:date="2020-07-27T20:27:00Z">
                                <w:rPr>
                                  <w:rFonts w:ascii="Cambria Math" w:hAnsi="Cambria Math" w:cstheme="minorHAnsi"/>
                                  <w:i/>
                                </w:rPr>
                              </w:rPrChange>
                            </w:rPr>
                            <m:t>m</m:t>
                          </w:ins>
                        </m:r>
                      </m:e>
                      <m:sup>
                        <m:r>
                          <w:ins w:id="3634" w:author="Garrick W Bruening" w:date="2020-07-27T20:26:00Z">
                            <m:rPr>
                              <m:nor/>
                            </m:rPr>
                            <w:rPr>
                              <w:rFonts w:cstheme="minorHAnsi"/>
                              <w:rPrChange w:id="3635" w:author="Garrick W Bruening" w:date="2020-07-27T20:27:00Z">
                                <w:rPr>
                                  <w:rFonts w:ascii="Cambria Math" w:hAnsi="Cambria Math" w:cstheme="minorHAnsi"/>
                                  <w:i/>
                                </w:rPr>
                              </w:rPrChange>
                            </w:rPr>
                            <m:t>i</m:t>
                          </w:ins>
                        </m:r>
                      </m:sup>
                    </m:sSup>
                  </m:num>
                  <m:den>
                    <m:sSup>
                      <m:sSupPr>
                        <m:ctrlPr>
                          <w:ins w:id="3636" w:author="Garrick W Bruening" w:date="2020-07-25T14:34:00Z">
                            <w:rPr>
                              <w:rFonts w:ascii="Cambria Math" w:hAnsi="Cambria Math" w:cstheme="minorHAnsi"/>
                            </w:rPr>
                          </w:ins>
                        </m:ctrlPr>
                      </m:sSupPr>
                      <m:e>
                        <m:r>
                          <w:ins w:id="3637" w:author="Garrick W Bruening" w:date="2020-07-25T14:34:00Z">
                            <m:rPr>
                              <m:nor/>
                            </m:rPr>
                            <w:rPr>
                              <w:rFonts w:cstheme="minorHAnsi"/>
                              <w:rPrChange w:id="3638" w:author="Garrick W Bruening" w:date="2020-07-27T20:27:00Z">
                                <w:rPr>
                                  <w:rFonts w:ascii="Cambria Math" w:hAnsi="Cambria Math" w:cstheme="minorHAnsi"/>
                                  <w:i/>
                                </w:rPr>
                              </w:rPrChange>
                            </w:rPr>
                            <m:t>T</m:t>
                          </w:ins>
                        </m:r>
                      </m:e>
                      <m:sup>
                        <m:r>
                          <w:ins w:id="3639" w:author="Garrick W Bruening" w:date="2020-07-27T20:27:00Z">
                            <m:rPr>
                              <m:nor/>
                            </m:rPr>
                            <w:rPr>
                              <w:rFonts w:cstheme="minorHAnsi"/>
                              <w:rPrChange w:id="3640" w:author="Garrick W Bruening" w:date="2020-07-27T20:27:00Z">
                                <w:rPr>
                                  <w:rFonts w:ascii="Cambria Math" w:hAnsi="Cambria Math" w:cstheme="minorHAnsi"/>
                                  <w:i/>
                                </w:rPr>
                              </w:rPrChange>
                            </w:rPr>
                            <m:t>j</m:t>
                          </w:ins>
                        </m:r>
                      </m:sup>
                    </m:sSup>
                  </m:den>
                </m:f>
              </m:oMath>
            </m:oMathPara>
          </w:p>
        </w:tc>
        <w:tc>
          <w:tcPr>
            <w:tcW w:w="500" w:type="pct"/>
            <w:vAlign w:val="bottom"/>
          </w:tcPr>
          <w:p w14:paraId="6F9117DA" w14:textId="607FD2FA" w:rsidR="002E1506" w:rsidRPr="009802F2" w:rsidRDefault="00CE111B" w:rsidP="003857B1">
            <w:pPr>
              <w:pStyle w:val="Caption"/>
              <w:keepNext/>
              <w:jc w:val="right"/>
              <w:rPr>
                <w:ins w:id="3641" w:author="Garrick W Bruening" w:date="2020-07-25T15:18:00Z"/>
                <w:i w:val="0"/>
                <w:iCs w:val="0"/>
                <w:sz w:val="22"/>
                <w:szCs w:val="22"/>
                <w:rPrChange w:id="3642" w:author="Garrick W Bruening" w:date="2020-07-27T23:34:00Z">
                  <w:rPr>
                    <w:ins w:id="3643" w:author="Garrick W Bruening" w:date="2020-07-25T15:18:00Z"/>
                    <w:i w:val="0"/>
                    <w:sz w:val="24"/>
                    <w:szCs w:val="24"/>
                  </w:rPr>
                </w:rPrChange>
              </w:rPr>
            </w:pPr>
            <w:bookmarkStart w:id="3644" w:name="_Ref46772775"/>
            <w:r w:rsidRPr="009802F2">
              <w:rPr>
                <w:i w:val="0"/>
                <w:iCs w:val="0"/>
                <w:color w:val="auto"/>
                <w:sz w:val="22"/>
                <w:szCs w:val="22"/>
                <w:rPrChange w:id="3645" w:author="Garrick W Bruening" w:date="2020-07-27T23:34:00Z">
                  <w:rPr>
                    <w:i w:val="0"/>
                    <w:iCs w:val="0"/>
                    <w:color w:val="auto"/>
                    <w:sz w:val="24"/>
                    <w:szCs w:val="24"/>
                  </w:rPr>
                </w:rPrChange>
              </w:rPr>
              <w:t>(</w:t>
            </w:r>
            <w:r w:rsidRPr="009802F2">
              <w:rPr>
                <w:i w:val="0"/>
                <w:iCs w:val="0"/>
                <w:color w:val="auto"/>
                <w:sz w:val="22"/>
                <w:szCs w:val="22"/>
                <w:rPrChange w:id="3646" w:author="Garrick W Bruening" w:date="2020-07-27T23:34:00Z">
                  <w:rPr>
                    <w:i w:val="0"/>
                    <w:iCs w:val="0"/>
                    <w:color w:val="auto"/>
                    <w:sz w:val="24"/>
                    <w:szCs w:val="24"/>
                  </w:rPr>
                </w:rPrChange>
              </w:rPr>
              <w:fldChar w:fldCharType="begin"/>
            </w:r>
            <w:r w:rsidRPr="009802F2">
              <w:rPr>
                <w:i w:val="0"/>
                <w:iCs w:val="0"/>
                <w:color w:val="auto"/>
                <w:sz w:val="22"/>
                <w:szCs w:val="22"/>
                <w:rPrChange w:id="3647"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648"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12</w:t>
            </w:r>
            <w:r w:rsidRPr="009802F2">
              <w:rPr>
                <w:i w:val="0"/>
                <w:iCs w:val="0"/>
                <w:color w:val="auto"/>
                <w:sz w:val="22"/>
                <w:szCs w:val="22"/>
                <w:rPrChange w:id="3649" w:author="Garrick W Bruening" w:date="2020-07-27T23:34:00Z">
                  <w:rPr>
                    <w:i w:val="0"/>
                    <w:iCs w:val="0"/>
                    <w:color w:val="auto"/>
                    <w:sz w:val="24"/>
                    <w:szCs w:val="24"/>
                  </w:rPr>
                </w:rPrChange>
              </w:rPr>
              <w:fldChar w:fldCharType="end"/>
            </w:r>
            <w:r w:rsidRPr="009802F2">
              <w:rPr>
                <w:i w:val="0"/>
                <w:iCs w:val="0"/>
                <w:color w:val="auto"/>
                <w:sz w:val="22"/>
                <w:szCs w:val="22"/>
                <w:rPrChange w:id="3650" w:author="Garrick W Bruening" w:date="2020-07-27T23:34:00Z">
                  <w:rPr>
                    <w:i w:val="0"/>
                    <w:iCs w:val="0"/>
                    <w:color w:val="auto"/>
                    <w:sz w:val="24"/>
                    <w:szCs w:val="24"/>
                  </w:rPr>
                </w:rPrChange>
              </w:rPr>
              <w:t>)</w:t>
            </w:r>
            <w:bookmarkEnd w:id="3644"/>
          </w:p>
        </w:tc>
      </w:tr>
    </w:tbl>
    <w:p w14:paraId="26889FA2" w14:textId="11115F3F" w:rsidR="00FC13CE" w:rsidRPr="009802F2" w:rsidRDefault="00FC13CE"/>
    <w:p w14:paraId="32767E71" w14:textId="2AEFCF82" w:rsidR="007B367D" w:rsidRPr="009802F2" w:rsidDel="00FC13CE" w:rsidRDefault="007B367D" w:rsidP="007B367D">
      <w:pPr>
        <w:rPr>
          <w:del w:id="3651" w:author="Garrick W Bruening" w:date="2020-07-25T14:34:00Z"/>
        </w:rPr>
      </w:pPr>
      <w:del w:id="3652" w:author="Garrick W Bruening" w:date="2020-07-25T14:34:00Z">
        <w:r w:rsidRPr="009802F2" w:rsidDel="00FC13CE">
          <w:delText>\begin{equation}</w:delText>
        </w:r>
      </w:del>
    </w:p>
    <w:p w14:paraId="06DD86CD" w14:textId="75D0A29D" w:rsidR="007B367D" w:rsidRPr="009802F2" w:rsidDel="00FC13CE" w:rsidRDefault="007B367D" w:rsidP="007B367D">
      <w:pPr>
        <w:rPr>
          <w:del w:id="3653" w:author="Garrick W Bruening" w:date="2020-07-25T14:34:00Z"/>
        </w:rPr>
      </w:pPr>
      <w:del w:id="3654" w:author="Garrick W Bruening" w:date="2020-07-25T14:34:00Z">
        <w:r w:rsidRPr="009802F2" w:rsidDel="00FC13CE">
          <w:tab/>
          <w:delText>\label{eq:met_power_fit}</w:delText>
        </w:r>
      </w:del>
    </w:p>
    <w:p w14:paraId="7B892077" w14:textId="671A862C" w:rsidR="007B367D" w:rsidRPr="009802F2" w:rsidDel="00FC13CE" w:rsidRDefault="007B367D" w:rsidP="007B367D">
      <w:pPr>
        <w:rPr>
          <w:del w:id="3655" w:author="Garrick W Bruening" w:date="2020-07-25T14:34:00Z"/>
        </w:rPr>
      </w:pPr>
      <w:del w:id="3656" w:author="Garrick W Bruening" w:date="2020-07-25T14:34:00Z">
        <w:r w:rsidRPr="009802F2" w:rsidDel="00FC13CE">
          <w:tab/>
          <w:delText>\text{</w:delText>
        </w:r>
        <w:r w:rsidR="10F1787E" w:rsidRPr="009802F2" w:rsidDel="00FC13CE">
          <w:delText>Effort</w:delText>
        </w:r>
        <w:r w:rsidRPr="009802F2" w:rsidDel="00FC13CE">
          <w:delText xml:space="preserve"> }(\dot{e}) = a_1+\frac{a_2 m^{a_3}}{T^{a_4}}</w:delText>
        </w:r>
      </w:del>
    </w:p>
    <w:p w14:paraId="6F60AAC0" w14:textId="57EEA5E0" w:rsidR="007B367D" w:rsidRPr="009802F2" w:rsidDel="00FC13CE" w:rsidRDefault="007B367D" w:rsidP="007B367D">
      <w:pPr>
        <w:rPr>
          <w:del w:id="3657" w:author="Garrick W Bruening" w:date="2020-07-25T14:34:00Z"/>
        </w:rPr>
      </w:pPr>
      <w:del w:id="3658" w:author="Garrick W Bruening" w:date="2020-07-25T14:34:00Z">
        <w:r w:rsidRPr="009802F2" w:rsidDel="00FC13CE">
          <w:delText>\end{equation}</w:delText>
        </w:r>
      </w:del>
    </w:p>
    <w:p w14:paraId="773C1AB2" w14:textId="3383447D" w:rsidR="00CE111B" w:rsidRPr="009802F2" w:rsidDel="00712618" w:rsidRDefault="00D20A43" w:rsidP="00CE111B">
      <w:pPr>
        <w:rPr>
          <w:del w:id="3659" w:author="Garrick W Bruening" w:date="2020-10-02T13:59:00Z"/>
        </w:rPr>
      </w:pPr>
      <w:r w:rsidRPr="009802F2">
        <w:t xml:space="preserve">Two additional effort </w:t>
      </w:r>
      <w:r w:rsidR="05916B38" w:rsidRPr="009802F2">
        <w:t xml:space="preserve">rate </w:t>
      </w:r>
      <w:r w:rsidRPr="009802F2">
        <w:t xml:space="preserve">models are fit </w:t>
      </w:r>
      <w:r w:rsidR="0047351E" w:rsidRPr="009802F2">
        <w:t xml:space="preserve">to </w:t>
      </w:r>
      <w:r w:rsidR="2C411DEE" w:rsidRPr="009802F2">
        <w:t xml:space="preserve">net and gross </w:t>
      </w:r>
      <w:r w:rsidR="0047351E" w:rsidRPr="009802F2">
        <w:t xml:space="preserve">metabolic power data that include a term for either subject mass or effective mass that multiplies </w:t>
      </w:r>
      <w:proofErr w:type="gramStart"/>
      <w:r w:rsidR="0047351E" w:rsidRPr="009802F2">
        <w:t xml:space="preserve">the </w:t>
      </w:r>
      <m:oMath>
        <m:r>
          <w:ins w:id="3660" w:author="Garrick W Bruening" w:date="2020-07-27T20:30:00Z">
            <m:rPr>
              <m:nor/>
            </m:rPr>
            <w:rPr>
              <w:rFonts w:cstheme="minorHAnsi"/>
              <w:rPrChange w:id="3661" w:author="Garrick W Bruening" w:date="2020-07-27T20:30:00Z">
                <w:rPr>
                  <w:rFonts w:ascii="Cambria Math" w:hAnsi="Cambria Math" w:cstheme="minorHAnsi"/>
                  <w:iCs/>
                </w:rPr>
              </w:rPrChange>
            </w:rPr>
            <m:t>a</m:t>
          </w:ins>
        </m:r>
      </m:oMath>
      <w:proofErr w:type="gramEnd"/>
      <w:ins w:id="3662" w:author="Garrick W Bruening" w:date="2020-07-27T20:21:00Z">
        <w:r w:rsidR="00014117" w:rsidRPr="009802F2">
          <w:t xml:space="preserve"> </w:t>
        </w:r>
      </w:ins>
      <w:del w:id="3663" w:author="Garrick W Bruening" w:date="2020-07-27T20:21:00Z">
        <w:r w:rsidR="0047351E" w:rsidRPr="009802F2">
          <w:delText xml:space="preserve">$a_1$ </w:delText>
        </w:r>
      </w:del>
      <w:r w:rsidR="0047351E" w:rsidRPr="009802F2">
        <w:t>parameter.</w:t>
      </w:r>
      <w:r w:rsidR="004C5A5A" w:rsidRPr="009802F2">
        <w:t xml:space="preserve"> These effort </w:t>
      </w:r>
      <w:r w:rsidR="39C02415" w:rsidRPr="009802F2">
        <w:t xml:space="preserve">models </w:t>
      </w:r>
      <w:r w:rsidR="004C5A5A" w:rsidRPr="009802F2">
        <w:t>are show</w:t>
      </w:r>
      <w:r w:rsidR="193E84D5" w:rsidRPr="009802F2">
        <w:t>n</w:t>
      </w:r>
      <w:r w:rsidR="004C5A5A" w:rsidRPr="009802F2">
        <w:t xml:space="preserve"> in equation </w:t>
      </w:r>
      <w:ins w:id="3664" w:author="Garrick W Bruening" w:date="2020-07-27T20:20:00Z">
        <w:r w:rsidR="008578DB" w:rsidRPr="009802F2">
          <w:fldChar w:fldCharType="begin"/>
        </w:r>
        <w:r w:rsidR="008578DB" w:rsidRPr="009802F2">
          <w:instrText xml:space="preserve"> REF _Ref46773637 \h </w:instrText>
        </w:r>
      </w:ins>
      <w:r w:rsidR="008578DB" w:rsidRPr="009802F2">
        <w:rPr>
          <w:rPrChange w:id="3665" w:author="Garrick W Bruening" w:date="2020-07-27T20:20:00Z">
            <w:rPr>
              <w:i/>
              <w:iCs/>
            </w:rPr>
          </w:rPrChange>
        </w:rPr>
        <w:instrText xml:space="preserve"> \* MERGEFORMAT </w:instrText>
      </w:r>
      <w:r w:rsidR="008578DB" w:rsidRPr="009802F2">
        <w:fldChar w:fldCharType="separate"/>
      </w:r>
      <w:r w:rsidR="005B369E" w:rsidRPr="009802F2">
        <w:rPr>
          <w:noProof/>
          <w:rPrChange w:id="3666" w:author="Garrick W Bruening" w:date="2020-07-27T23:34:00Z">
            <w:rPr>
              <w:i/>
              <w:iCs/>
              <w:sz w:val="24"/>
              <w:szCs w:val="24"/>
            </w:rPr>
          </w:rPrChange>
        </w:rPr>
        <w:t>(</w:t>
      </w:r>
      <w:r w:rsidR="005B369E" w:rsidRPr="009802F2">
        <w:rPr>
          <w:noProof/>
        </w:rPr>
        <w:t>13</w:t>
      </w:r>
      <w:r w:rsidR="005B369E" w:rsidRPr="009802F2">
        <w:rPr>
          <w:rPrChange w:id="3667" w:author="Garrick W Bruening" w:date="2020-07-27T23:34:00Z">
            <w:rPr>
              <w:i/>
              <w:iCs/>
              <w:sz w:val="24"/>
              <w:szCs w:val="24"/>
            </w:rPr>
          </w:rPrChange>
        </w:rPr>
        <w:t>)</w:t>
      </w:r>
      <w:ins w:id="3668" w:author="Garrick W Bruening" w:date="2020-07-27T20:20:00Z">
        <w:r w:rsidR="008578DB" w:rsidRPr="009802F2">
          <w:fldChar w:fldCharType="end"/>
        </w:r>
      </w:ins>
      <w:del w:id="3669" w:author="Garrick W Bruening" w:date="2020-07-27T20:20:00Z">
        <w:r w:rsidR="004C5A5A" w:rsidRPr="009802F2">
          <w:delText>\ref{eq:met_power_fit_subjmass}</w:delText>
        </w:r>
      </w:del>
      <w:r w:rsidR="004C5A5A" w:rsidRPr="009802F2">
        <w:t xml:space="preserve"> and equation </w:t>
      </w:r>
      <w:ins w:id="3670" w:author="Garrick W Bruening" w:date="2020-07-27T20:20:00Z">
        <w:r w:rsidR="008578DB" w:rsidRPr="009802F2">
          <w:fldChar w:fldCharType="begin"/>
        </w:r>
        <w:r w:rsidR="008578DB" w:rsidRPr="009802F2">
          <w:instrText xml:space="preserve"> REF _Ref46773649 \h </w:instrText>
        </w:r>
      </w:ins>
      <w:r w:rsidR="008578DB" w:rsidRPr="009802F2">
        <w:rPr>
          <w:rPrChange w:id="3671" w:author="Garrick W Bruening" w:date="2020-07-27T20:20:00Z">
            <w:rPr>
              <w:i/>
              <w:iCs/>
            </w:rPr>
          </w:rPrChange>
        </w:rPr>
        <w:instrText xml:space="preserve"> \* MERGEFORMAT </w:instrText>
      </w:r>
      <w:r w:rsidR="008578DB" w:rsidRPr="009802F2">
        <w:fldChar w:fldCharType="separate"/>
      </w:r>
      <w:r w:rsidR="005B369E" w:rsidRPr="009802F2">
        <w:rPr>
          <w:noProof/>
          <w:rPrChange w:id="3672" w:author="Garrick W Bruening" w:date="2020-07-27T23:34:00Z">
            <w:rPr>
              <w:i/>
              <w:iCs/>
              <w:sz w:val="24"/>
              <w:szCs w:val="24"/>
            </w:rPr>
          </w:rPrChange>
        </w:rPr>
        <w:t>(</w:t>
      </w:r>
      <w:r w:rsidR="005B369E" w:rsidRPr="009802F2">
        <w:rPr>
          <w:noProof/>
        </w:rPr>
        <w:t>14</w:t>
      </w:r>
      <w:r w:rsidR="005B369E" w:rsidRPr="009802F2">
        <w:rPr>
          <w:rPrChange w:id="3673" w:author="Garrick W Bruening" w:date="2020-07-27T23:34:00Z">
            <w:rPr>
              <w:i/>
              <w:iCs/>
              <w:sz w:val="24"/>
              <w:szCs w:val="24"/>
            </w:rPr>
          </w:rPrChange>
        </w:rPr>
        <w:t>)</w:t>
      </w:r>
      <w:ins w:id="3674" w:author="Garrick W Bruening" w:date="2020-07-27T20:20:00Z">
        <w:r w:rsidR="008578DB" w:rsidRPr="009802F2">
          <w:fldChar w:fldCharType="end"/>
        </w:r>
        <w:r w:rsidR="008578DB" w:rsidRPr="009802F2">
          <w:t>.</w:t>
        </w:r>
      </w:ins>
      <w:del w:id="3675" w:author="Garrick W Bruening" w:date="2020-07-27T20:20:00Z">
        <w:r w:rsidR="004C5A5A" w:rsidRPr="009802F2">
          <w:delText>\ref{ eq:met_power_fit_effmass}.</w:delText>
        </w:r>
      </w:del>
      <w:r w:rsidR="0047351E" w:rsidRPr="009802F2">
        <w:t xml:space="preserve"> </w:t>
      </w:r>
      <w:r w:rsidR="00BB57E4" w:rsidRPr="009802F2">
        <w:t xml:space="preserve">The added parameter in these models is </w:t>
      </w:r>
      <w:del w:id="3676" w:author="Garrick W Bruening" w:date="2020-07-27T20:21:00Z">
        <w:r w:rsidR="00BB57E4" w:rsidRPr="009802F2">
          <w:delText>$a_5</w:delText>
        </w:r>
        <w:r w:rsidR="00BB57E4" w:rsidRPr="009802F2" w:rsidDel="00014117">
          <w:delText>$</w:delText>
        </w:r>
      </w:del>
      <m:oMath>
        <m:r>
          <w:ins w:id="3677" w:author="Garrick W Bruening" w:date="2020-07-27T20:30:00Z">
            <m:rPr>
              <m:nor/>
            </m:rPr>
            <w:rPr>
              <w:rFonts w:cstheme="minorHAnsi"/>
              <w:rPrChange w:id="3678" w:author="Garrick W Bruening" w:date="2020-07-27T20:30:00Z">
                <w:rPr>
                  <w:rFonts w:ascii="Cambria Math" w:hAnsi="Cambria Math" w:cstheme="minorHAnsi"/>
                  <w:i/>
                </w:rPr>
              </w:rPrChange>
            </w:rPr>
            <m:t>k</m:t>
          </w:ins>
        </m:r>
      </m:oMath>
      <w:r w:rsidR="004C5A5A" w:rsidRPr="009802F2">
        <w:t>.</w:t>
      </w:r>
      <w:r w:rsidR="00EF3713" w:rsidRPr="009802F2">
        <w:t xml:space="preserve"> </w:t>
      </w:r>
      <w:r w:rsidR="00413DB0" w:rsidRPr="009802F2">
        <w:t xml:space="preserve">These effort models can be multiplied by time again to determine </w:t>
      </w:r>
      <w:r w:rsidR="00006EC2" w:rsidRPr="009802F2">
        <w:t xml:space="preserve">the cost associated with the movement. </w:t>
      </w:r>
    </w:p>
    <w:p w14:paraId="076F67C5" w14:textId="77777777" w:rsidR="00CE111B" w:rsidRPr="009802F2" w:rsidRDefault="00CE111B" w:rsidP="00CE111B"/>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10DE2E48" w14:textId="77777777" w:rsidTr="003857B1">
        <w:trPr>
          <w:ins w:id="3679" w:author="Garrick W Bruening" w:date="2020-07-25T15:18:00Z"/>
        </w:trPr>
        <w:tc>
          <w:tcPr>
            <w:tcW w:w="500" w:type="pct"/>
          </w:tcPr>
          <w:p w14:paraId="438570A3" w14:textId="77777777" w:rsidR="002E1506" w:rsidRPr="009802F2" w:rsidRDefault="002E1506" w:rsidP="003857B1">
            <w:pPr>
              <w:rPr>
                <w:ins w:id="3680" w:author="Garrick W Bruening" w:date="2020-07-25T15:18:00Z"/>
              </w:rPr>
            </w:pPr>
            <w:commentRangeStart w:id="3681"/>
          </w:p>
        </w:tc>
        <w:tc>
          <w:tcPr>
            <w:tcW w:w="4000" w:type="pct"/>
            <w:vAlign w:val="center"/>
          </w:tcPr>
          <w:p w14:paraId="713F03CA" w14:textId="779BE57A" w:rsidR="002E1506" w:rsidRPr="009802F2" w:rsidRDefault="002E6FCC" w:rsidP="003857B1">
            <w:pPr>
              <w:jc w:val="center"/>
              <w:rPr>
                <w:ins w:id="3682" w:author="Garrick W Bruening" w:date="2020-07-25T15:18:00Z"/>
                <w:rFonts w:cstheme="minorHAnsi"/>
              </w:rPr>
            </w:pPr>
            <m:oMathPara>
              <m:oMathParaPr>
                <m:jc m:val="center"/>
              </m:oMathParaPr>
              <m:oMath>
                <m:acc>
                  <m:accPr>
                    <m:chr m:val="̇"/>
                    <m:ctrlPr>
                      <w:ins w:id="3683" w:author="Garrick W Bruening" w:date="2020-07-25T14:34:00Z">
                        <w:rPr>
                          <w:rFonts w:ascii="Cambria Math" w:hAnsi="Cambria Math" w:cstheme="minorHAnsi"/>
                        </w:rPr>
                      </w:ins>
                    </m:ctrlPr>
                  </m:accPr>
                  <m:e>
                    <m:r>
                      <w:ins w:id="3684" w:author="Garrick W Bruening" w:date="2020-07-25T14:34:00Z">
                        <m:rPr>
                          <m:nor/>
                        </m:rPr>
                        <w:rPr>
                          <w:rFonts w:cstheme="minorHAnsi"/>
                        </w:rPr>
                        <m:t>e</m:t>
                      </w:ins>
                    </m:r>
                  </m:e>
                </m:acc>
                <m:r>
                  <w:ins w:id="3685" w:author="Garrick W Bruening" w:date="2020-07-25T14:34:00Z">
                    <m:rPr>
                      <m:nor/>
                    </m:rPr>
                    <w:rPr>
                      <w:rFonts w:cstheme="minorHAnsi"/>
                    </w:rPr>
                    <m:t>=</m:t>
                  </w:ins>
                </m:r>
                <m:r>
                  <w:ins w:id="3686" w:author="Garrick W Bruening" w:date="2020-07-27T20:27:00Z">
                    <m:rPr>
                      <m:nor/>
                    </m:rPr>
                    <w:rPr>
                      <w:rFonts w:cstheme="minorHAnsi"/>
                      <w:rPrChange w:id="3687" w:author="Garrick W Bruening" w:date="2020-07-27T20:27:00Z">
                        <w:rPr>
                          <w:rFonts w:ascii="Cambria Math" w:hAnsi="Cambria Math" w:cstheme="minorHAnsi"/>
                          <w:i/>
                        </w:rPr>
                      </w:rPrChange>
                    </w:rPr>
                    <m:t>a</m:t>
                  </w:ins>
                </m:r>
                <m:r>
                  <w:ins w:id="3688" w:author="Garrick W Bruening" w:date="2020-07-25T14:34:00Z">
                    <m:rPr>
                      <m:nor/>
                    </m:rPr>
                    <w:rPr>
                      <w:rFonts w:cstheme="minorHAnsi"/>
                      <w:rPrChange w:id="3689" w:author="Garrick W Bruening" w:date="2020-07-27T20:27:00Z">
                        <w:rPr>
                          <w:rFonts w:ascii="Cambria Math" w:hAnsi="Cambria Math" w:cstheme="minorHAnsi"/>
                          <w:i/>
                        </w:rPr>
                      </w:rPrChange>
                    </w:rPr>
                    <m:t>*</m:t>
                  </w:ins>
                </m:r>
                <m:r>
                  <w:ins w:id="3690" w:author="Garrick W Bruening" w:date="2020-07-25T14:35:00Z">
                    <m:rPr>
                      <m:nor/>
                    </m:rPr>
                    <w:rPr>
                      <w:rFonts w:cstheme="minorHAnsi"/>
                    </w:rPr>
                    <m:t>Subject Mas</m:t>
                  </w:ins>
                </m:r>
                <m:sSup>
                  <m:sSupPr>
                    <m:ctrlPr>
                      <w:ins w:id="3691" w:author="Garrick W Bruening" w:date="2020-07-25T14:35:00Z">
                        <w:rPr>
                          <w:rFonts w:ascii="Cambria Math" w:hAnsi="Cambria Math" w:cstheme="minorHAnsi"/>
                        </w:rPr>
                      </w:ins>
                    </m:ctrlPr>
                  </m:sSupPr>
                  <m:e>
                    <m:r>
                      <w:ins w:id="3692" w:author="Garrick W Bruening" w:date="2020-07-25T14:35:00Z">
                        <m:rPr>
                          <m:nor/>
                        </m:rPr>
                        <w:rPr>
                          <w:rFonts w:cstheme="minorHAnsi"/>
                          <w:rPrChange w:id="3693" w:author="Garrick W Bruening" w:date="2020-07-27T20:27:00Z">
                            <w:rPr>
                              <w:rFonts w:ascii="Cambria Math" w:hAnsi="Cambria Math" w:cstheme="minorHAnsi"/>
                              <w:i/>
                            </w:rPr>
                          </w:rPrChange>
                        </w:rPr>
                        <m:t>s</m:t>
                      </w:ins>
                    </m:r>
                  </m:e>
                  <m:sup>
                    <m:r>
                      <w:ins w:id="3694" w:author="Garrick W Bruening" w:date="2020-07-27T20:27:00Z">
                        <m:rPr>
                          <m:nor/>
                        </m:rPr>
                        <w:rPr>
                          <w:rFonts w:cstheme="minorHAnsi"/>
                          <w:rPrChange w:id="3695" w:author="Garrick W Bruening" w:date="2020-07-27T20:27:00Z">
                            <w:rPr>
                              <w:rFonts w:ascii="Cambria Math" w:hAnsi="Cambria Math" w:cstheme="minorHAnsi"/>
                              <w:i/>
                            </w:rPr>
                          </w:rPrChange>
                        </w:rPr>
                        <m:t>k</m:t>
                      </w:ins>
                    </m:r>
                  </m:sup>
                </m:sSup>
                <m:r>
                  <w:ins w:id="3696" w:author="Garrick W Bruening" w:date="2020-07-25T14:34:00Z">
                    <m:rPr>
                      <m:nor/>
                    </m:rPr>
                    <w:rPr>
                      <w:rFonts w:cstheme="minorHAnsi"/>
                      <w:rPrChange w:id="3697" w:author="Garrick W Bruening" w:date="2020-07-27T20:27:00Z">
                        <w:rPr>
                          <w:rFonts w:ascii="Cambria Math" w:hAnsi="Cambria Math" w:cstheme="minorHAnsi"/>
                          <w:i/>
                        </w:rPr>
                      </w:rPrChange>
                    </w:rPr>
                    <m:t>+</m:t>
                  </w:ins>
                </m:r>
                <m:f>
                  <m:fPr>
                    <m:ctrlPr>
                      <w:ins w:id="3698" w:author="Garrick W Bruening" w:date="2020-07-25T14:34:00Z">
                        <w:rPr>
                          <w:rFonts w:ascii="Cambria Math" w:hAnsi="Cambria Math" w:cstheme="minorHAnsi"/>
                        </w:rPr>
                      </w:ins>
                    </m:ctrlPr>
                  </m:fPr>
                  <m:num>
                    <m:r>
                      <w:ins w:id="3699" w:author="Garrick W Bruening" w:date="2020-07-27T20:27:00Z">
                        <m:rPr>
                          <m:nor/>
                        </m:rPr>
                        <w:rPr>
                          <w:rFonts w:cstheme="minorHAnsi"/>
                          <w:rPrChange w:id="3700" w:author="Garrick W Bruening" w:date="2020-07-27T20:27:00Z">
                            <w:rPr>
                              <w:rFonts w:ascii="Cambria Math" w:hAnsi="Cambria Math" w:cstheme="minorHAnsi"/>
                              <w:i/>
                            </w:rPr>
                          </w:rPrChange>
                        </w:rPr>
                        <m:t>b</m:t>
                      </w:ins>
                    </m:r>
                    <m:sSup>
                      <m:sSupPr>
                        <m:ctrlPr>
                          <w:ins w:id="3701" w:author="Garrick W Bruening" w:date="2020-07-25T14:34:00Z">
                            <w:rPr>
                              <w:rFonts w:ascii="Cambria Math" w:hAnsi="Cambria Math" w:cstheme="minorHAnsi"/>
                            </w:rPr>
                          </w:ins>
                        </m:ctrlPr>
                      </m:sSupPr>
                      <m:e>
                        <m:r>
                          <w:ins w:id="3702" w:author="Garrick W Bruening" w:date="2020-07-25T14:34:00Z">
                            <m:rPr>
                              <m:nor/>
                            </m:rPr>
                            <w:rPr>
                              <w:rFonts w:cstheme="minorHAnsi"/>
                              <w:rPrChange w:id="3703" w:author="Garrick W Bruening" w:date="2020-07-27T20:27:00Z">
                                <w:rPr>
                                  <w:rFonts w:ascii="Cambria Math" w:hAnsi="Cambria Math" w:cstheme="minorHAnsi"/>
                                  <w:i/>
                                </w:rPr>
                              </w:rPrChange>
                            </w:rPr>
                            <m:t>m</m:t>
                          </w:ins>
                        </m:r>
                      </m:e>
                      <m:sup>
                        <m:r>
                          <w:ins w:id="3704" w:author="Garrick W Bruening" w:date="2020-07-27T20:27:00Z">
                            <m:rPr>
                              <m:nor/>
                            </m:rPr>
                            <w:rPr>
                              <w:rFonts w:cstheme="minorHAnsi"/>
                              <w:rPrChange w:id="3705" w:author="Garrick W Bruening" w:date="2020-07-27T20:27:00Z">
                                <w:rPr>
                                  <w:rFonts w:ascii="Cambria Math" w:hAnsi="Cambria Math" w:cstheme="minorHAnsi"/>
                                  <w:i/>
                                </w:rPr>
                              </w:rPrChange>
                            </w:rPr>
                            <m:t>i</m:t>
                          </w:ins>
                        </m:r>
                      </m:sup>
                    </m:sSup>
                  </m:num>
                  <m:den>
                    <m:sSup>
                      <m:sSupPr>
                        <m:ctrlPr>
                          <w:ins w:id="3706" w:author="Garrick W Bruening" w:date="2020-07-25T14:34:00Z">
                            <w:rPr>
                              <w:rFonts w:ascii="Cambria Math" w:hAnsi="Cambria Math" w:cstheme="minorHAnsi"/>
                            </w:rPr>
                          </w:ins>
                        </m:ctrlPr>
                      </m:sSupPr>
                      <m:e>
                        <m:r>
                          <w:ins w:id="3707" w:author="Garrick W Bruening" w:date="2020-07-25T14:34:00Z">
                            <m:rPr>
                              <m:nor/>
                            </m:rPr>
                            <w:rPr>
                              <w:rFonts w:cstheme="minorHAnsi"/>
                              <w:rPrChange w:id="3708" w:author="Garrick W Bruening" w:date="2020-07-27T20:27:00Z">
                                <w:rPr>
                                  <w:rFonts w:ascii="Cambria Math" w:hAnsi="Cambria Math" w:cstheme="minorHAnsi"/>
                                  <w:i/>
                                </w:rPr>
                              </w:rPrChange>
                            </w:rPr>
                            <m:t>T</m:t>
                          </w:ins>
                        </m:r>
                      </m:e>
                      <m:sup>
                        <m:r>
                          <w:ins w:id="3709" w:author="Garrick W Bruening" w:date="2020-07-27T20:27:00Z">
                            <m:rPr>
                              <m:nor/>
                            </m:rPr>
                            <w:rPr>
                              <w:rFonts w:cstheme="minorHAnsi"/>
                              <w:rPrChange w:id="3710" w:author="Garrick W Bruening" w:date="2020-07-27T20:27:00Z">
                                <w:rPr>
                                  <w:rFonts w:ascii="Cambria Math" w:hAnsi="Cambria Math" w:cstheme="minorHAnsi"/>
                                  <w:i/>
                                </w:rPr>
                              </w:rPrChange>
                            </w:rPr>
                            <m:t>j</m:t>
                          </w:ins>
                        </m:r>
                      </m:sup>
                    </m:sSup>
                  </m:den>
                </m:f>
              </m:oMath>
            </m:oMathPara>
          </w:p>
        </w:tc>
        <w:tc>
          <w:tcPr>
            <w:tcW w:w="500" w:type="pct"/>
            <w:vAlign w:val="bottom"/>
          </w:tcPr>
          <w:p w14:paraId="19814FC6" w14:textId="45162062" w:rsidR="002E1506" w:rsidRPr="009802F2" w:rsidRDefault="00CE111B" w:rsidP="003857B1">
            <w:pPr>
              <w:pStyle w:val="Caption"/>
              <w:keepNext/>
              <w:jc w:val="right"/>
              <w:rPr>
                <w:ins w:id="3711" w:author="Garrick W Bruening" w:date="2020-07-25T15:18:00Z"/>
                <w:i w:val="0"/>
                <w:iCs w:val="0"/>
                <w:sz w:val="22"/>
                <w:szCs w:val="22"/>
                <w:rPrChange w:id="3712" w:author="Garrick W Bruening" w:date="2020-07-27T23:34:00Z">
                  <w:rPr>
                    <w:ins w:id="3713" w:author="Garrick W Bruening" w:date="2020-07-25T15:18:00Z"/>
                    <w:i w:val="0"/>
                    <w:sz w:val="24"/>
                    <w:szCs w:val="24"/>
                  </w:rPr>
                </w:rPrChange>
              </w:rPr>
            </w:pPr>
            <w:bookmarkStart w:id="3714" w:name="_Ref46773637"/>
            <w:r w:rsidRPr="009802F2">
              <w:rPr>
                <w:i w:val="0"/>
                <w:iCs w:val="0"/>
                <w:color w:val="auto"/>
                <w:sz w:val="22"/>
                <w:szCs w:val="22"/>
                <w:rPrChange w:id="3715" w:author="Garrick W Bruening" w:date="2020-07-27T23:34:00Z">
                  <w:rPr>
                    <w:i w:val="0"/>
                    <w:iCs w:val="0"/>
                    <w:color w:val="auto"/>
                    <w:sz w:val="24"/>
                    <w:szCs w:val="24"/>
                  </w:rPr>
                </w:rPrChange>
              </w:rPr>
              <w:t>(</w:t>
            </w:r>
            <w:r w:rsidRPr="009802F2">
              <w:rPr>
                <w:i w:val="0"/>
                <w:iCs w:val="0"/>
                <w:color w:val="auto"/>
                <w:sz w:val="22"/>
                <w:szCs w:val="22"/>
                <w:rPrChange w:id="3716" w:author="Garrick W Bruening" w:date="2020-07-27T23:34:00Z">
                  <w:rPr>
                    <w:i w:val="0"/>
                    <w:iCs w:val="0"/>
                    <w:color w:val="auto"/>
                    <w:sz w:val="24"/>
                    <w:szCs w:val="24"/>
                  </w:rPr>
                </w:rPrChange>
              </w:rPr>
              <w:fldChar w:fldCharType="begin"/>
            </w:r>
            <w:r w:rsidRPr="009802F2">
              <w:rPr>
                <w:i w:val="0"/>
                <w:iCs w:val="0"/>
                <w:color w:val="auto"/>
                <w:sz w:val="22"/>
                <w:szCs w:val="22"/>
                <w:rPrChange w:id="3717"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718"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13</w:t>
            </w:r>
            <w:r w:rsidRPr="009802F2">
              <w:rPr>
                <w:i w:val="0"/>
                <w:iCs w:val="0"/>
                <w:color w:val="auto"/>
                <w:sz w:val="22"/>
                <w:szCs w:val="22"/>
                <w:rPrChange w:id="3719" w:author="Garrick W Bruening" w:date="2020-07-27T23:34:00Z">
                  <w:rPr>
                    <w:i w:val="0"/>
                    <w:iCs w:val="0"/>
                    <w:color w:val="auto"/>
                    <w:sz w:val="24"/>
                    <w:szCs w:val="24"/>
                  </w:rPr>
                </w:rPrChange>
              </w:rPr>
              <w:fldChar w:fldCharType="end"/>
            </w:r>
            <w:r w:rsidRPr="009802F2">
              <w:rPr>
                <w:i w:val="0"/>
                <w:iCs w:val="0"/>
                <w:color w:val="auto"/>
                <w:sz w:val="22"/>
                <w:szCs w:val="22"/>
                <w:rPrChange w:id="3720" w:author="Garrick W Bruening" w:date="2020-07-27T23:34:00Z">
                  <w:rPr>
                    <w:i w:val="0"/>
                    <w:iCs w:val="0"/>
                    <w:color w:val="auto"/>
                    <w:sz w:val="24"/>
                    <w:szCs w:val="24"/>
                  </w:rPr>
                </w:rPrChange>
              </w:rPr>
              <w:t>)</w:t>
            </w:r>
            <w:bookmarkEnd w:id="3714"/>
          </w:p>
        </w:tc>
      </w:tr>
    </w:tbl>
    <w:p w14:paraId="60C12343" w14:textId="77777777" w:rsidR="00CE111B" w:rsidRPr="009802F2" w:rsidRDefault="00CE111B" w:rsidP="00CE111B"/>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CE111B" w:rsidRPr="009802F2" w14:paraId="4CA5BBF8" w14:textId="77777777" w:rsidTr="003857B1">
        <w:trPr>
          <w:ins w:id="3721" w:author="Garrick W Bruening" w:date="2020-07-25T15:18:00Z"/>
        </w:trPr>
        <w:tc>
          <w:tcPr>
            <w:tcW w:w="500" w:type="pct"/>
          </w:tcPr>
          <w:p w14:paraId="5916D302" w14:textId="77777777" w:rsidR="00CE111B" w:rsidRPr="009802F2" w:rsidRDefault="00CE111B" w:rsidP="003857B1">
            <w:pPr>
              <w:rPr>
                <w:ins w:id="3722" w:author="Garrick W Bruening" w:date="2020-07-25T15:18:00Z"/>
              </w:rPr>
            </w:pPr>
          </w:p>
        </w:tc>
        <w:tc>
          <w:tcPr>
            <w:tcW w:w="4000" w:type="pct"/>
            <w:vAlign w:val="center"/>
          </w:tcPr>
          <w:p w14:paraId="5BA9EADC" w14:textId="68C72E8F" w:rsidR="00CE111B" w:rsidRPr="009802F2" w:rsidRDefault="002E6FCC" w:rsidP="003857B1">
            <w:pPr>
              <w:jc w:val="center"/>
              <w:rPr>
                <w:ins w:id="3723" w:author="Garrick W Bruening" w:date="2020-07-25T15:18:00Z"/>
                <w:rFonts w:cstheme="minorHAnsi"/>
              </w:rPr>
            </w:pPr>
            <m:oMathPara>
              <m:oMathParaPr>
                <m:jc m:val="center"/>
              </m:oMathParaPr>
              <m:oMath>
                <m:acc>
                  <m:accPr>
                    <m:chr m:val="̇"/>
                    <m:ctrlPr>
                      <w:ins w:id="3724" w:author="Garrick W Bruening" w:date="2020-07-25T14:35:00Z">
                        <w:rPr>
                          <w:rFonts w:ascii="Cambria Math" w:hAnsi="Cambria Math" w:cstheme="minorHAnsi"/>
                        </w:rPr>
                      </w:ins>
                    </m:ctrlPr>
                  </m:accPr>
                  <m:e>
                    <m:r>
                      <w:ins w:id="3725" w:author="Garrick W Bruening" w:date="2020-07-25T14:35:00Z">
                        <m:rPr>
                          <m:nor/>
                        </m:rPr>
                        <w:rPr>
                          <w:rFonts w:cstheme="minorHAnsi"/>
                          <w:rPrChange w:id="3726" w:author="Garrick W Bruening" w:date="2020-07-27T20:28:00Z">
                            <w:rPr>
                              <w:rFonts w:ascii="Cambria Math" w:hAnsi="Cambria Math" w:cstheme="minorHAnsi"/>
                              <w:i/>
                            </w:rPr>
                          </w:rPrChange>
                        </w:rPr>
                        <m:t>e</m:t>
                      </w:ins>
                    </m:r>
                  </m:e>
                </m:acc>
                <m:r>
                  <w:ins w:id="3727" w:author="Garrick W Bruening" w:date="2020-07-25T14:35:00Z">
                    <m:rPr>
                      <m:nor/>
                    </m:rPr>
                    <w:rPr>
                      <w:rFonts w:cstheme="minorHAnsi"/>
                      <w:rPrChange w:id="3728" w:author="Garrick W Bruening" w:date="2020-07-27T20:28:00Z">
                        <w:rPr>
                          <w:rFonts w:ascii="Cambria Math" w:hAnsi="Cambria Math" w:cstheme="minorHAnsi"/>
                          <w:i/>
                        </w:rPr>
                      </w:rPrChange>
                    </w:rPr>
                    <m:t>=</m:t>
                  </w:ins>
                </m:r>
                <m:r>
                  <w:ins w:id="3729" w:author="Garrick W Bruening" w:date="2020-07-27T20:28:00Z">
                    <m:rPr>
                      <m:nor/>
                    </m:rPr>
                    <w:rPr>
                      <w:rFonts w:cstheme="minorHAnsi"/>
                      <w:rPrChange w:id="3730" w:author="Garrick W Bruening" w:date="2020-07-27T20:28:00Z">
                        <w:rPr>
                          <w:rFonts w:ascii="Cambria Math" w:cstheme="minorHAnsi"/>
                          <w:i/>
                        </w:rPr>
                      </w:rPrChange>
                    </w:rPr>
                    <m:t>a</m:t>
                  </w:ins>
                </m:r>
                <m:r>
                  <w:ins w:id="3731" w:author="Garrick W Bruening" w:date="2020-07-25T14:35:00Z">
                    <m:rPr>
                      <m:nor/>
                    </m:rPr>
                    <w:rPr>
                      <w:rFonts w:cstheme="minorHAnsi"/>
                      <w:rPrChange w:id="3732" w:author="Garrick W Bruening" w:date="2020-07-27T20:28:00Z">
                        <w:rPr>
                          <w:rFonts w:ascii="Cambria Math" w:hAnsi="Cambria Math" w:cstheme="minorHAnsi"/>
                          <w:i/>
                        </w:rPr>
                      </w:rPrChange>
                    </w:rPr>
                    <m:t>*</m:t>
                  </w:ins>
                </m:r>
                <m:sSup>
                  <m:sSupPr>
                    <m:ctrlPr>
                      <w:ins w:id="3733" w:author="Garrick W Bruening" w:date="2020-07-25T14:35:00Z">
                        <w:rPr>
                          <w:rFonts w:ascii="Cambria Math" w:hAnsi="Cambria Math" w:cstheme="minorHAnsi"/>
                        </w:rPr>
                      </w:ins>
                    </m:ctrlPr>
                  </m:sSupPr>
                  <m:e>
                    <m:r>
                      <w:ins w:id="3734" w:author="Garrick W Bruening" w:date="2020-07-25T14:35:00Z">
                        <m:rPr>
                          <m:nor/>
                        </m:rPr>
                        <w:rPr>
                          <w:rFonts w:cstheme="minorHAnsi"/>
                          <w:rPrChange w:id="3735" w:author="Garrick W Bruening" w:date="2020-07-27T20:28:00Z">
                            <w:rPr>
                              <w:rFonts w:ascii="Cambria Math" w:hAnsi="Cambria Math" w:cstheme="minorHAnsi"/>
                              <w:i/>
                            </w:rPr>
                          </w:rPrChange>
                        </w:rPr>
                        <m:t>Added Mass</m:t>
                      </w:ins>
                    </m:r>
                  </m:e>
                  <m:sup>
                    <m:r>
                      <w:ins w:id="3736" w:author="Garrick W Bruening" w:date="2020-07-27T20:28:00Z">
                        <m:rPr>
                          <m:nor/>
                        </m:rPr>
                        <w:rPr>
                          <w:rFonts w:cstheme="minorHAnsi"/>
                          <w:rPrChange w:id="3737" w:author="Garrick W Bruening" w:date="2020-07-27T20:28:00Z">
                            <w:rPr>
                              <w:rFonts w:ascii="Cambria Math" w:hAnsi="Cambria Math" w:cstheme="minorHAnsi"/>
                              <w:i/>
                            </w:rPr>
                          </w:rPrChange>
                        </w:rPr>
                        <m:t>k</m:t>
                      </w:ins>
                    </m:r>
                  </m:sup>
                </m:sSup>
                <m:r>
                  <w:ins w:id="3738" w:author="Garrick W Bruening" w:date="2020-07-25T14:35:00Z">
                    <m:rPr>
                      <m:nor/>
                    </m:rPr>
                    <w:rPr>
                      <w:rFonts w:cstheme="minorHAnsi"/>
                      <w:rPrChange w:id="3739" w:author="Garrick W Bruening" w:date="2020-07-27T20:28:00Z">
                        <w:rPr>
                          <w:rFonts w:ascii="Cambria Math" w:hAnsi="Cambria Math" w:cstheme="minorHAnsi"/>
                          <w:i/>
                        </w:rPr>
                      </w:rPrChange>
                    </w:rPr>
                    <m:t>+</m:t>
                  </w:ins>
                </m:r>
                <m:f>
                  <m:fPr>
                    <m:ctrlPr>
                      <w:ins w:id="3740" w:author="Garrick W Bruening" w:date="2020-07-25T14:35:00Z">
                        <w:rPr>
                          <w:rFonts w:ascii="Cambria Math" w:hAnsi="Cambria Math" w:cstheme="minorHAnsi"/>
                        </w:rPr>
                      </w:ins>
                    </m:ctrlPr>
                  </m:fPr>
                  <m:num>
                    <m:r>
                      <w:ins w:id="3741" w:author="Garrick W Bruening" w:date="2020-07-27T20:28:00Z">
                        <m:rPr>
                          <m:nor/>
                        </m:rPr>
                        <w:rPr>
                          <w:rFonts w:cstheme="minorHAnsi"/>
                          <w:rPrChange w:id="3742" w:author="Garrick W Bruening" w:date="2020-07-27T20:28:00Z">
                            <w:rPr>
                              <w:rFonts w:ascii="Cambria Math" w:hAnsi="Cambria Math" w:cstheme="minorHAnsi"/>
                              <w:i/>
                            </w:rPr>
                          </w:rPrChange>
                        </w:rPr>
                        <m:t>b</m:t>
                      </w:ins>
                    </m:r>
                    <m:sSup>
                      <m:sSupPr>
                        <m:ctrlPr>
                          <w:ins w:id="3743" w:author="Garrick W Bruening" w:date="2020-07-25T14:35:00Z">
                            <w:rPr>
                              <w:rFonts w:ascii="Cambria Math" w:hAnsi="Cambria Math" w:cstheme="minorHAnsi"/>
                            </w:rPr>
                          </w:ins>
                        </m:ctrlPr>
                      </m:sSupPr>
                      <m:e>
                        <m:r>
                          <w:ins w:id="3744" w:author="Garrick W Bruening" w:date="2020-07-25T14:35:00Z">
                            <m:rPr>
                              <m:nor/>
                            </m:rPr>
                            <w:rPr>
                              <w:rFonts w:cstheme="minorHAnsi"/>
                              <w:rPrChange w:id="3745" w:author="Garrick W Bruening" w:date="2020-07-27T20:28:00Z">
                                <w:rPr>
                                  <w:rFonts w:ascii="Cambria Math" w:hAnsi="Cambria Math" w:cstheme="minorHAnsi"/>
                                  <w:i/>
                                </w:rPr>
                              </w:rPrChange>
                            </w:rPr>
                            <m:t>m</m:t>
                          </w:ins>
                        </m:r>
                      </m:e>
                      <m:sup>
                        <m:r>
                          <w:ins w:id="3746" w:author="Garrick W Bruening" w:date="2020-07-27T20:28:00Z">
                            <m:rPr>
                              <m:nor/>
                            </m:rPr>
                            <w:rPr>
                              <w:rFonts w:cstheme="minorHAnsi"/>
                              <w:rPrChange w:id="3747" w:author="Garrick W Bruening" w:date="2020-07-27T20:28:00Z">
                                <w:rPr>
                                  <w:rFonts w:ascii="Cambria Math" w:hAnsi="Cambria Math" w:cstheme="minorHAnsi"/>
                                  <w:i/>
                                </w:rPr>
                              </w:rPrChange>
                            </w:rPr>
                            <m:t>i</m:t>
                          </w:ins>
                        </m:r>
                      </m:sup>
                    </m:sSup>
                  </m:num>
                  <m:den>
                    <m:sSup>
                      <m:sSupPr>
                        <m:ctrlPr>
                          <w:ins w:id="3748" w:author="Garrick W Bruening" w:date="2020-07-25T14:35:00Z">
                            <w:rPr>
                              <w:rFonts w:ascii="Cambria Math" w:hAnsi="Cambria Math" w:cstheme="minorHAnsi"/>
                            </w:rPr>
                          </w:ins>
                        </m:ctrlPr>
                      </m:sSupPr>
                      <m:e>
                        <m:r>
                          <w:ins w:id="3749" w:author="Garrick W Bruening" w:date="2020-07-25T14:35:00Z">
                            <m:rPr>
                              <m:nor/>
                            </m:rPr>
                            <w:rPr>
                              <w:rFonts w:cstheme="minorHAnsi"/>
                              <w:rPrChange w:id="3750" w:author="Garrick W Bruening" w:date="2020-07-27T20:28:00Z">
                                <w:rPr>
                                  <w:rFonts w:ascii="Cambria Math" w:hAnsi="Cambria Math" w:cstheme="minorHAnsi"/>
                                  <w:i/>
                                </w:rPr>
                              </w:rPrChange>
                            </w:rPr>
                            <m:t>T</m:t>
                          </w:ins>
                        </m:r>
                      </m:e>
                      <m:sup>
                        <m:r>
                          <w:ins w:id="3751" w:author="Garrick W Bruening" w:date="2020-07-27T20:28:00Z">
                            <m:rPr>
                              <m:nor/>
                            </m:rPr>
                            <w:rPr>
                              <w:rFonts w:cstheme="minorHAnsi"/>
                              <w:rPrChange w:id="3752" w:author="Garrick W Bruening" w:date="2020-07-27T20:28:00Z">
                                <w:rPr>
                                  <w:rFonts w:ascii="Cambria Math" w:hAnsi="Cambria Math" w:cstheme="minorHAnsi"/>
                                  <w:i/>
                                </w:rPr>
                              </w:rPrChange>
                            </w:rPr>
                            <m:t>j</m:t>
                          </w:ins>
                        </m:r>
                      </m:sup>
                    </m:sSup>
                  </m:den>
                </m:f>
              </m:oMath>
            </m:oMathPara>
          </w:p>
        </w:tc>
        <w:tc>
          <w:tcPr>
            <w:tcW w:w="500" w:type="pct"/>
            <w:vAlign w:val="bottom"/>
          </w:tcPr>
          <w:p w14:paraId="20A3F2C9" w14:textId="06252A9C" w:rsidR="00CE111B" w:rsidRPr="009802F2" w:rsidRDefault="00CE111B" w:rsidP="003857B1">
            <w:pPr>
              <w:pStyle w:val="Caption"/>
              <w:keepNext/>
              <w:jc w:val="right"/>
              <w:rPr>
                <w:ins w:id="3753" w:author="Garrick W Bruening" w:date="2020-07-25T15:18:00Z"/>
                <w:i w:val="0"/>
                <w:iCs w:val="0"/>
                <w:sz w:val="22"/>
                <w:szCs w:val="22"/>
                <w:rPrChange w:id="3754" w:author="Garrick W Bruening" w:date="2020-07-27T23:34:00Z">
                  <w:rPr>
                    <w:ins w:id="3755" w:author="Garrick W Bruening" w:date="2020-07-25T15:18:00Z"/>
                    <w:i w:val="0"/>
                    <w:sz w:val="24"/>
                    <w:szCs w:val="24"/>
                  </w:rPr>
                </w:rPrChange>
              </w:rPr>
            </w:pPr>
            <w:bookmarkStart w:id="3756" w:name="_Ref46773649"/>
            <w:r w:rsidRPr="009802F2">
              <w:rPr>
                <w:i w:val="0"/>
                <w:iCs w:val="0"/>
                <w:color w:val="auto"/>
                <w:sz w:val="22"/>
                <w:szCs w:val="22"/>
                <w:rPrChange w:id="3757" w:author="Garrick W Bruening" w:date="2020-07-27T23:34:00Z">
                  <w:rPr>
                    <w:i w:val="0"/>
                    <w:iCs w:val="0"/>
                    <w:color w:val="auto"/>
                    <w:sz w:val="24"/>
                    <w:szCs w:val="24"/>
                  </w:rPr>
                </w:rPrChange>
              </w:rPr>
              <w:t>(</w:t>
            </w:r>
            <w:r w:rsidRPr="009802F2">
              <w:rPr>
                <w:i w:val="0"/>
                <w:iCs w:val="0"/>
                <w:color w:val="auto"/>
                <w:sz w:val="22"/>
                <w:szCs w:val="22"/>
                <w:rPrChange w:id="3758" w:author="Garrick W Bruening" w:date="2020-07-27T23:34:00Z">
                  <w:rPr>
                    <w:i w:val="0"/>
                    <w:iCs w:val="0"/>
                    <w:color w:val="auto"/>
                    <w:sz w:val="24"/>
                    <w:szCs w:val="24"/>
                  </w:rPr>
                </w:rPrChange>
              </w:rPr>
              <w:fldChar w:fldCharType="begin"/>
            </w:r>
            <w:r w:rsidRPr="009802F2">
              <w:rPr>
                <w:i w:val="0"/>
                <w:iCs w:val="0"/>
                <w:color w:val="auto"/>
                <w:sz w:val="22"/>
                <w:szCs w:val="22"/>
                <w:rPrChange w:id="3759"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760"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14</w:t>
            </w:r>
            <w:r w:rsidRPr="009802F2">
              <w:rPr>
                <w:i w:val="0"/>
                <w:iCs w:val="0"/>
                <w:color w:val="auto"/>
                <w:sz w:val="22"/>
                <w:szCs w:val="22"/>
                <w:rPrChange w:id="3761" w:author="Garrick W Bruening" w:date="2020-07-27T23:34:00Z">
                  <w:rPr>
                    <w:i w:val="0"/>
                    <w:iCs w:val="0"/>
                    <w:color w:val="auto"/>
                    <w:sz w:val="24"/>
                    <w:szCs w:val="24"/>
                  </w:rPr>
                </w:rPrChange>
              </w:rPr>
              <w:fldChar w:fldCharType="end"/>
            </w:r>
            <w:r w:rsidRPr="009802F2">
              <w:rPr>
                <w:i w:val="0"/>
                <w:iCs w:val="0"/>
                <w:color w:val="auto"/>
                <w:sz w:val="22"/>
                <w:szCs w:val="22"/>
                <w:rPrChange w:id="3762" w:author="Garrick W Bruening" w:date="2020-07-27T23:34:00Z">
                  <w:rPr>
                    <w:i w:val="0"/>
                    <w:iCs w:val="0"/>
                    <w:color w:val="auto"/>
                    <w:sz w:val="24"/>
                    <w:szCs w:val="24"/>
                  </w:rPr>
                </w:rPrChange>
              </w:rPr>
              <w:t>)</w:t>
            </w:r>
            <w:bookmarkEnd w:id="3756"/>
          </w:p>
        </w:tc>
      </w:tr>
    </w:tbl>
    <w:commentRangeEnd w:id="3681"/>
    <w:p w14:paraId="1D0A3AA2" w14:textId="0519168E" w:rsidR="00892E4C" w:rsidRPr="009802F2" w:rsidRDefault="00545BA0" w:rsidP="00892E4C">
      <w:pPr>
        <w:rPr>
          <w:ins w:id="3763" w:author="Garrick W Bruening" w:date="2020-07-25T14:35:00Z"/>
        </w:rPr>
      </w:pPr>
      <w:r w:rsidRPr="009802F2">
        <w:rPr>
          <w:rStyle w:val="CommentReference"/>
        </w:rPr>
        <w:commentReference w:id="3681"/>
      </w:r>
    </w:p>
    <w:p w14:paraId="46BEED75" w14:textId="2D4C210A" w:rsidR="00FC13CE" w:rsidRPr="009802F2" w:rsidDel="00892E4C" w:rsidRDefault="00FC13CE" w:rsidP="3539444E">
      <w:pPr>
        <w:rPr>
          <w:del w:id="3764" w:author="Garrick W Bruening" w:date="2020-07-25T14:35:00Z"/>
        </w:rPr>
      </w:pPr>
    </w:p>
    <w:p w14:paraId="545A0E85" w14:textId="75354B8C" w:rsidR="00AC6A76" w:rsidRPr="009802F2" w:rsidDel="00892E4C" w:rsidRDefault="00AC6A76" w:rsidP="00AC6A76">
      <w:pPr>
        <w:rPr>
          <w:del w:id="3765" w:author="Garrick W Bruening" w:date="2020-07-25T14:35:00Z"/>
        </w:rPr>
      </w:pPr>
      <w:del w:id="3766" w:author="Garrick W Bruening" w:date="2020-07-25T14:35:00Z">
        <w:r w:rsidRPr="009802F2" w:rsidDel="00892E4C">
          <w:delText>\begin{equation}</w:delText>
        </w:r>
      </w:del>
    </w:p>
    <w:p w14:paraId="1DEBE713" w14:textId="55872D7E" w:rsidR="00AC6A76" w:rsidRPr="009802F2" w:rsidDel="00892E4C" w:rsidRDefault="00AC6A76" w:rsidP="00AC6A76">
      <w:pPr>
        <w:rPr>
          <w:del w:id="3767" w:author="Garrick W Bruening" w:date="2020-07-25T14:35:00Z"/>
        </w:rPr>
      </w:pPr>
      <w:del w:id="3768" w:author="Garrick W Bruening" w:date="2020-07-25T14:35:00Z">
        <w:r w:rsidRPr="009802F2" w:rsidDel="00892E4C">
          <w:tab/>
          <w:delText>\label{eq:met_power_fit_subjmass}</w:delText>
        </w:r>
      </w:del>
    </w:p>
    <w:p w14:paraId="7E0C86CF" w14:textId="16D35BB8" w:rsidR="00AC6A76" w:rsidRPr="009802F2" w:rsidDel="00892E4C" w:rsidRDefault="00AC6A76" w:rsidP="00AC6A76">
      <w:pPr>
        <w:rPr>
          <w:del w:id="3769" w:author="Garrick W Bruening" w:date="2020-07-25T14:35:00Z"/>
        </w:rPr>
      </w:pPr>
      <w:del w:id="3770" w:author="Garrick W Bruening" w:date="2020-07-25T14:35:00Z">
        <w:r w:rsidRPr="009802F2" w:rsidDel="00892E4C">
          <w:tab/>
          <w:delText>\text{Metabolic Power }(\dot{e}) = a_1*\text{Subject mass}^{a_5}+\frac{a_2 m^{a_3}}{T^{a_4}}</w:delText>
        </w:r>
      </w:del>
    </w:p>
    <w:p w14:paraId="419CBB45" w14:textId="5219F01A" w:rsidR="00AC6A76" w:rsidRPr="009802F2" w:rsidDel="00892E4C" w:rsidRDefault="00AC6A76" w:rsidP="00AC6A76">
      <w:pPr>
        <w:rPr>
          <w:del w:id="3771" w:author="Garrick W Bruening" w:date="2020-07-25T14:35:00Z"/>
        </w:rPr>
      </w:pPr>
      <w:del w:id="3772" w:author="Garrick W Bruening" w:date="2020-07-25T14:35:00Z">
        <w:r w:rsidRPr="009802F2" w:rsidDel="00892E4C">
          <w:delText>\end{equation}</w:delText>
        </w:r>
      </w:del>
    </w:p>
    <w:p w14:paraId="3EE580B7" w14:textId="044C40D7" w:rsidR="00AC6A76" w:rsidRPr="009802F2" w:rsidDel="00892E4C" w:rsidRDefault="00AC6A76" w:rsidP="00AC6A76">
      <w:pPr>
        <w:rPr>
          <w:del w:id="3773" w:author="Garrick W Bruening" w:date="2020-07-25T14:35:00Z"/>
        </w:rPr>
      </w:pPr>
      <w:del w:id="3774" w:author="Garrick W Bruening" w:date="2020-07-25T14:35:00Z">
        <w:r w:rsidRPr="009802F2" w:rsidDel="00892E4C">
          <w:delText>\begin{equation}</w:delText>
        </w:r>
      </w:del>
    </w:p>
    <w:p w14:paraId="0587C7AC" w14:textId="118E7821" w:rsidR="00AC6A76" w:rsidRPr="009802F2" w:rsidDel="00892E4C" w:rsidRDefault="00AC6A76" w:rsidP="00AC6A76">
      <w:pPr>
        <w:rPr>
          <w:del w:id="3775" w:author="Garrick W Bruening" w:date="2020-07-25T14:35:00Z"/>
        </w:rPr>
      </w:pPr>
      <w:del w:id="3776" w:author="Garrick W Bruening" w:date="2020-07-25T14:35:00Z">
        <w:r w:rsidRPr="009802F2" w:rsidDel="00892E4C">
          <w:tab/>
          <w:delText>\label{eq:met_power_fit_effmass}</w:delText>
        </w:r>
      </w:del>
    </w:p>
    <w:p w14:paraId="4503C722" w14:textId="1B134882" w:rsidR="00AC6A76" w:rsidRPr="009802F2" w:rsidDel="00892E4C" w:rsidRDefault="00AC6A76" w:rsidP="00AC6A76">
      <w:pPr>
        <w:rPr>
          <w:del w:id="3777" w:author="Garrick W Bruening" w:date="2020-07-25T14:35:00Z"/>
        </w:rPr>
      </w:pPr>
      <w:del w:id="3778" w:author="Garrick W Bruening" w:date="2020-07-25T14:35:00Z">
        <w:r w:rsidRPr="009802F2" w:rsidDel="00892E4C">
          <w:tab/>
          <w:delText>\text{Metabolic Power }(\dot{e}) = a_1*\text{Effective mass}^{a_5}+\frac{a_2 m^{a_3}}{T^{a_4}}</w:delText>
        </w:r>
      </w:del>
    </w:p>
    <w:p w14:paraId="7067D32E" w14:textId="72FAE8EE" w:rsidR="00AC6A76" w:rsidRPr="009802F2" w:rsidDel="00892E4C" w:rsidRDefault="00AC6A76" w:rsidP="00AC6A76">
      <w:pPr>
        <w:rPr>
          <w:del w:id="3779" w:author="Garrick W Bruening" w:date="2020-07-25T14:35:00Z"/>
        </w:rPr>
      </w:pPr>
      <w:del w:id="3780" w:author="Garrick W Bruening" w:date="2020-07-25T14:35:00Z">
        <w:r w:rsidRPr="009802F2" w:rsidDel="00892E4C">
          <w:delText>\end{equation}</w:delText>
        </w:r>
      </w:del>
    </w:p>
    <w:p w14:paraId="6C868D68" w14:textId="3F328ED6" w:rsidR="1F856F6A" w:rsidRPr="009802F2" w:rsidRDefault="1F856F6A" w:rsidP="3539444E">
      <w:r w:rsidRPr="009802F2">
        <w:t>AIC and BIC scores are calculated for each effort rate model.</w:t>
      </w:r>
    </w:p>
    <w:p w14:paraId="1A095EF2" w14:textId="13F565C1" w:rsidR="007B367D" w:rsidRPr="009802F2" w:rsidRDefault="00AB02E8">
      <w:pPr>
        <w:pStyle w:val="Heading3"/>
        <w:pPrChange w:id="3781" w:author="Garrick W Bruening" w:date="2020-07-27T23:34:00Z">
          <w:pPr/>
        </w:pPrChange>
      </w:pPr>
      <w:ins w:id="3782" w:author="Garrick W Bruening" w:date="2020-07-27T20:22:00Z">
        <w:r w:rsidRPr="009802F2">
          <w:t>Predicting preferred movement duration</w:t>
        </w:r>
      </w:ins>
      <w:del w:id="3783" w:author="Garrick W Bruening" w:date="2020-07-27T20:22:00Z">
        <w:r w:rsidR="35EE26F2" w:rsidRPr="009802F2">
          <w:delText>\subsection{Prediction Preferred Duration}</w:delText>
        </w:r>
      </w:del>
    </w:p>
    <w:p w14:paraId="1B3925C9" w14:textId="7AD24EE9" w:rsidR="007B367D" w:rsidRPr="009802F2" w:rsidRDefault="35EE26F2" w:rsidP="007B367D">
      <w:r w:rsidRPr="009802F2">
        <w:t xml:space="preserve">To predict the </w:t>
      </w:r>
      <w:ins w:id="3784" w:author="Garrick W Bruening" w:date="2020-07-25T11:04:00Z">
        <w:r w:rsidR="00634D05" w:rsidRPr="009802F2">
          <w:t xml:space="preserve">average </w:t>
        </w:r>
      </w:ins>
      <w:r w:rsidRPr="009802F2">
        <w:t xml:space="preserve">preferred movement durations we see form experiment </w:t>
      </w:r>
      <w:r w:rsidR="706315AF" w:rsidRPr="009802F2">
        <w:t>2</w:t>
      </w:r>
      <w:del w:id="3785" w:author="Garrick W Bruening" w:date="2020-07-25T11:04:00Z">
        <w:r w:rsidR="706315AF" w:rsidRPr="009802F2" w:rsidDel="00634D05">
          <w:delText>a</w:delText>
        </w:r>
      </w:del>
      <w:r w:rsidR="706315AF" w:rsidRPr="009802F2">
        <w:t xml:space="preserve">, </w:t>
      </w:r>
      <w:r w:rsidRPr="009802F2">
        <w:t xml:space="preserve">we created multiple potential models that </w:t>
      </w:r>
      <w:commentRangeStart w:id="3786"/>
      <w:del w:id="3787" w:author="Garrick W Bruening" w:date="2020-07-27T19:20:00Z">
        <w:r w:rsidRPr="009802F2">
          <w:delText xml:space="preserve">when either maximized or minimized </w:delText>
        </w:r>
        <w:commentRangeEnd w:id="3786"/>
        <w:r w:rsidR="00DD2AE1" w:rsidRPr="009802F2">
          <w:rPr>
            <w:rStyle w:val="CommentReference"/>
          </w:rPr>
          <w:commentReference w:id="3786"/>
        </w:r>
        <w:r w:rsidRPr="009802F2">
          <w:delText>should</w:delText>
        </w:r>
      </w:del>
      <w:ins w:id="3788" w:author="Garrick W Bruening" w:date="2020-07-27T19:20:00Z">
        <w:r w:rsidR="00333338" w:rsidRPr="009802F2">
          <w:t>should</w:t>
        </w:r>
      </w:ins>
      <w:r w:rsidRPr="009802F2">
        <w:t xml:space="preserve"> predict movement duration. We have two main models in this paper</w:t>
      </w:r>
      <w:commentRangeStart w:id="3789"/>
      <w:commentRangeStart w:id="3790"/>
      <w:r w:rsidRPr="009802F2">
        <w:t>, metabolic cost</w:t>
      </w:r>
      <w:ins w:id="3791" w:author="Garrick W Bruening" w:date="2020-07-27T20:48:00Z">
        <w:r w:rsidRPr="009802F2">
          <w:t xml:space="preserve"> </w:t>
        </w:r>
        <w:r w:rsidR="00E2559A" w:rsidRPr="009802F2">
          <w:t xml:space="preserve">(Eq. </w:t>
        </w:r>
        <w:r w:rsidR="00E2559A" w:rsidRPr="009802F2">
          <w:fldChar w:fldCharType="begin"/>
        </w:r>
        <w:r w:rsidR="00E2559A" w:rsidRPr="009802F2">
          <w:instrText xml:space="preserve"> REF _Ref46587144 \h </w:instrText>
        </w:r>
      </w:ins>
      <w:r w:rsidR="00E2559A" w:rsidRPr="009802F2">
        <w:rPr>
          <w:rPrChange w:id="3792" w:author="Garrick W Bruening" w:date="2020-07-27T20:49:00Z">
            <w:rPr>
              <w:i/>
              <w:iCs/>
            </w:rPr>
          </w:rPrChange>
        </w:rPr>
        <w:instrText xml:space="preserve"> \* MERGEFORMAT </w:instrText>
      </w:r>
      <w:r w:rsidR="00E2559A" w:rsidRPr="009802F2">
        <w:fldChar w:fldCharType="separate"/>
      </w:r>
      <w:r w:rsidR="005B369E" w:rsidRPr="009802F2">
        <w:rPr>
          <w:noProof/>
          <w:rPrChange w:id="3793" w:author="Garrick W Bruening" w:date="2020-07-27T23:34:00Z">
            <w:rPr>
              <w:i/>
              <w:iCs/>
              <w:sz w:val="24"/>
              <w:szCs w:val="24"/>
            </w:rPr>
          </w:rPrChange>
        </w:rPr>
        <w:t>(</w:t>
      </w:r>
      <w:r w:rsidR="005B369E" w:rsidRPr="009802F2">
        <w:rPr>
          <w:noProof/>
        </w:rPr>
        <w:t>15</w:t>
      </w:r>
      <w:r w:rsidR="005B369E" w:rsidRPr="009802F2">
        <w:rPr>
          <w:rPrChange w:id="3794" w:author="Garrick W Bruening" w:date="2020-07-27T23:34:00Z">
            <w:rPr>
              <w:i/>
              <w:iCs/>
              <w:sz w:val="24"/>
              <w:szCs w:val="24"/>
            </w:rPr>
          </w:rPrChange>
        </w:rPr>
        <w:t>)</w:t>
      </w:r>
      <w:ins w:id="3795" w:author="Garrick W Bruening" w:date="2020-07-27T20:48:00Z">
        <w:r w:rsidR="00E2559A" w:rsidRPr="009802F2">
          <w:fldChar w:fldCharType="end"/>
        </w:r>
        <w:r w:rsidR="00E2559A" w:rsidRPr="009802F2">
          <w:t>)</w:t>
        </w:r>
      </w:ins>
      <w:r w:rsidRPr="009802F2">
        <w:t xml:space="preserve"> and </w:t>
      </w:r>
      <w:r w:rsidR="7DDE7EBF" w:rsidRPr="009802F2">
        <w:t>u</w:t>
      </w:r>
      <w:r w:rsidRPr="009802F2">
        <w:t>tility</w:t>
      </w:r>
      <w:commentRangeEnd w:id="3789"/>
      <w:ins w:id="3796" w:author="Garrick W Bruening" w:date="2020-07-27T20:48:00Z">
        <w:r w:rsidR="00E2559A" w:rsidRPr="009802F2">
          <w:t xml:space="preserve"> (Eq. </w:t>
        </w:r>
      </w:ins>
      <w:r w:rsidR="008655FE" w:rsidRPr="009802F2">
        <w:rPr>
          <w:rStyle w:val="CommentReference"/>
        </w:rPr>
        <w:commentReference w:id="3789"/>
      </w:r>
      <w:commentRangeEnd w:id="3790"/>
      <w:ins w:id="3797" w:author="Garrick W Bruening" w:date="2020-07-27T20:49:00Z">
        <w:r w:rsidR="00E2559A" w:rsidRPr="009802F2">
          <w:fldChar w:fldCharType="begin"/>
        </w:r>
        <w:r w:rsidR="00E2559A" w:rsidRPr="009802F2">
          <w:instrText xml:space="preserve"> REF _Ref46587146 \h </w:instrText>
        </w:r>
      </w:ins>
      <w:r w:rsidR="00E2559A" w:rsidRPr="009802F2">
        <w:rPr>
          <w:rPrChange w:id="3798" w:author="Garrick W Bruening" w:date="2020-07-27T20:49:00Z">
            <w:rPr>
              <w:i/>
              <w:iCs/>
            </w:rPr>
          </w:rPrChange>
        </w:rPr>
        <w:instrText xml:space="preserve"> \* MERGEFORMAT </w:instrText>
      </w:r>
      <w:r w:rsidR="00E2559A" w:rsidRPr="009802F2">
        <w:fldChar w:fldCharType="separate"/>
      </w:r>
      <w:r w:rsidR="005B369E" w:rsidRPr="009802F2">
        <w:rPr>
          <w:noProof/>
          <w:rPrChange w:id="3799" w:author="Garrick W Bruening" w:date="2020-07-27T23:34:00Z">
            <w:rPr>
              <w:i/>
              <w:iCs/>
              <w:sz w:val="24"/>
              <w:szCs w:val="24"/>
            </w:rPr>
          </w:rPrChange>
        </w:rPr>
        <w:t>(</w:t>
      </w:r>
      <w:r w:rsidR="005B369E" w:rsidRPr="009802F2">
        <w:rPr>
          <w:noProof/>
          <w:sz w:val="24"/>
          <w:szCs w:val="24"/>
        </w:rPr>
        <w:t>19</w:t>
      </w:r>
      <w:r w:rsidR="005B369E" w:rsidRPr="009802F2">
        <w:rPr>
          <w:rPrChange w:id="3800" w:author="Garrick W Bruening" w:date="2020-07-27T23:34:00Z">
            <w:rPr>
              <w:i/>
              <w:iCs/>
              <w:sz w:val="24"/>
              <w:szCs w:val="24"/>
            </w:rPr>
          </w:rPrChange>
        </w:rPr>
        <w:t>)</w:t>
      </w:r>
      <w:ins w:id="3801" w:author="Garrick W Bruening" w:date="2020-07-27T20:49:00Z">
        <w:r w:rsidR="00E2559A" w:rsidRPr="009802F2">
          <w:fldChar w:fldCharType="end"/>
        </w:r>
        <w:r w:rsidR="00E2559A" w:rsidRPr="009802F2">
          <w:t>)</w:t>
        </w:r>
      </w:ins>
      <w:r w:rsidR="00D67F71" w:rsidRPr="009802F2">
        <w:rPr>
          <w:rStyle w:val="CommentReference"/>
        </w:rPr>
        <w:commentReference w:id="3790"/>
      </w:r>
      <w:r w:rsidRPr="009802F2">
        <w:t>. Metabolic cost</w:t>
      </w:r>
      <w:r w:rsidR="5A715DF2" w:rsidRPr="009802F2">
        <w:t xml:space="preserve"> and effort</w:t>
      </w:r>
      <w:r w:rsidRPr="009802F2">
        <w:t xml:space="preserve"> </w:t>
      </w:r>
      <w:commentRangeStart w:id="3802"/>
      <w:commentRangeStart w:id="3803"/>
      <w:commentRangeEnd w:id="3802"/>
      <w:r w:rsidR="002F3446" w:rsidRPr="009802F2">
        <w:rPr>
          <w:rStyle w:val="CommentReference"/>
        </w:rPr>
        <w:commentReference w:id="3802"/>
      </w:r>
      <w:commentRangeEnd w:id="3803"/>
      <w:ins w:id="3804" w:author="Garrick W Bruening" w:date="2020-07-27T19:24:00Z">
        <w:r w:rsidR="00A207F9" w:rsidRPr="009802F2">
          <w:t xml:space="preserve">cost </w:t>
        </w:r>
      </w:ins>
      <w:r w:rsidR="00C10663" w:rsidRPr="009802F2">
        <w:rPr>
          <w:rStyle w:val="CommentReference"/>
        </w:rPr>
        <w:commentReference w:id="3803"/>
      </w:r>
      <w:r w:rsidR="1FF97B32" w:rsidRPr="009802F2">
        <w:t xml:space="preserve">are </w:t>
      </w:r>
      <w:del w:id="3805" w:author="Garrick W Bruening" w:date="2020-07-27T19:27:00Z">
        <w:r w:rsidRPr="009802F2">
          <w:delText xml:space="preserve">determined </w:delText>
        </w:r>
      </w:del>
      <w:ins w:id="3806" w:author="Garrick W Bruening" w:date="2020-07-27T19:27:00Z">
        <w:r w:rsidR="0082456E" w:rsidRPr="009802F2">
          <w:t xml:space="preserve">computed by multiplying the previous effort rate models </w:t>
        </w:r>
      </w:ins>
      <w:ins w:id="3807" w:author="Garrick W Bruening" w:date="2020-07-28T23:19:00Z">
        <w:r w:rsidR="00E41D3E" w:rsidRPr="009802F2">
          <w:t xml:space="preserve">(Eq. </w:t>
        </w:r>
      </w:ins>
      <w:ins w:id="3808" w:author="Garrick W Bruening" w:date="2020-07-28T23:20:00Z">
        <w:r w:rsidR="00E41D3E" w:rsidRPr="009802F2">
          <w:fldChar w:fldCharType="begin"/>
        </w:r>
        <w:r w:rsidR="00E41D3E" w:rsidRPr="009802F2">
          <w:instrText xml:space="preserve"> REF _Ref46772775 \h </w:instrText>
        </w:r>
      </w:ins>
      <w:r w:rsidR="00E41D3E" w:rsidRPr="009802F2">
        <w:rPr>
          <w:rPrChange w:id="3809" w:author="Garrick W Bruening" w:date="2020-07-28T23:20:00Z">
            <w:rPr>
              <w:i/>
              <w:iCs/>
            </w:rPr>
          </w:rPrChange>
        </w:rPr>
        <w:instrText xml:space="preserve"> \* MERGEFORMAT </w:instrText>
      </w:r>
      <w:r w:rsidR="00E41D3E" w:rsidRPr="009802F2">
        <w:rPr>
          <w:rPrChange w:id="3810" w:author="Garrick W Bruening" w:date="2020-07-28T23:20:00Z">
            <w:rPr/>
          </w:rPrChange>
        </w:rPr>
        <w:fldChar w:fldCharType="separate"/>
      </w:r>
      <w:r w:rsidR="005B369E" w:rsidRPr="009802F2">
        <w:rPr>
          <w:noProof/>
          <w:rPrChange w:id="3811" w:author="Garrick W Bruening" w:date="2020-07-27T23:34:00Z">
            <w:rPr>
              <w:i/>
              <w:iCs/>
              <w:sz w:val="24"/>
              <w:szCs w:val="24"/>
            </w:rPr>
          </w:rPrChange>
        </w:rPr>
        <w:t>(</w:t>
      </w:r>
      <w:r w:rsidR="005B369E" w:rsidRPr="009802F2">
        <w:t>12</w:t>
      </w:r>
      <w:r w:rsidR="005B369E" w:rsidRPr="009802F2">
        <w:rPr>
          <w:rPrChange w:id="3812" w:author="Garrick W Bruening" w:date="2020-07-27T23:34:00Z">
            <w:rPr>
              <w:i/>
              <w:iCs/>
              <w:sz w:val="24"/>
              <w:szCs w:val="24"/>
            </w:rPr>
          </w:rPrChange>
        </w:rPr>
        <w:t>)</w:t>
      </w:r>
      <w:ins w:id="3813" w:author="Garrick W Bruening" w:date="2020-07-28T23:20:00Z">
        <w:r w:rsidR="00E41D3E" w:rsidRPr="009802F2">
          <w:fldChar w:fldCharType="end"/>
        </w:r>
      </w:ins>
      <w:ins w:id="3814" w:author="Garrick W Bruening" w:date="2020-07-28T23:19:00Z">
        <w:r w:rsidR="00E41D3E" w:rsidRPr="009802F2">
          <w:t xml:space="preserve">, Eq. </w:t>
        </w:r>
      </w:ins>
      <w:ins w:id="3815" w:author="Garrick W Bruening" w:date="2020-07-28T23:20:00Z">
        <w:r w:rsidR="00E41D3E" w:rsidRPr="009802F2">
          <w:fldChar w:fldCharType="begin"/>
        </w:r>
        <w:r w:rsidR="00E41D3E" w:rsidRPr="009802F2">
          <w:instrText xml:space="preserve"> REF _Ref46773637 \h </w:instrText>
        </w:r>
      </w:ins>
      <w:r w:rsidR="00E41D3E" w:rsidRPr="009802F2">
        <w:rPr>
          <w:rPrChange w:id="3816" w:author="Garrick W Bruening" w:date="2020-07-28T23:20:00Z">
            <w:rPr>
              <w:i/>
              <w:iCs/>
            </w:rPr>
          </w:rPrChange>
        </w:rPr>
        <w:instrText xml:space="preserve"> \* MERGEFORMAT </w:instrText>
      </w:r>
      <w:r w:rsidR="00E41D3E" w:rsidRPr="009802F2">
        <w:rPr>
          <w:rPrChange w:id="3817" w:author="Garrick W Bruening" w:date="2020-07-28T23:20:00Z">
            <w:rPr/>
          </w:rPrChange>
        </w:rPr>
        <w:fldChar w:fldCharType="separate"/>
      </w:r>
      <w:r w:rsidR="005B369E" w:rsidRPr="009802F2">
        <w:rPr>
          <w:noProof/>
          <w:rPrChange w:id="3818" w:author="Garrick W Bruening" w:date="2020-07-27T23:34:00Z">
            <w:rPr>
              <w:i/>
              <w:iCs/>
              <w:sz w:val="24"/>
              <w:szCs w:val="24"/>
            </w:rPr>
          </w:rPrChange>
        </w:rPr>
        <w:t>(</w:t>
      </w:r>
      <w:r w:rsidR="005B369E" w:rsidRPr="009802F2">
        <w:t>13</w:t>
      </w:r>
      <w:r w:rsidR="005B369E" w:rsidRPr="009802F2">
        <w:rPr>
          <w:rPrChange w:id="3819" w:author="Garrick W Bruening" w:date="2020-07-27T23:34:00Z">
            <w:rPr>
              <w:i/>
              <w:iCs/>
              <w:sz w:val="24"/>
              <w:szCs w:val="24"/>
            </w:rPr>
          </w:rPrChange>
        </w:rPr>
        <w:t>)</w:t>
      </w:r>
      <w:ins w:id="3820" w:author="Garrick W Bruening" w:date="2020-07-28T23:20:00Z">
        <w:r w:rsidR="00E41D3E" w:rsidRPr="009802F2">
          <w:fldChar w:fldCharType="end"/>
        </w:r>
      </w:ins>
      <w:ins w:id="3821" w:author="Garrick W Bruening" w:date="2020-07-28T23:19:00Z">
        <w:r w:rsidR="00E41D3E" w:rsidRPr="009802F2">
          <w:t>,</w:t>
        </w:r>
      </w:ins>
      <w:ins w:id="3822" w:author="Garrick W Bruening" w:date="2020-07-28T23:20:00Z">
        <w:r w:rsidR="00E41D3E" w:rsidRPr="009802F2">
          <w:t xml:space="preserve"> </w:t>
        </w:r>
      </w:ins>
      <w:ins w:id="3823" w:author="Garrick W Bruening" w:date="2020-07-28T23:19:00Z">
        <w:r w:rsidR="00E41D3E" w:rsidRPr="009802F2">
          <w:t xml:space="preserve">Eq. </w:t>
        </w:r>
      </w:ins>
      <w:ins w:id="3824" w:author="Garrick W Bruening" w:date="2020-07-28T23:20:00Z">
        <w:r w:rsidR="00E41D3E" w:rsidRPr="009802F2">
          <w:fldChar w:fldCharType="begin"/>
        </w:r>
        <w:r w:rsidR="00E41D3E" w:rsidRPr="009802F2">
          <w:instrText xml:space="preserve"> REF _Ref46773649 \h </w:instrText>
        </w:r>
      </w:ins>
      <w:r w:rsidR="00E41D3E" w:rsidRPr="009802F2">
        <w:rPr>
          <w:rPrChange w:id="3825" w:author="Garrick W Bruening" w:date="2020-07-28T23:20:00Z">
            <w:rPr>
              <w:i/>
              <w:iCs/>
            </w:rPr>
          </w:rPrChange>
        </w:rPr>
        <w:instrText xml:space="preserve"> \* MERGEFORMAT </w:instrText>
      </w:r>
      <w:r w:rsidR="00E41D3E" w:rsidRPr="009802F2">
        <w:rPr>
          <w:rPrChange w:id="3826" w:author="Garrick W Bruening" w:date="2020-07-28T23:20:00Z">
            <w:rPr/>
          </w:rPrChange>
        </w:rPr>
        <w:fldChar w:fldCharType="separate"/>
      </w:r>
      <w:r w:rsidR="005B369E" w:rsidRPr="009802F2">
        <w:rPr>
          <w:noProof/>
          <w:rPrChange w:id="3827" w:author="Garrick W Bruening" w:date="2020-07-27T23:34:00Z">
            <w:rPr>
              <w:i/>
              <w:iCs/>
              <w:sz w:val="24"/>
              <w:szCs w:val="24"/>
            </w:rPr>
          </w:rPrChange>
        </w:rPr>
        <w:t>(</w:t>
      </w:r>
      <w:r w:rsidR="005B369E" w:rsidRPr="009802F2">
        <w:t>14</w:t>
      </w:r>
      <w:r w:rsidR="005B369E" w:rsidRPr="009802F2">
        <w:rPr>
          <w:rPrChange w:id="3828" w:author="Garrick W Bruening" w:date="2020-07-27T23:34:00Z">
            <w:rPr>
              <w:i/>
              <w:iCs/>
              <w:sz w:val="24"/>
              <w:szCs w:val="24"/>
            </w:rPr>
          </w:rPrChange>
        </w:rPr>
        <w:t>)</w:t>
      </w:r>
      <w:ins w:id="3829" w:author="Garrick W Bruening" w:date="2020-07-28T23:20:00Z">
        <w:r w:rsidR="00E41D3E" w:rsidRPr="009802F2">
          <w:fldChar w:fldCharType="end"/>
        </w:r>
        <w:r w:rsidR="00E41D3E" w:rsidRPr="009802F2">
          <w:t>)</w:t>
        </w:r>
      </w:ins>
      <w:ins w:id="3830" w:author="Garrick W Bruening" w:date="2020-07-27T19:27:00Z">
        <w:r w:rsidR="0082456E" w:rsidRPr="009802F2">
          <w:t xml:space="preserve"> by time</w:t>
        </w:r>
      </w:ins>
      <w:del w:id="3831" w:author="Garrick W Bruening" w:date="2020-07-27T19:28:00Z">
        <w:r w:rsidRPr="009802F2">
          <w:delText xml:space="preserve">from experiment </w:delText>
        </w:r>
        <w:r w:rsidR="532505FA" w:rsidRPr="009802F2">
          <w:delText>one</w:delText>
        </w:r>
      </w:del>
      <w:r w:rsidRPr="009802F2">
        <w:t xml:space="preserve">, and we assume that subjects attempt to minimize this cost </w:t>
      </w:r>
      <w:r w:rsidR="005821B0" w:rsidRPr="009802F2">
        <w:fldChar w:fldCharType="begin"/>
      </w:r>
      <w:r w:rsidR="00EF525D" w:rsidRPr="009802F2">
        <w:instrText xml:space="preserve"> ADDIN ZOTERO_ITEM CSL_CITATION {"citationID":"EnCsk8l3","properties":{"formattedCitation":"[7], [46]","plainCitation":"[7], [46]","noteIndex":0},"citationItems":[{"id":989,"uris":["http://zotero.org/users/4343224/items/8CYNLCMY"],"uri":["http://zotero.org/users/4343224/items/8CYNLCMY"],"itemData":{"id":989,"type":"article-journal","abstract":"Summary People prefer to move in ways that minimize their energetic cost [1, 2, 3, 4, 5, 6, 7, 8, 9]. For example, people tend to walk at a speed that minimizes energy use per unit distance [5, 6, 7, 8] and, for that speed, they select a step frequency that makes walking less costly [3, 4, 6, 10, 11, 12]. Although aspects of this preference appear to be established over both evolutionary [9, 13, 14, 15] and developmental [16] timescales, it remains unclear whether people can also optimize energetic cost in real time. Here we show that during walking, people readily adapt established motor programs to minimize energy use. To accomplish this, we used robotic exoskeletons to shift people’s energetically optimal step frequency to frequencies higher and lower than normally preferred. In response, we found that subjects adapted their step frequency to converge on the new energetic optima within minutes and in response to relatively small savings in cost (\\textless5%). When transiently perturbed from their new optimal gait, subjects relied on an updated prediction to rapidly re-converge within seconds. Our collective findings indicate that energetic cost is not just an outcome of movement, but also plays a central role in continuously shaping it.","container-title":"Current Biology","DOI":"10.1016/j.cub.2015.08.016","ISSN":"0960-9822","issue":"18","page":"2452–2456","title":"Humans Can Continuously Optimize Energetic Cost during Walking","volume":"25","author":[{"family":"Selinger","given":"Jessica C."},{"family":"O’Connor","given":"Shawn M."},{"family":"Wong","given":"Jeremy D."},{"family":"Donelan","given":"J. Maxwell"}],"issued":{"date-parts":[["2015",9]]}}},{"id":48,"uris":["http://zotero.org/users/4343224/items/QTI5QULW"],"uri":["http://zotero.org/users/4343224/items/QTI5QULW"],"itemData":{"id":48,"type":"article-journal","abstract":"The sensorimotor system is a product of evolution, development, learning, adaptation – processes that work on different time scales to improve behavioral performance. Consequenly, many theories of motor function are based on the notion of optimal performance: they quantify the task goals, and apply the sophisticated tools of optimal control theory to obtain detailed behavioral predictions. The resulting models, although not without limitations, has explained a wider range of empirical phenomena than any other class of models. Traditional emphasis has been on optimizing average trajectories while ignoring sensory feedback. Recent work has redefined optimality on the level of feedback control laws, and focused on the mechanisms that generate behavior online. This has made it possible to fit a number of previously unrelated concepts and observations into what may become a unified theoretical framework for interpreting motor function. At the heart of the framework is the relationship between high-level goals, and the realtime sensorimotor control strategies most suitable for accomplishing those goals.","container-title":"Nature neuroscience","DOI":"10.1038/nn1309","ISSN":"1097-6256","issue":"9","note":"PMID: 15332089\nPMCID: PMC1488877","page":"907–915","title":"Optimality principles in sensorimotor control","volume":"7","author":[{"family":"Todorov","given":"Emanuel"}],"issued":{"date-parts":[["2004",9]]}}}],"schema":"https://github.com/citation-style-language/schema/raw/master/csl-citation.json"} </w:instrText>
      </w:r>
      <w:r w:rsidR="005821B0" w:rsidRPr="009802F2">
        <w:fldChar w:fldCharType="separate"/>
      </w:r>
      <w:r w:rsidR="00EF525D" w:rsidRPr="009802F2">
        <w:rPr>
          <w:rFonts w:ascii="Calibri" w:hAnsi="Calibri" w:cs="Calibri"/>
        </w:rPr>
        <w:t>[7], [46]</w:t>
      </w:r>
      <w:r w:rsidR="005821B0" w:rsidRPr="009802F2">
        <w:fldChar w:fldCharType="end"/>
      </w:r>
      <w:del w:id="3832" w:author="Garrick" w:date="2020-10-02T15:08:00Z">
        <w:r w:rsidRPr="009802F2" w:rsidDel="0065075F">
          <w:delText>\cite{selinger_humans_2015,todorov_optimality_2004}</w:delText>
        </w:r>
      </w:del>
      <w:r w:rsidRPr="009802F2">
        <w:t>. Utility is determined by summing the rewards and efforts within a movement and temporally discounting both. Utility is then maximized to produce the preferred movement duration</w:t>
      </w:r>
      <w:ins w:id="3833" w:author="Garrick" w:date="2020-10-02T15:08:00Z">
        <w:r w:rsidR="0065075F" w:rsidRPr="009802F2">
          <w:t xml:space="preserve"> </w:t>
        </w:r>
      </w:ins>
      <w:r w:rsidR="0065075F" w:rsidRPr="009802F2">
        <w:fldChar w:fldCharType="begin"/>
      </w:r>
      <w:r w:rsidR="00EF525D" w:rsidRPr="009802F2">
        <w:instrText xml:space="preserve"> ADDIN ZOTERO_ITEM CSL_CITATION {"citationID":"cnszQU5F","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r w:rsidR="0065075F" w:rsidRPr="009802F2">
        <w:fldChar w:fldCharType="separate"/>
      </w:r>
      <w:r w:rsidR="00EF525D" w:rsidRPr="009802F2">
        <w:rPr>
          <w:rFonts w:ascii="Calibri" w:hAnsi="Calibri" w:cs="Calibri"/>
        </w:rPr>
        <w:t>[1]</w:t>
      </w:r>
      <w:r w:rsidR="0065075F" w:rsidRPr="009802F2">
        <w:fldChar w:fldCharType="end"/>
      </w:r>
      <w:del w:id="3834" w:author="Garrick" w:date="2020-10-02T15:09:00Z">
        <w:r w:rsidRPr="009802F2" w:rsidDel="0065075F">
          <w:delText xml:space="preserve"> \cite{shadmehr_representation_2016}</w:delText>
        </w:r>
      </w:del>
      <w:r w:rsidRPr="009802F2">
        <w:t xml:space="preserve">. </w:t>
      </w:r>
    </w:p>
    <w:p w14:paraId="07C97EBF" w14:textId="14BD3F03" w:rsidR="007B367D" w:rsidRPr="009802F2" w:rsidRDefault="007B367D" w:rsidP="007B367D">
      <w:pPr>
        <w:rPr>
          <w:del w:id="3835" w:author="Garrick W Bruening" w:date="2020-07-27T20:22:00Z"/>
        </w:rPr>
      </w:pPr>
      <w:del w:id="3836" w:author="Garrick W Bruening" w:date="2020-07-27T20:22:00Z">
        <w:r w:rsidRPr="009802F2">
          <w:delText>\subsubsection{</w:delText>
        </w:r>
        <w:r w:rsidR="723A0AFC" w:rsidRPr="009802F2">
          <w:delText xml:space="preserve">Predicting </w:delText>
        </w:r>
        <w:r w:rsidR="47355FEF" w:rsidRPr="009802F2">
          <w:delText>preferred</w:delText>
        </w:r>
        <w:r w:rsidR="723A0AFC" w:rsidRPr="009802F2">
          <w:delText xml:space="preserve"> duration with effort}</w:delText>
        </w:r>
      </w:del>
    </w:p>
    <w:p w14:paraId="2C4FCC21" w14:textId="7120052E" w:rsidR="00AB02E8" w:rsidRPr="009802F2" w:rsidRDefault="00AB02E8" w:rsidP="3539444E">
      <w:pPr>
        <w:rPr>
          <w:ins w:id="3837" w:author="Garrick W Bruening" w:date="2020-07-27T20:22:00Z"/>
          <w:rFonts w:asciiTheme="majorHAnsi" w:eastAsiaTheme="majorEastAsia" w:hAnsiTheme="majorHAnsi" w:cstheme="majorBidi"/>
          <w:color w:val="1F3763" w:themeColor="accent1" w:themeShade="7F"/>
          <w:sz w:val="24"/>
          <w:szCs w:val="24"/>
          <w:rPrChange w:id="3838" w:author="Garrick W Bruening" w:date="2020-07-27T20:22:00Z">
            <w:rPr>
              <w:ins w:id="3839" w:author="Garrick W Bruening" w:date="2020-07-27T20:22:00Z"/>
            </w:rPr>
          </w:rPrChange>
        </w:rPr>
      </w:pPr>
      <w:ins w:id="3840" w:author="Garrick W Bruening" w:date="2020-07-27T20:22:00Z">
        <w:r w:rsidRPr="009802F2">
          <w:rPr>
            <w:rFonts w:asciiTheme="majorHAnsi" w:eastAsiaTheme="majorEastAsia" w:hAnsiTheme="majorHAnsi" w:cstheme="majorBidi"/>
            <w:color w:val="1F3763" w:themeColor="accent1" w:themeShade="7F"/>
            <w:sz w:val="24"/>
            <w:szCs w:val="24"/>
            <w:rPrChange w:id="3841" w:author="Garrick W Bruening" w:date="2020-07-27T20:22:00Z">
              <w:rPr/>
            </w:rPrChange>
          </w:rPr>
          <w:t>Predicting preferred movement duration</w:t>
        </w:r>
        <w:r w:rsidRPr="009802F2">
          <w:rPr>
            <w:rFonts w:asciiTheme="majorHAnsi" w:eastAsiaTheme="majorEastAsia" w:hAnsiTheme="majorHAnsi" w:cstheme="majorBidi"/>
            <w:color w:val="1F3763" w:themeColor="accent1" w:themeShade="7F"/>
            <w:sz w:val="24"/>
            <w:szCs w:val="24"/>
          </w:rPr>
          <w:t xml:space="preserve"> with effort</w:t>
        </w:r>
      </w:ins>
    </w:p>
    <w:p w14:paraId="16C741CA" w14:textId="326176B7" w:rsidR="002E1506" w:rsidRPr="009802F2" w:rsidDel="00712618" w:rsidRDefault="2646D19B" w:rsidP="3539444E">
      <w:pPr>
        <w:rPr>
          <w:del w:id="3842" w:author="Garrick W Bruening" w:date="2020-10-02T13:59:00Z"/>
        </w:rPr>
      </w:pPr>
      <w:commentRangeStart w:id="3843"/>
      <w:r w:rsidRPr="009802F2">
        <w:t>Once a function for effort</w:t>
      </w:r>
      <w:r w:rsidR="6E1303F4" w:rsidRPr="009802F2">
        <w:t xml:space="preserve"> rate</w:t>
      </w:r>
      <w:r w:rsidRPr="009802F2">
        <w:t xml:space="preserve"> is determined we can multiply the function by time to determine the total effort cost of the arm reach (Eq. </w:t>
      </w:r>
      <w:del w:id="3844" w:author="Garrick W Bruening" w:date="2020-07-27T20:22:00Z">
        <w:r w:rsidRPr="009802F2">
          <w:delText>\ref{eq:met_cost_fit</w:delText>
        </w:r>
        <w:r w:rsidRPr="009802F2" w:rsidDel="00AB02E8">
          <w:delText>}</w:delText>
        </w:r>
      </w:del>
      <w:ins w:id="3845" w:author="Garrick W Bruening" w:date="2020-07-27T20:23:00Z">
        <w:r w:rsidR="00AB02E8" w:rsidRPr="009802F2">
          <w:fldChar w:fldCharType="begin"/>
        </w:r>
        <w:r w:rsidR="00AB02E8" w:rsidRPr="009802F2">
          <w:instrText xml:space="preserve"> REF _Ref46587144 \h </w:instrText>
        </w:r>
      </w:ins>
      <w:r w:rsidR="00AB02E8" w:rsidRPr="009802F2">
        <w:rPr>
          <w:rPrChange w:id="3846" w:author="Garrick W Bruening" w:date="2020-07-27T20:23:00Z">
            <w:rPr>
              <w:i/>
              <w:iCs/>
            </w:rPr>
          </w:rPrChange>
        </w:rPr>
        <w:instrText xml:space="preserve"> \* MERGEFORMAT </w:instrText>
      </w:r>
      <w:r w:rsidR="00AB02E8" w:rsidRPr="009802F2">
        <w:fldChar w:fldCharType="separate"/>
      </w:r>
      <w:r w:rsidR="005B369E" w:rsidRPr="009802F2">
        <w:rPr>
          <w:noProof/>
          <w:rPrChange w:id="3847" w:author="Garrick W Bruening" w:date="2020-07-27T23:34:00Z">
            <w:rPr>
              <w:i/>
              <w:iCs/>
              <w:sz w:val="24"/>
              <w:szCs w:val="24"/>
            </w:rPr>
          </w:rPrChange>
        </w:rPr>
        <w:t>(</w:t>
      </w:r>
      <w:r w:rsidR="005B369E" w:rsidRPr="009802F2">
        <w:rPr>
          <w:noProof/>
        </w:rPr>
        <w:t>15</w:t>
      </w:r>
      <w:r w:rsidR="005B369E" w:rsidRPr="009802F2">
        <w:rPr>
          <w:rPrChange w:id="3848" w:author="Garrick W Bruening" w:date="2020-07-27T23:34:00Z">
            <w:rPr>
              <w:i/>
              <w:iCs/>
              <w:sz w:val="24"/>
              <w:szCs w:val="24"/>
            </w:rPr>
          </w:rPrChange>
        </w:rPr>
        <w:t>)</w:t>
      </w:r>
      <w:ins w:id="3849" w:author="Garrick W Bruening" w:date="2020-07-27T20:23:00Z">
        <w:r w:rsidR="00AB02E8" w:rsidRPr="009802F2">
          <w:fldChar w:fldCharType="end"/>
        </w:r>
      </w:ins>
      <w:r w:rsidRPr="009802F2">
        <w:t>). This is then used as an objective function to minimize when determining the movement duration that minimizes effort</w:t>
      </w:r>
      <w:r w:rsidR="3EE86193" w:rsidRPr="009802F2">
        <w:t xml:space="preserve"> cost</w:t>
      </w:r>
      <w:r w:rsidRPr="009802F2">
        <w:t xml:space="preserve">. When using effort </w:t>
      </w:r>
      <w:r w:rsidR="519EC2C7" w:rsidRPr="009802F2">
        <w:t xml:space="preserve">cost </w:t>
      </w:r>
      <w:r w:rsidRPr="009802F2">
        <w:t>to predict preferred movement duration, we assume that subjects would minimize this function and that this would predict movement durations.</w:t>
      </w:r>
      <w:commentRangeEnd w:id="3843"/>
      <w:r w:rsidR="00BB28E6" w:rsidRPr="009802F2">
        <w:rPr>
          <w:rStyle w:val="CommentReference"/>
        </w:rPr>
        <w:commentReference w:id="3843"/>
      </w:r>
    </w:p>
    <w:p w14:paraId="5CAFE664" w14:textId="743BB794" w:rsidR="00CE111B" w:rsidRPr="009802F2" w:rsidRDefault="00CE111B">
      <w:pPr>
        <w:pPrChange w:id="3850" w:author="Garrick W Bruening" w:date="2020-10-02T13:59:00Z">
          <w:pPr>
            <w:pStyle w:val="Caption"/>
            <w:keepNext/>
          </w:pPr>
        </w:pPrChange>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3A35D7CB" w14:textId="77777777" w:rsidTr="003857B1">
        <w:trPr>
          <w:ins w:id="3851" w:author="Garrick W Bruening" w:date="2020-07-25T15:18:00Z"/>
        </w:trPr>
        <w:tc>
          <w:tcPr>
            <w:tcW w:w="500" w:type="pct"/>
          </w:tcPr>
          <w:p w14:paraId="7533A152" w14:textId="77777777" w:rsidR="002E1506" w:rsidRPr="009802F2" w:rsidRDefault="002E1506" w:rsidP="003857B1">
            <w:pPr>
              <w:rPr>
                <w:ins w:id="3852" w:author="Garrick W Bruening" w:date="2020-07-25T15:18:00Z"/>
              </w:rPr>
            </w:pPr>
          </w:p>
        </w:tc>
        <w:tc>
          <w:tcPr>
            <w:tcW w:w="4000" w:type="pct"/>
            <w:vAlign w:val="center"/>
          </w:tcPr>
          <w:p w14:paraId="58C0B6CE" w14:textId="23A943DA" w:rsidR="002E1506" w:rsidRPr="009802F2" w:rsidRDefault="00014117" w:rsidP="003857B1">
            <w:pPr>
              <w:jc w:val="center"/>
              <w:rPr>
                <w:ins w:id="3853" w:author="Garrick W Bruening" w:date="2020-07-25T15:18:00Z"/>
                <w:rFonts w:cstheme="minorHAnsi"/>
              </w:rPr>
            </w:pPr>
            <m:oMathPara>
              <m:oMathParaPr>
                <m:jc m:val="center"/>
              </m:oMathParaPr>
              <m:oMath>
                <m:r>
                  <w:ins w:id="3854" w:author="Garrick W Bruening" w:date="2020-07-25T14:35:00Z">
                    <m:rPr>
                      <m:nor/>
                    </m:rPr>
                    <w:rPr>
                      <w:rFonts w:cstheme="minorHAnsi"/>
                      <w:rPrChange w:id="3855" w:author="Garrick W Bruening" w:date="2020-07-27T20:31:00Z">
                        <w:rPr>
                          <w:rFonts w:ascii="Cambria Math" w:hAnsi="Cambria Math" w:cstheme="minorHAnsi"/>
                          <w:i/>
                        </w:rPr>
                      </w:rPrChange>
                    </w:rPr>
                    <m:t>e=</m:t>
                  </w:ins>
                </m:r>
                <w:proofErr w:type="spellStart"/>
                <m:r>
                  <w:ins w:id="3856" w:author="Garrick W Bruening" w:date="2020-07-27T20:26:00Z">
                    <m:rPr>
                      <m:nor/>
                    </m:rPr>
                    <w:rPr>
                      <w:rFonts w:cstheme="minorHAnsi"/>
                      <w:rPrChange w:id="3857" w:author="Garrick W Bruening" w:date="2020-07-27T20:31:00Z">
                        <w:rPr>
                          <w:rFonts w:ascii="Cambria Math" w:hAnsi="Cambria Math" w:cstheme="minorHAnsi"/>
                          <w:i/>
                        </w:rPr>
                      </w:rPrChange>
                    </w:rPr>
                    <m:t>a</m:t>
                  </w:ins>
                </m:r>
                <m:r>
                  <w:ins w:id="3858" w:author="Garrick W Bruening" w:date="2020-07-25T14:36:00Z">
                    <m:rPr>
                      <m:nor/>
                    </m:rPr>
                    <w:rPr>
                      <w:rFonts w:cstheme="minorHAnsi"/>
                      <w:rPrChange w:id="3859" w:author="Garrick W Bruening" w:date="2020-07-27T20:31:00Z">
                        <w:rPr>
                          <w:rFonts w:ascii="Cambria Math" w:hAnsi="Cambria Math" w:cstheme="minorHAnsi"/>
                          <w:i/>
                        </w:rPr>
                      </w:rPrChange>
                    </w:rPr>
                    <m:t>T</m:t>
                  </w:ins>
                </m:r>
                <w:proofErr w:type="spellEnd"/>
                <m:r>
                  <w:ins w:id="3860" w:author="Garrick W Bruening" w:date="2020-07-25T14:35:00Z">
                    <m:rPr>
                      <m:nor/>
                    </m:rPr>
                    <w:rPr>
                      <w:rFonts w:cstheme="minorHAnsi"/>
                      <w:rPrChange w:id="3861" w:author="Garrick W Bruening" w:date="2020-07-27T20:31:00Z">
                        <w:rPr>
                          <w:rFonts w:ascii="Cambria Math" w:hAnsi="Cambria Math" w:cstheme="minorHAnsi"/>
                          <w:i/>
                        </w:rPr>
                      </w:rPrChange>
                    </w:rPr>
                    <m:t>+</m:t>
                  </w:ins>
                </m:r>
                <m:f>
                  <m:fPr>
                    <m:ctrlPr>
                      <w:ins w:id="3862" w:author="Garrick W Bruening" w:date="2020-07-25T14:35:00Z">
                        <w:rPr>
                          <w:rFonts w:ascii="Cambria Math" w:hAnsi="Cambria Math" w:cstheme="minorHAnsi"/>
                        </w:rPr>
                      </w:ins>
                    </m:ctrlPr>
                  </m:fPr>
                  <m:num>
                    <m:r>
                      <w:ins w:id="3863" w:author="Garrick W Bruening" w:date="2020-07-27T20:26:00Z">
                        <m:rPr>
                          <m:nor/>
                        </m:rPr>
                        <w:rPr>
                          <w:rFonts w:cstheme="minorHAnsi"/>
                          <w:rPrChange w:id="3864" w:author="Garrick W Bruening" w:date="2020-07-27T20:31:00Z">
                            <w:rPr>
                              <w:rFonts w:ascii="Cambria Math" w:hAnsi="Cambria Math" w:cstheme="minorHAnsi"/>
                              <w:i/>
                            </w:rPr>
                          </w:rPrChange>
                        </w:rPr>
                        <m:t>b</m:t>
                      </w:ins>
                    </m:r>
                    <m:sSup>
                      <m:sSupPr>
                        <m:ctrlPr>
                          <w:ins w:id="3865" w:author="Garrick W Bruening" w:date="2020-07-25T14:35:00Z">
                            <w:rPr>
                              <w:rFonts w:ascii="Cambria Math" w:hAnsi="Cambria Math" w:cstheme="minorHAnsi"/>
                            </w:rPr>
                          </w:ins>
                        </m:ctrlPr>
                      </m:sSupPr>
                      <m:e>
                        <m:r>
                          <w:ins w:id="3866" w:author="Garrick W Bruening" w:date="2020-07-25T14:35:00Z">
                            <m:rPr>
                              <m:nor/>
                            </m:rPr>
                            <w:rPr>
                              <w:rFonts w:cstheme="minorHAnsi"/>
                              <w:rPrChange w:id="3867" w:author="Garrick W Bruening" w:date="2020-07-27T20:31:00Z">
                                <w:rPr>
                                  <w:rFonts w:ascii="Cambria Math" w:hAnsi="Cambria Math" w:cstheme="minorHAnsi"/>
                                  <w:i/>
                                </w:rPr>
                              </w:rPrChange>
                            </w:rPr>
                            <m:t>m</m:t>
                          </w:ins>
                        </m:r>
                      </m:e>
                      <m:sup>
                        <w:proofErr w:type="spellStart"/>
                        <m:r>
                          <w:ins w:id="3868" w:author="Garrick W Bruening" w:date="2020-07-27T20:26:00Z">
                            <m:rPr>
                              <m:nor/>
                            </m:rPr>
                            <w:rPr>
                              <w:rFonts w:cstheme="minorHAnsi"/>
                              <w:rPrChange w:id="3869" w:author="Garrick W Bruening" w:date="2020-07-27T20:31:00Z">
                                <w:rPr>
                                  <w:rFonts w:ascii="Cambria Math" w:hAnsi="Cambria Math" w:cstheme="minorHAnsi"/>
                                  <w:i/>
                                </w:rPr>
                              </w:rPrChange>
                            </w:rPr>
                            <m:t>i</m:t>
                          </w:ins>
                        </m:r>
                        <w:proofErr w:type="spellEnd"/>
                      </m:sup>
                    </m:sSup>
                  </m:num>
                  <m:den>
                    <m:sSup>
                      <m:sSupPr>
                        <m:ctrlPr>
                          <w:ins w:id="3870" w:author="Garrick W Bruening" w:date="2020-07-25T14:35:00Z">
                            <w:rPr>
                              <w:rFonts w:ascii="Cambria Math" w:hAnsi="Cambria Math" w:cstheme="minorHAnsi"/>
                            </w:rPr>
                          </w:ins>
                        </m:ctrlPr>
                      </m:sSupPr>
                      <m:e>
                        <m:r>
                          <w:ins w:id="3871" w:author="Garrick W Bruening" w:date="2020-07-25T14:35:00Z">
                            <m:rPr>
                              <m:nor/>
                            </m:rPr>
                            <w:rPr>
                              <w:rFonts w:cstheme="minorHAnsi"/>
                              <w:rPrChange w:id="3872" w:author="Garrick W Bruening" w:date="2020-07-27T20:31:00Z">
                                <w:rPr>
                                  <w:rFonts w:ascii="Cambria Math" w:hAnsi="Cambria Math" w:cstheme="minorHAnsi"/>
                                  <w:i/>
                                </w:rPr>
                              </w:rPrChange>
                            </w:rPr>
                            <m:t>T</m:t>
                          </w:ins>
                        </m:r>
                      </m:e>
                      <m:sup>
                        <m:r>
                          <w:ins w:id="3873" w:author="Garrick W Bruening" w:date="2020-07-27T20:26:00Z">
                            <m:rPr>
                              <m:nor/>
                            </m:rPr>
                            <w:rPr>
                              <w:rFonts w:cstheme="minorHAnsi"/>
                              <w:rPrChange w:id="3874" w:author="Garrick W Bruening" w:date="2020-07-27T20:31:00Z">
                                <w:rPr>
                                  <w:rFonts w:ascii="Cambria Math" w:hAnsi="Cambria Math" w:cstheme="minorHAnsi"/>
                                  <w:i/>
                                </w:rPr>
                              </w:rPrChange>
                            </w:rPr>
                            <m:t>j</m:t>
                          </w:ins>
                        </m:r>
                        <m:r>
                          <w:ins w:id="3875" w:author="Garrick W Bruening" w:date="2020-07-25T14:36:00Z">
                            <m:rPr>
                              <m:nor/>
                            </m:rPr>
                            <w:rPr>
                              <w:rFonts w:cstheme="minorHAnsi"/>
                              <w:rPrChange w:id="3876" w:author="Garrick W Bruening" w:date="2020-07-27T20:31:00Z">
                                <w:rPr>
                                  <w:rFonts w:ascii="Cambria Math" w:hAnsi="Cambria Math" w:cstheme="minorHAnsi"/>
                                  <w:i/>
                                </w:rPr>
                              </w:rPrChange>
                            </w:rPr>
                            <m:t>-1</m:t>
                          </w:ins>
                        </m:r>
                      </m:sup>
                    </m:sSup>
                  </m:den>
                </m:f>
              </m:oMath>
            </m:oMathPara>
          </w:p>
        </w:tc>
        <w:tc>
          <w:tcPr>
            <w:tcW w:w="500" w:type="pct"/>
            <w:vAlign w:val="bottom"/>
          </w:tcPr>
          <w:p w14:paraId="7431EBF4" w14:textId="6D021B2D" w:rsidR="002E1506" w:rsidRPr="009802F2" w:rsidRDefault="00CE111B" w:rsidP="003857B1">
            <w:pPr>
              <w:pStyle w:val="Caption"/>
              <w:keepNext/>
              <w:jc w:val="right"/>
              <w:rPr>
                <w:ins w:id="3877" w:author="Garrick W Bruening" w:date="2020-07-25T15:18:00Z"/>
                <w:i w:val="0"/>
                <w:iCs w:val="0"/>
                <w:sz w:val="22"/>
                <w:szCs w:val="22"/>
                <w:rPrChange w:id="3878" w:author="Garrick W Bruening" w:date="2020-07-27T23:34:00Z">
                  <w:rPr>
                    <w:ins w:id="3879" w:author="Garrick W Bruening" w:date="2020-07-25T15:18:00Z"/>
                    <w:i w:val="0"/>
                    <w:sz w:val="24"/>
                    <w:szCs w:val="24"/>
                  </w:rPr>
                </w:rPrChange>
              </w:rPr>
            </w:pPr>
            <w:bookmarkStart w:id="3880" w:name="_Ref46587144"/>
            <w:r w:rsidRPr="009802F2">
              <w:rPr>
                <w:i w:val="0"/>
                <w:iCs w:val="0"/>
                <w:color w:val="auto"/>
                <w:sz w:val="22"/>
                <w:szCs w:val="22"/>
                <w:rPrChange w:id="3881" w:author="Garrick W Bruening" w:date="2020-07-27T23:34:00Z">
                  <w:rPr>
                    <w:i w:val="0"/>
                    <w:iCs w:val="0"/>
                    <w:color w:val="auto"/>
                    <w:sz w:val="24"/>
                    <w:szCs w:val="24"/>
                  </w:rPr>
                </w:rPrChange>
              </w:rPr>
              <w:t>(</w:t>
            </w:r>
            <w:r w:rsidRPr="009802F2">
              <w:rPr>
                <w:i w:val="0"/>
                <w:iCs w:val="0"/>
                <w:color w:val="auto"/>
                <w:sz w:val="22"/>
                <w:szCs w:val="22"/>
                <w:rPrChange w:id="3882" w:author="Garrick W Bruening" w:date="2020-07-27T23:34:00Z">
                  <w:rPr>
                    <w:i w:val="0"/>
                    <w:iCs w:val="0"/>
                    <w:color w:val="auto"/>
                    <w:sz w:val="24"/>
                    <w:szCs w:val="24"/>
                  </w:rPr>
                </w:rPrChange>
              </w:rPr>
              <w:fldChar w:fldCharType="begin"/>
            </w:r>
            <w:r w:rsidRPr="009802F2">
              <w:rPr>
                <w:i w:val="0"/>
                <w:iCs w:val="0"/>
                <w:color w:val="auto"/>
                <w:sz w:val="22"/>
                <w:szCs w:val="22"/>
                <w:rPrChange w:id="3883" w:author="Garrick W Bruening" w:date="2020-07-27T23:34:00Z">
                  <w:rPr>
                    <w:i w:val="0"/>
                    <w:iCs w:val="0"/>
                    <w:color w:val="auto"/>
                    <w:sz w:val="24"/>
                    <w:szCs w:val="24"/>
                  </w:rPr>
                </w:rPrChange>
              </w:rPr>
              <w:instrText xml:space="preserve"> SEQ Equation \* ARABIC </w:instrText>
            </w:r>
            <w:r w:rsidRPr="009802F2">
              <w:rPr>
                <w:i w:val="0"/>
                <w:iCs w:val="0"/>
                <w:color w:val="auto"/>
                <w:sz w:val="22"/>
                <w:szCs w:val="22"/>
                <w:rPrChange w:id="3884" w:author="Garrick W Bruening" w:date="2020-07-27T23:34:00Z">
                  <w:rPr>
                    <w:i w:val="0"/>
                    <w:iCs w:val="0"/>
                    <w:color w:val="auto"/>
                    <w:sz w:val="24"/>
                    <w:szCs w:val="24"/>
                  </w:rPr>
                </w:rPrChange>
              </w:rPr>
              <w:fldChar w:fldCharType="separate"/>
            </w:r>
            <w:r w:rsidR="005B369E" w:rsidRPr="009802F2">
              <w:rPr>
                <w:i w:val="0"/>
                <w:iCs w:val="0"/>
                <w:noProof/>
                <w:color w:val="auto"/>
                <w:sz w:val="22"/>
                <w:szCs w:val="22"/>
              </w:rPr>
              <w:t>15</w:t>
            </w:r>
            <w:r w:rsidRPr="009802F2">
              <w:rPr>
                <w:i w:val="0"/>
                <w:iCs w:val="0"/>
                <w:color w:val="auto"/>
                <w:sz w:val="22"/>
                <w:szCs w:val="22"/>
                <w:rPrChange w:id="3885" w:author="Garrick W Bruening" w:date="2020-07-27T23:34:00Z">
                  <w:rPr>
                    <w:i w:val="0"/>
                    <w:iCs w:val="0"/>
                    <w:color w:val="auto"/>
                    <w:sz w:val="24"/>
                    <w:szCs w:val="24"/>
                  </w:rPr>
                </w:rPrChange>
              </w:rPr>
              <w:fldChar w:fldCharType="end"/>
            </w:r>
            <w:r w:rsidRPr="009802F2">
              <w:rPr>
                <w:i w:val="0"/>
                <w:iCs w:val="0"/>
                <w:color w:val="auto"/>
                <w:sz w:val="22"/>
                <w:szCs w:val="22"/>
                <w:rPrChange w:id="3886" w:author="Garrick W Bruening" w:date="2020-07-27T23:34:00Z">
                  <w:rPr>
                    <w:i w:val="0"/>
                    <w:iCs w:val="0"/>
                    <w:color w:val="auto"/>
                    <w:sz w:val="24"/>
                    <w:szCs w:val="24"/>
                  </w:rPr>
                </w:rPrChange>
              </w:rPr>
              <w:t>)</w:t>
            </w:r>
            <w:bookmarkEnd w:id="3880"/>
          </w:p>
        </w:tc>
      </w:tr>
    </w:tbl>
    <w:p w14:paraId="00D2D4BB" w14:textId="0D8FAC1C" w:rsidR="007B367D" w:rsidRPr="009802F2" w:rsidDel="00892E4C" w:rsidRDefault="2646D19B" w:rsidP="007B367D">
      <w:pPr>
        <w:rPr>
          <w:del w:id="3887" w:author="Garrick W Bruening" w:date="2020-07-25T14:35:00Z"/>
        </w:rPr>
      </w:pPr>
      <w:del w:id="3888" w:author="Garrick W Bruening" w:date="2020-07-25T14:35:00Z">
        <w:r w:rsidRPr="009802F2" w:rsidDel="00892E4C">
          <w:delText>\begin{equation}</w:delText>
        </w:r>
      </w:del>
    </w:p>
    <w:p w14:paraId="76F6F1BA" w14:textId="3154E46F" w:rsidR="007B367D" w:rsidRPr="009802F2" w:rsidDel="00892E4C" w:rsidRDefault="2646D19B" w:rsidP="3539444E">
      <w:pPr>
        <w:ind w:firstLine="720"/>
        <w:rPr>
          <w:del w:id="3889" w:author="Garrick W Bruening" w:date="2020-07-25T14:35:00Z"/>
        </w:rPr>
      </w:pPr>
      <w:del w:id="3890" w:author="Garrick W Bruening" w:date="2020-07-25T14:35:00Z">
        <w:r w:rsidRPr="009802F2" w:rsidDel="00892E4C">
          <w:delText>\label{eq:met_cost_fit}</w:delText>
        </w:r>
      </w:del>
    </w:p>
    <w:p w14:paraId="5423346C" w14:textId="58C4B196" w:rsidR="007B367D" w:rsidRPr="009802F2" w:rsidDel="00892E4C" w:rsidRDefault="2646D19B" w:rsidP="3539444E">
      <w:pPr>
        <w:ind w:firstLine="720"/>
        <w:rPr>
          <w:del w:id="3891" w:author="Garrick W Bruening" w:date="2020-07-25T14:35:00Z"/>
        </w:rPr>
      </w:pPr>
      <w:del w:id="3892" w:author="Garrick W Bruening" w:date="2020-07-25T14:35:00Z">
        <w:r w:rsidRPr="009802F2" w:rsidDel="00892E4C">
          <w:delText>\text{Effort Cost } (e) = a_1T+\frac{a_2 m^{a_3}}{T^{a_4-1}}</w:delText>
        </w:r>
      </w:del>
    </w:p>
    <w:p w14:paraId="368AD5D5" w14:textId="2CAE551F" w:rsidR="007B367D" w:rsidRPr="009802F2" w:rsidDel="00892E4C" w:rsidRDefault="2646D19B" w:rsidP="007B367D">
      <w:pPr>
        <w:rPr>
          <w:del w:id="3893" w:author="Garrick W Bruening" w:date="2020-07-25T14:35:00Z"/>
        </w:rPr>
      </w:pPr>
      <w:del w:id="3894" w:author="Garrick W Bruening" w:date="2020-07-25T14:35:00Z">
        <w:r w:rsidRPr="009802F2" w:rsidDel="00892E4C">
          <w:delText>\end{equation}</w:delText>
        </w:r>
      </w:del>
    </w:p>
    <w:p w14:paraId="535863E9" w14:textId="77777777" w:rsidR="00892E4C" w:rsidRPr="009802F2" w:rsidRDefault="00892E4C" w:rsidP="00892E4C">
      <w:pPr>
        <w:rPr>
          <w:ins w:id="3895" w:author="Garrick W Bruening" w:date="2020-07-25T14:35:00Z"/>
        </w:rPr>
      </w:pPr>
    </w:p>
    <w:p w14:paraId="7A6B528D" w14:textId="602F230A" w:rsidR="007B367D" w:rsidRPr="009802F2" w:rsidRDefault="00AB02E8">
      <w:pPr>
        <w:rPr>
          <w:del w:id="3896" w:author="Garrick W Bruening" w:date="2020-07-27T20:23:00Z"/>
          <w:rFonts w:asciiTheme="majorHAnsi" w:eastAsiaTheme="majorEastAsia" w:hAnsiTheme="majorHAnsi" w:cstheme="majorBidi"/>
          <w:color w:val="1F3763" w:themeColor="accent1" w:themeShade="7F"/>
          <w:sz w:val="24"/>
          <w:szCs w:val="24"/>
          <w:rPrChange w:id="3897" w:author="Garrick W Bruening" w:date="2020-10-02T13:59:00Z">
            <w:rPr>
              <w:del w:id="3898" w:author="Garrick W Bruening" w:date="2020-07-27T20:23:00Z"/>
            </w:rPr>
          </w:rPrChange>
        </w:rPr>
      </w:pPr>
      <w:ins w:id="3899" w:author="Garrick W Bruening" w:date="2020-07-27T20:23:00Z">
        <w:r w:rsidRPr="009802F2">
          <w:rPr>
            <w:rFonts w:asciiTheme="majorHAnsi" w:eastAsiaTheme="majorEastAsia" w:hAnsiTheme="majorHAnsi" w:cstheme="majorBidi"/>
            <w:color w:val="1F3763" w:themeColor="accent1" w:themeShade="7F"/>
            <w:sz w:val="24"/>
            <w:szCs w:val="24"/>
          </w:rPr>
          <w:t>Predicting preferred movement duration with utility</w:t>
        </w:r>
      </w:ins>
      <w:del w:id="3900" w:author="Garrick W Bruening" w:date="2020-07-27T20:23:00Z">
        <w:r w:rsidR="6071C18E" w:rsidRPr="009802F2">
          <w:delText xml:space="preserve">\subsubsection{Predicting </w:delText>
        </w:r>
      </w:del>
      <w:del w:id="3901" w:author="Garrick W Bruening" w:date="2020-07-25T14:36:00Z">
        <w:r w:rsidR="6071C18E" w:rsidRPr="009802F2" w:rsidDel="00892E4C">
          <w:delText>preffered</w:delText>
        </w:r>
      </w:del>
      <w:del w:id="3902" w:author="Garrick W Bruening" w:date="2020-07-27T20:23:00Z">
        <w:r w:rsidR="6071C18E" w:rsidRPr="009802F2">
          <w:delText xml:space="preserve"> duration with </w:delText>
        </w:r>
        <w:r w:rsidR="007B367D" w:rsidRPr="009802F2">
          <w:delText>Utility</w:delText>
        </w:r>
        <w:r w:rsidR="6071C18E" w:rsidRPr="009802F2">
          <w:delText xml:space="preserve">} </w:delText>
        </w:r>
        <w:r w:rsidR="007B367D" w:rsidRPr="009802F2">
          <w:delText>\label{sec:prob_succ}</w:delText>
        </w:r>
      </w:del>
    </w:p>
    <w:p w14:paraId="61415F10" w14:textId="77777777" w:rsidR="00AB02E8" w:rsidRPr="009802F2" w:rsidRDefault="00AB02E8">
      <w:pPr>
        <w:rPr>
          <w:ins w:id="3903" w:author="Garrick W Bruening" w:date="2020-07-27T20:23:00Z"/>
        </w:rPr>
      </w:pPr>
    </w:p>
    <w:p w14:paraId="026C69F2" w14:textId="3B83352B" w:rsidR="0019375F" w:rsidRPr="009802F2" w:rsidRDefault="007B367D" w:rsidP="00E749CB">
      <w:pPr>
        <w:rPr>
          <w:ins w:id="3904" w:author="Garrick W Bruening" w:date="2020-07-27T19:38:00Z"/>
        </w:rPr>
      </w:pPr>
      <w:r w:rsidRPr="009802F2">
        <w:lastRenderedPageBreak/>
        <w:t xml:space="preserve">We </w:t>
      </w:r>
      <w:r w:rsidR="79F223AD" w:rsidRPr="009802F2">
        <w:t>also</w:t>
      </w:r>
      <w:r w:rsidRPr="009802F2">
        <w:t xml:space="preserve"> use a utility model to predict the preferred movement duration which assumes subjects will maximize the total utility of an arm reach. Utility is determined by the sum of the reward of the movement (</w:t>
      </w:r>
      <m:oMath>
        <m:r>
          <m:rPr>
            <m:sty m:val="p"/>
          </m:rPr>
          <w:rPr>
            <w:rFonts w:ascii="Cambria Math" w:hAnsi="Cambria Math"/>
          </w:rPr>
          <m:t>α</m:t>
        </m:r>
      </m:oMath>
      <w:del w:id="3905" w:author="Garrick W Bruening" w:date="2020-07-27T20:23:00Z">
        <w:r w:rsidRPr="009802F2" w:rsidDel="00AB02E8">
          <w:delText>$\alpha$</w:delText>
        </w:r>
      </w:del>
      <w:r w:rsidRPr="009802F2">
        <w:t>) minus the sum of the effort (</w:t>
      </w:r>
      <m:oMath>
        <m:r>
          <w:ins w:id="3906" w:author="Garrick W Bruening" w:date="2020-07-27T20:24:00Z">
            <m:rPr>
              <m:nor/>
            </m:rPr>
            <w:rPr>
              <w:rFonts w:cstheme="minorHAnsi"/>
              <w:rPrChange w:id="3907" w:author="Garrick W Bruening" w:date="2020-07-27T20:24:00Z">
                <w:rPr>
                  <w:rFonts w:ascii="Cambria Math" w:hAnsi="Cambria Math"/>
                  <w:i/>
                </w:rPr>
              </w:rPrChange>
            </w:rPr>
            <m:t>E</m:t>
          </w:ins>
        </m:r>
      </m:oMath>
      <w:del w:id="3908" w:author="Garrick W Bruening" w:date="2020-07-27T20:24:00Z">
        <w:r w:rsidRPr="009802F2" w:rsidDel="00E749CB">
          <w:delText>$e$</w:delText>
        </w:r>
      </w:del>
      <w:r w:rsidRPr="009802F2">
        <w:t xml:space="preserve">), both </w:t>
      </w:r>
      <w:del w:id="3909" w:author="Garrick W Bruening" w:date="2020-07-27T20:24:00Z">
        <w:r w:rsidRPr="009802F2" w:rsidDel="00E749CB">
          <w:delText xml:space="preserve">discounted </w:delText>
        </w:r>
      </w:del>
      <w:ins w:id="3910" w:author="Garrick W Bruening" w:date="2020-07-27T20:24:00Z">
        <w:r w:rsidR="00E749CB" w:rsidRPr="009802F2">
          <w:t xml:space="preserve">discounted </w:t>
        </w:r>
      </w:ins>
      <w:r w:rsidRPr="009802F2">
        <w:t>by time</w:t>
      </w:r>
      <w:ins w:id="3911" w:author="Garrick W Bruening" w:date="2020-07-27T19:32:00Z">
        <w:r w:rsidR="00545BA0" w:rsidRPr="009802F2">
          <w:t xml:space="preserve"> </w:t>
        </w:r>
      </w:ins>
      <w:ins w:id="3912" w:author="Garrick W Bruening" w:date="2020-07-27T20:24:00Z">
        <w:r w:rsidR="00E749CB" w:rsidRPr="009802F2">
          <w:t>(</w:t>
        </w:r>
      </w:ins>
      <m:oMath>
        <m:r>
          <w:ins w:id="3913" w:author="Garrick W Bruening" w:date="2020-07-27T20:24:00Z">
            <m:rPr>
              <m:nor/>
            </m:rPr>
            <w:rPr>
              <w:rFonts w:cstheme="minorHAnsi"/>
              <w:rPrChange w:id="3914" w:author="Garrick W Bruening" w:date="2020-07-27T20:24:00Z">
                <w:rPr>
                  <w:rFonts w:ascii="Cambria Math" w:hAnsi="Cambria Math"/>
                  <w:i/>
                </w:rPr>
              </w:rPrChange>
            </w:rPr>
            <m:t>T</m:t>
          </w:ins>
        </m:r>
      </m:oMath>
      <w:ins w:id="3915" w:author="Garrick W Bruening" w:date="2020-07-27T20:24:00Z">
        <w:r w:rsidR="00E749CB" w:rsidRPr="009802F2">
          <w:t>)</w:t>
        </w:r>
      </w:ins>
      <w:ins w:id="3916" w:author="Garrick W Bruening" w:date="2020-07-27T19:46:00Z">
        <w:r w:rsidR="00273483" w:rsidRPr="009802F2">
          <w:t xml:space="preserve"> and is shown in Eq. </w:t>
        </w:r>
        <w:r w:rsidR="00273483" w:rsidRPr="009802F2">
          <w:fldChar w:fldCharType="begin"/>
        </w:r>
        <w:r w:rsidR="00273483" w:rsidRPr="009802F2">
          <w:instrText xml:space="preserve"> REF _Ref46771633 \h </w:instrText>
        </w:r>
      </w:ins>
      <w:r w:rsidR="009802F2" w:rsidRPr="009802F2">
        <w:instrText xml:space="preserve"> \* MERGEFORMAT </w:instrText>
      </w:r>
      <w:r w:rsidR="00273483" w:rsidRPr="009802F2">
        <w:fldChar w:fldCharType="separate"/>
      </w:r>
      <w:ins w:id="3917" w:author="Garrick W Bruening" w:date="2020-07-27T19:39:00Z">
        <w:r w:rsidR="005B369E" w:rsidRPr="009802F2">
          <w:t>(</w:t>
        </w:r>
      </w:ins>
      <w:r w:rsidR="005B369E" w:rsidRPr="009802F2">
        <w:rPr>
          <w:noProof/>
        </w:rPr>
        <w:t>16</w:t>
      </w:r>
      <w:ins w:id="3918" w:author="Garrick W Bruening" w:date="2020-07-27T19:39:00Z">
        <w:r w:rsidR="005B369E" w:rsidRPr="009802F2">
          <w:t>)</w:t>
        </w:r>
      </w:ins>
      <w:ins w:id="3919" w:author="Garrick W Bruening" w:date="2020-07-27T19:46:00Z">
        <w:r w:rsidR="00273483" w:rsidRPr="009802F2">
          <w:fldChar w:fldCharType="end"/>
        </w:r>
      </w:ins>
      <w:r w:rsidRPr="009802F2">
        <w:t xml:space="preserve">.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920" w:author="Garrick W Bruening" w:date="2020-07-27T19:39:00Z">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935"/>
        <w:gridCol w:w="7480"/>
        <w:gridCol w:w="935"/>
        <w:tblGridChange w:id="3921">
          <w:tblGrid>
            <w:gridCol w:w="935"/>
            <w:gridCol w:w="7480"/>
            <w:gridCol w:w="935"/>
          </w:tblGrid>
        </w:tblGridChange>
      </w:tblGrid>
      <w:tr w:rsidR="00F770DA" w:rsidRPr="009802F2" w14:paraId="55323807" w14:textId="77777777" w:rsidTr="00F770DA">
        <w:trPr>
          <w:ins w:id="3922" w:author="Garrick W Bruening" w:date="2020-07-27T19:38:00Z"/>
        </w:trPr>
        <w:tc>
          <w:tcPr>
            <w:tcW w:w="500" w:type="pct"/>
            <w:tcPrChange w:id="3923" w:author="Garrick W Bruening" w:date="2020-07-27T19:39:00Z">
              <w:tcPr>
                <w:tcW w:w="500" w:type="pct"/>
              </w:tcPr>
            </w:tcPrChange>
          </w:tcPr>
          <w:p w14:paraId="2F6214F0" w14:textId="77777777" w:rsidR="00F770DA" w:rsidRPr="009802F2" w:rsidRDefault="00F770DA" w:rsidP="002B76E7">
            <w:pPr>
              <w:rPr>
                <w:ins w:id="3924" w:author="Garrick W Bruening" w:date="2020-07-27T19:38:00Z"/>
              </w:rPr>
            </w:pPr>
          </w:p>
        </w:tc>
        <w:tc>
          <w:tcPr>
            <w:tcW w:w="4000" w:type="pct"/>
            <w:vAlign w:val="center"/>
            <w:tcPrChange w:id="3925" w:author="Garrick W Bruening" w:date="2020-07-27T19:39:00Z">
              <w:tcPr>
                <w:tcW w:w="4000" w:type="pct"/>
                <w:vAlign w:val="center"/>
              </w:tcPr>
            </w:tcPrChange>
          </w:tcPr>
          <w:p w14:paraId="60CA195F" w14:textId="5F49FABC" w:rsidR="00F770DA" w:rsidRPr="009802F2" w:rsidRDefault="00014117" w:rsidP="002B76E7">
            <w:pPr>
              <w:jc w:val="center"/>
              <w:rPr>
                <w:ins w:id="3926" w:author="Garrick W Bruening" w:date="2020-07-27T19:38:00Z"/>
                <w:rFonts w:cstheme="minorHAnsi"/>
              </w:rPr>
            </w:pPr>
            <m:oMathPara>
              <m:oMathParaPr>
                <m:jc m:val="center"/>
              </m:oMathParaPr>
              <m:oMath>
                <m:r>
                  <w:ins w:id="3927" w:author="Garrick W Bruening" w:date="2020-07-27T19:38:00Z">
                    <m:rPr>
                      <m:nor/>
                    </m:rPr>
                    <w:rPr>
                      <w:rFonts w:eastAsiaTheme="minorEastAsia" w:cstheme="minorHAnsi"/>
                    </w:rPr>
                    <m:t>J=</m:t>
                  </w:ins>
                </m:r>
                <m:f>
                  <m:fPr>
                    <m:ctrlPr>
                      <w:ins w:id="3928" w:author="Garrick W Bruening" w:date="2020-07-27T19:38:00Z">
                        <w:rPr>
                          <w:rFonts w:ascii="Cambria Math" w:eastAsiaTheme="minorEastAsia" w:hAnsi="Cambria Math" w:cstheme="minorHAnsi"/>
                        </w:rPr>
                      </w:ins>
                    </m:ctrlPr>
                  </m:fPr>
                  <m:num>
                    <m:r>
                      <w:ins w:id="3929" w:author="Garrick W Bruening" w:date="2020-07-27T19:38:00Z">
                        <m:rPr>
                          <m:nor/>
                        </m:rPr>
                        <w:rPr>
                          <w:rFonts w:eastAsiaTheme="minorEastAsia" w:cstheme="minorHAnsi"/>
                        </w:rPr>
                        <m:t>α- E</m:t>
                      </w:ins>
                    </m:r>
                  </m:num>
                  <m:den>
                    <m:r>
                      <w:ins w:id="3930" w:author="Garrick W Bruening" w:date="2020-07-27T19:38:00Z">
                        <m:rPr>
                          <m:nor/>
                        </m:rPr>
                        <w:rPr>
                          <w:rFonts w:eastAsiaTheme="minorEastAsia" w:cstheme="minorHAnsi"/>
                        </w:rPr>
                        <m:t>T</m:t>
                      </w:ins>
                    </m:r>
                  </m:den>
                </m:f>
              </m:oMath>
            </m:oMathPara>
          </w:p>
        </w:tc>
        <w:tc>
          <w:tcPr>
            <w:tcW w:w="500" w:type="pct"/>
            <w:vAlign w:val="center"/>
            <w:tcPrChange w:id="3931" w:author="Garrick W Bruening" w:date="2020-07-27T19:39:00Z">
              <w:tcPr>
                <w:tcW w:w="500" w:type="pct"/>
                <w:vAlign w:val="bottom"/>
              </w:tcPr>
            </w:tcPrChange>
          </w:tcPr>
          <w:p w14:paraId="443C37B7" w14:textId="51293373" w:rsidR="00F770DA" w:rsidRPr="009802F2" w:rsidRDefault="00F770DA">
            <w:pPr>
              <w:pStyle w:val="Caption"/>
              <w:keepNext/>
              <w:jc w:val="right"/>
              <w:rPr>
                <w:ins w:id="3932" w:author="Garrick W Bruening" w:date="2020-07-27T19:38:00Z"/>
                <w:i w:val="0"/>
                <w:iCs w:val="0"/>
                <w:sz w:val="22"/>
                <w:szCs w:val="22"/>
                <w:rPrChange w:id="3933" w:author="Garrick W Bruening" w:date="2020-07-27T19:39:00Z">
                  <w:rPr>
                    <w:ins w:id="3934" w:author="Garrick W Bruening" w:date="2020-07-27T19:38:00Z"/>
                    <w:i w:val="0"/>
                    <w:sz w:val="24"/>
                    <w:szCs w:val="24"/>
                  </w:rPr>
                </w:rPrChange>
              </w:rPr>
            </w:pPr>
            <w:bookmarkStart w:id="3935" w:name="_Ref46771633"/>
            <w:ins w:id="3936" w:author="Garrick W Bruening" w:date="2020-07-27T19:39:00Z">
              <w:r w:rsidRPr="009802F2">
                <w:rPr>
                  <w:i w:val="0"/>
                  <w:iCs w:val="0"/>
                  <w:color w:val="auto"/>
                  <w:sz w:val="22"/>
                  <w:szCs w:val="22"/>
                  <w:rPrChange w:id="3937" w:author="Garrick W Bruening" w:date="2020-07-27T19:39:00Z">
                    <w:rPr/>
                  </w:rPrChange>
                </w:rPr>
                <w:t>(</w:t>
              </w:r>
            </w:ins>
            <w:ins w:id="3938" w:author="Garrick W Bruening" w:date="2020-07-27T19:38:00Z">
              <w:r w:rsidRPr="009802F2">
                <w:rPr>
                  <w:i w:val="0"/>
                  <w:iCs w:val="0"/>
                  <w:color w:val="auto"/>
                  <w:sz w:val="22"/>
                  <w:szCs w:val="22"/>
                  <w:rPrChange w:id="3939" w:author="Garrick W Bruening" w:date="2020-07-27T19:39:00Z">
                    <w:rPr/>
                  </w:rPrChange>
                </w:rPr>
                <w:fldChar w:fldCharType="begin"/>
              </w:r>
              <w:r w:rsidRPr="009802F2">
                <w:rPr>
                  <w:i w:val="0"/>
                  <w:iCs w:val="0"/>
                  <w:color w:val="auto"/>
                  <w:sz w:val="22"/>
                  <w:szCs w:val="22"/>
                  <w:rPrChange w:id="3940" w:author="Garrick W Bruening" w:date="2020-07-27T19:39:00Z">
                    <w:rPr/>
                  </w:rPrChange>
                </w:rPr>
                <w:instrText xml:space="preserve"> SEQ Equation \* ARABIC </w:instrText>
              </w:r>
              <w:r w:rsidRPr="009802F2">
                <w:rPr>
                  <w:i w:val="0"/>
                  <w:iCs w:val="0"/>
                  <w:color w:val="auto"/>
                  <w:sz w:val="22"/>
                  <w:szCs w:val="22"/>
                  <w:rPrChange w:id="3941" w:author="Garrick W Bruening" w:date="2020-07-27T19:39:00Z">
                    <w:rPr/>
                  </w:rPrChange>
                </w:rPr>
                <w:fldChar w:fldCharType="separate"/>
              </w:r>
            </w:ins>
            <w:r w:rsidR="005B369E" w:rsidRPr="009802F2">
              <w:rPr>
                <w:i w:val="0"/>
                <w:iCs w:val="0"/>
                <w:noProof/>
                <w:color w:val="auto"/>
                <w:sz w:val="22"/>
                <w:szCs w:val="22"/>
              </w:rPr>
              <w:t>16</w:t>
            </w:r>
            <w:ins w:id="3942" w:author="Garrick W Bruening" w:date="2020-07-27T19:38:00Z">
              <w:r w:rsidRPr="009802F2">
                <w:rPr>
                  <w:i w:val="0"/>
                  <w:iCs w:val="0"/>
                  <w:color w:val="auto"/>
                  <w:sz w:val="22"/>
                  <w:szCs w:val="22"/>
                  <w:rPrChange w:id="3943" w:author="Garrick W Bruening" w:date="2020-07-27T19:39:00Z">
                    <w:rPr/>
                  </w:rPrChange>
                </w:rPr>
                <w:fldChar w:fldCharType="end"/>
              </w:r>
            </w:ins>
            <w:ins w:id="3944" w:author="Garrick W Bruening" w:date="2020-07-27T19:39:00Z">
              <w:r w:rsidRPr="009802F2">
                <w:rPr>
                  <w:i w:val="0"/>
                  <w:iCs w:val="0"/>
                  <w:color w:val="auto"/>
                  <w:sz w:val="22"/>
                  <w:szCs w:val="22"/>
                  <w:rPrChange w:id="3945" w:author="Garrick W Bruening" w:date="2020-07-27T19:39:00Z">
                    <w:rPr/>
                  </w:rPrChange>
                </w:rPr>
                <w:t>)</w:t>
              </w:r>
            </w:ins>
            <w:bookmarkEnd w:id="3935"/>
          </w:p>
        </w:tc>
      </w:tr>
    </w:tbl>
    <w:p w14:paraId="19CEF118" w14:textId="77777777" w:rsidR="00F770DA" w:rsidRPr="009802F2" w:rsidRDefault="00F770DA" w:rsidP="007B367D">
      <w:pPr>
        <w:rPr>
          <w:ins w:id="3946" w:author="Garrick W Bruening" w:date="2020-07-27T19:38:00Z"/>
        </w:rPr>
      </w:pPr>
    </w:p>
    <w:p w14:paraId="1F9F4BDF" w14:textId="096E9776" w:rsidR="00BC3F00" w:rsidRPr="009802F2" w:rsidRDefault="007B367D">
      <w:pPr>
        <w:rPr>
          <w:ins w:id="3947" w:author="Garrick W Bruening" w:date="2020-07-27T19:43:00Z"/>
          <w:rPrChange w:id="3948" w:author="Garrick W Bruening" w:date="2020-07-27T20:00:00Z">
            <w:rPr>
              <w:ins w:id="3949" w:author="Garrick W Bruening" w:date="2020-07-27T19:43:00Z"/>
            </w:rPr>
          </w:rPrChange>
        </w:rPr>
        <w:pPrChange w:id="3950" w:author="Garrick W Bruening" w:date="2020-10-02T13:59:00Z">
          <w:pPr>
            <w:pStyle w:val="Caption"/>
            <w:keepNext/>
          </w:pPr>
        </w:pPrChange>
      </w:pPr>
      <w:r w:rsidRPr="009802F2">
        <w:t>The utility model</w:t>
      </w:r>
      <w:ins w:id="3951" w:author="Garrick W Bruening" w:date="2020-07-27T19:46:00Z">
        <w:r w:rsidR="004C402B" w:rsidRPr="009802F2">
          <w:t xml:space="preserve"> we use</w:t>
        </w:r>
      </w:ins>
      <w:r w:rsidRPr="009802F2">
        <w:t xml:space="preserve"> is</w:t>
      </w:r>
      <w:ins w:id="3952" w:author="Garrick W Bruening" w:date="2020-09-21T15:07:00Z">
        <w:r w:rsidR="003B7C58" w:rsidRPr="009802F2">
          <w:t xml:space="preserve"> slightly</w:t>
        </w:r>
      </w:ins>
      <w:r w:rsidRPr="009802F2">
        <w:t xml:space="preserve"> modified from other studies </w:t>
      </w:r>
      <w:del w:id="3953" w:author="Garrick" w:date="2020-10-02T15:09:00Z">
        <w:r w:rsidRPr="009802F2" w:rsidDel="0065075F">
          <w:delText>\cite{shadmehr_representation_2016}</w:delText>
        </w:r>
      </w:del>
      <w:r w:rsidR="0065075F" w:rsidRPr="009802F2">
        <w:fldChar w:fldCharType="begin"/>
      </w:r>
      <w:r w:rsidR="00EF525D" w:rsidRPr="009802F2">
        <w:instrText xml:space="preserve"> ADDIN ZOTERO_ITEM CSL_CITATION {"citationID":"hd5eatTS","properties":{"formattedCitation":"[1]","plainCitation":"[1]","noteIndex":0},"citationItems":[{"id":811,"uris":["http://zotero.org/users/4343224/items/3UEEVG5R"],"uri":["http://zotero.org/users/4343224/items/3UEEVG5R"],"itemData":{"id":811,"type":"article-journal","abstract":"Given two rewarding stimuli, animals tend to choose the more rewarding (or less effortful) option. However, they also move faster toward that stimulus [ 1–5 ]. This suggests that reward and effort not only affect decision-making, they also influence motor control [ 6, 7 ]. How does the brain compute the effort requirements of a task? Here, we considered data acquired during walking, reaching, flying, or isometric force production. In analyzing the decision-making and motor-control behaviors of various animals, we considered the possibility that the brain may estimate effort objectively, via the metabolic energy consumed to produce the action. We measured the energetic cost of reaching and found that, like walking, it was convex in time, with a global minimum, implying that there existed a movement speed that minimized effort. However, reward made it worthwhile to be energetically inefficient. Using a framework in which utility of an action depended on reward and energetic cost, both discounted in time, we found that it was possible to account for a body of data in which animals were free to choose how to move (reach slow or fast), as well as what to do (walk or fly, produce force F1 or F2). We suggest that some forms of decision-making and motor control may share a common utility in which the brain represents the effort associated with performing an action objectively via its metabolic energy cost and then, like reward, temporally discounts it as a function of movement duration.","container-title":"Current Biology","DOI":"10.1016/j.cub.2016.05.065","ISSN":"0960-9822","issue":"14","language":"English","page":"1929–1934","title":"A Representation of Effort in Decision-Making and Motor Control","volume":"26","author":[{"family":"Shadmehr","given":"Reza"},{"family":"Huang","given":"Helen J."},{"family":"Ahmed","given":"Alaa A."}],"issued":{"date-parts":[["2016",7]]}}}],"schema":"https://github.com/citation-style-language/schema/raw/master/csl-citation.json"} </w:instrText>
      </w:r>
      <w:r w:rsidR="0065075F" w:rsidRPr="009802F2">
        <w:fldChar w:fldCharType="separate"/>
      </w:r>
      <w:r w:rsidR="00EF525D" w:rsidRPr="009802F2">
        <w:rPr>
          <w:rFonts w:ascii="Calibri" w:hAnsi="Calibri" w:cs="Calibri"/>
        </w:rPr>
        <w:t>[1]</w:t>
      </w:r>
      <w:r w:rsidR="0065075F" w:rsidRPr="009802F2">
        <w:fldChar w:fldCharType="end"/>
      </w:r>
      <w:r w:rsidRPr="009802F2">
        <w:t>. We use</w:t>
      </w:r>
      <w:r w:rsidR="58C945CB" w:rsidRPr="009802F2">
        <w:t xml:space="preserve"> gross</w:t>
      </w:r>
      <w:r w:rsidRPr="009802F2">
        <w:t xml:space="preserve"> metabolic cost </w:t>
      </w:r>
      <w:del w:id="3954" w:author="Garrick" w:date="2020-10-02T15:09:00Z">
        <w:r w:rsidR="34D04763" w:rsidRPr="009802F2" w:rsidDel="005E5A5B">
          <w:delText>and net</w:delText>
        </w:r>
        <w:r w:rsidRPr="009802F2" w:rsidDel="005E5A5B">
          <w:delText xml:space="preserve"> metabolic cost </w:delText>
        </w:r>
      </w:del>
      <w:r w:rsidRPr="009802F2">
        <w:t>as the effort term in the proposed utility model (Eq.</w:t>
      </w:r>
      <w:del w:id="3955" w:author="Garrick W Bruening" w:date="2020-07-27T20:25:00Z">
        <w:r w:rsidRPr="009802F2" w:rsidDel="003356C9">
          <w:delText xml:space="preserve"> </w:delText>
        </w:r>
      </w:del>
      <w:ins w:id="3956" w:author="Garrick W Bruening" w:date="2020-07-27T20:25:00Z">
        <w:r w:rsidR="003356C9" w:rsidRPr="009802F2">
          <w:t xml:space="preserve"> </w:t>
        </w:r>
        <w:r w:rsidR="008A20DE" w:rsidRPr="009802F2">
          <w:fldChar w:fldCharType="begin"/>
        </w:r>
        <w:r w:rsidR="008A20DE" w:rsidRPr="009802F2">
          <w:instrText xml:space="preserve"> REF _Ref46772411 \h </w:instrText>
        </w:r>
      </w:ins>
      <w:r w:rsidR="008A20DE" w:rsidRPr="009802F2">
        <w:rPr>
          <w:rPrChange w:id="3957" w:author="Garrick W Bruening" w:date="2020-07-27T20:25:00Z">
            <w:rPr/>
          </w:rPrChange>
        </w:rPr>
        <w:instrText xml:space="preserve"> \* MERGEFORMAT </w:instrText>
      </w:r>
      <w:r w:rsidR="008A20DE" w:rsidRPr="009802F2">
        <w:fldChar w:fldCharType="separate"/>
      </w:r>
      <w:ins w:id="3958" w:author="Garrick W Bruening" w:date="2020-07-27T19:44:00Z">
        <w:r w:rsidR="005B369E" w:rsidRPr="009802F2">
          <w:rPr>
            <w:noProof/>
            <w:rPrChange w:id="3959" w:author="Garrick W Bruening" w:date="2020-07-27T19:44:00Z">
              <w:rPr>
                <w:i w:val="0"/>
                <w:iCs w:val="0"/>
              </w:rPr>
            </w:rPrChange>
          </w:rPr>
          <w:t>(</w:t>
        </w:r>
      </w:ins>
      <w:r w:rsidR="005B369E" w:rsidRPr="009802F2">
        <w:rPr>
          <w:noProof/>
        </w:rPr>
        <w:t>17</w:t>
      </w:r>
      <w:ins w:id="3960" w:author="Garrick W Bruening" w:date="2020-07-27T19:44:00Z">
        <w:r w:rsidR="005B369E" w:rsidRPr="009802F2">
          <w:rPr>
            <w:rPrChange w:id="3961" w:author="Garrick W Bruening" w:date="2020-07-27T19:44:00Z">
              <w:rPr>
                <w:i w:val="0"/>
                <w:iCs w:val="0"/>
              </w:rPr>
            </w:rPrChange>
          </w:rPr>
          <w:t>)</w:t>
        </w:r>
      </w:ins>
      <w:ins w:id="3962" w:author="Garrick W Bruening" w:date="2020-07-27T20:25:00Z">
        <w:r w:rsidR="008A20DE" w:rsidRPr="009802F2">
          <w:fldChar w:fldCharType="end"/>
        </w:r>
      </w:ins>
      <w:del w:id="3963" w:author="Garrick W Bruening" w:date="2020-07-27T20:25:00Z">
        <w:r w:rsidRPr="009802F2" w:rsidDel="003356C9">
          <w:delText>\ref{eq:utility_fit}</w:delText>
        </w:r>
      </w:del>
      <w:r w:rsidRPr="009802F2">
        <w:t>)</w:t>
      </w:r>
      <w:del w:id="3964" w:author="Garrick" w:date="2020-10-02T15:09:00Z">
        <w:r w:rsidRPr="009802F2">
          <w:delText>.</w:delText>
        </w:r>
      </w:del>
      <w:ins w:id="3965" w:author="Garrick" w:date="2020-10-02T15:09:00Z">
        <w:r w:rsidR="005E5A5B" w:rsidRPr="009802F2">
          <w:t>,</w:t>
        </w:r>
      </w:ins>
      <w:r w:rsidRPr="009802F2">
        <w:t xml:space="preserve"> </w:t>
      </w:r>
      <w:ins w:id="3966" w:author="Garrick" w:date="2020-10-02T15:10:00Z">
        <w:r w:rsidR="005E5A5B" w:rsidRPr="009802F2">
          <w:t xml:space="preserve">and </w:t>
        </w:r>
        <w:r w:rsidR="00EA6DCD" w:rsidRPr="009802F2">
          <w:t>can be seen in</w:t>
        </w:r>
      </w:ins>
      <w:del w:id="3967" w:author="Garrick" w:date="2020-10-02T15:10:00Z">
        <w:r w:rsidRPr="009802F2" w:rsidDel="008A20DE">
          <w:delText xml:space="preserve">$a_1-a_4$ </w:delText>
        </w:r>
        <w:r w:rsidRPr="009802F2">
          <w:delText xml:space="preserve">are used from </w:delText>
        </w:r>
      </w:del>
      <w:ins w:id="3968" w:author="Garrick" w:date="2020-10-02T15:10:00Z">
        <w:r w:rsidR="00EA6DCD" w:rsidRPr="009802F2">
          <w:t xml:space="preserve"> </w:t>
        </w:r>
      </w:ins>
      <w:r w:rsidRPr="009802F2">
        <w:t>the metabolic cost fit</w:t>
      </w:r>
      <w:ins w:id="3969" w:author="Garrick W Bruening" w:date="2020-07-27T19:34:00Z">
        <w:r w:rsidR="00923CB8" w:rsidRPr="009802F2">
          <w:t>s</w:t>
        </w:r>
      </w:ins>
      <w:r w:rsidRPr="009802F2">
        <w:t xml:space="preserve"> (Eq. </w:t>
      </w:r>
      <w:del w:id="3970" w:author="Garrick W Bruening" w:date="2020-07-27T20:38:00Z">
        <w:r w:rsidRPr="009802F2" w:rsidDel="00673D1D">
          <w:rPr>
            <w:rPrChange w:id="3971" w:author="Garrick W Bruening" w:date="2020-07-27T20:38:00Z">
              <w:rPr>
                <w:i w:val="0"/>
                <w:iCs w:val="0"/>
              </w:rPr>
            </w:rPrChange>
          </w:rPr>
          <w:delText>\ref{eq:met_cost_fit}</w:delText>
        </w:r>
      </w:del>
      <w:ins w:id="3972" w:author="Garrick W Bruening" w:date="2020-07-27T20:38:00Z">
        <w:r w:rsidR="00673D1D" w:rsidRPr="009802F2">
          <w:rPr>
            <w:rPrChange w:id="3973" w:author="Garrick W Bruening" w:date="2020-07-27T20:38:00Z">
              <w:rPr>
                <w:i w:val="0"/>
                <w:iCs w:val="0"/>
              </w:rPr>
            </w:rPrChange>
          </w:rPr>
          <w:fldChar w:fldCharType="begin"/>
        </w:r>
        <w:r w:rsidR="00673D1D" w:rsidRPr="009802F2">
          <w:rPr>
            <w:rPrChange w:id="3974" w:author="Garrick W Bruening" w:date="2020-07-27T20:38:00Z">
              <w:rPr>
                <w:i w:val="0"/>
                <w:iCs w:val="0"/>
              </w:rPr>
            </w:rPrChange>
          </w:rPr>
          <w:instrText xml:space="preserve"> REF _Ref46587144 \h </w:instrText>
        </w:r>
      </w:ins>
      <w:r w:rsidR="00673D1D" w:rsidRPr="009802F2">
        <w:instrText xml:space="preserve"> \* MERGEFORMAT </w:instrText>
      </w:r>
      <w:r w:rsidR="00673D1D" w:rsidRPr="009802F2">
        <w:rPr>
          <w:rPrChange w:id="3975" w:author="Garrick W Bruening" w:date="2020-07-27T20:38:00Z">
            <w:rPr/>
          </w:rPrChange>
        </w:rPr>
      </w:r>
      <w:r w:rsidR="00673D1D" w:rsidRPr="009802F2">
        <w:rPr>
          <w:rPrChange w:id="3976" w:author="Garrick W Bruening" w:date="2020-07-27T20:38:00Z">
            <w:rPr>
              <w:i w:val="0"/>
              <w:iCs w:val="0"/>
            </w:rPr>
          </w:rPrChange>
        </w:rPr>
        <w:fldChar w:fldCharType="separate"/>
      </w:r>
      <w:r w:rsidR="005B369E" w:rsidRPr="009802F2">
        <w:rPr>
          <w:noProof/>
          <w:rPrChange w:id="3977" w:author="Garrick W Bruening" w:date="2020-07-27T23:34:00Z">
            <w:rPr>
              <w:sz w:val="24"/>
              <w:szCs w:val="24"/>
            </w:rPr>
          </w:rPrChange>
        </w:rPr>
        <w:t>(</w:t>
      </w:r>
      <w:r w:rsidR="005B369E" w:rsidRPr="009802F2">
        <w:t>15</w:t>
      </w:r>
      <w:r w:rsidR="005B369E" w:rsidRPr="009802F2">
        <w:rPr>
          <w:rPrChange w:id="3978" w:author="Garrick W Bruening" w:date="2020-07-27T23:34:00Z">
            <w:rPr>
              <w:sz w:val="24"/>
              <w:szCs w:val="24"/>
            </w:rPr>
          </w:rPrChange>
        </w:rPr>
        <w:t>)</w:t>
      </w:r>
      <w:ins w:id="3979" w:author="Garrick W Bruening" w:date="2020-07-27T20:38:00Z">
        <w:r w:rsidR="00673D1D" w:rsidRPr="009802F2">
          <w:rPr>
            <w:rPrChange w:id="3980" w:author="Garrick W Bruening" w:date="2020-07-27T20:38:00Z">
              <w:rPr>
                <w:i w:val="0"/>
                <w:iCs w:val="0"/>
              </w:rPr>
            </w:rPrChange>
          </w:rPr>
          <w:fldChar w:fldCharType="end"/>
        </w:r>
      </w:ins>
      <w:r w:rsidRPr="009802F2">
        <w:t xml:space="preserve">). The new fitted parameter here is </w:t>
      </w:r>
      <m:oMath>
        <m:r>
          <w:ins w:id="3981" w:author="Garrick W Bruening" w:date="2020-07-27T20:38:00Z">
            <m:rPr>
              <m:sty m:val="p"/>
            </m:rPr>
            <w:rPr>
              <w:rFonts w:ascii="Cambria Math" w:hAnsi="Cambria Math"/>
            </w:rPr>
            <m:t>α</m:t>
          </w:ins>
        </m:r>
      </m:oMath>
      <w:del w:id="3982" w:author="Garrick W Bruening" w:date="2020-07-27T20:38:00Z">
        <w:r w:rsidRPr="009802F2" w:rsidDel="00673D1D">
          <w:delText>$\alpha$</w:delText>
        </w:r>
      </w:del>
      <w:r w:rsidRPr="009802F2">
        <w:t xml:space="preserve">, which represents the reward associated with completing the arm reaching movement. </w:t>
      </w:r>
      <w:ins w:id="3983" w:author="Garrick W Bruening" w:date="2020-07-27T19:35:00Z">
        <w:r w:rsidR="00C522E2" w:rsidRPr="009802F2">
          <w:t>Total time is split into reaction time and movement time.</w:t>
        </w:r>
      </w:ins>
      <w:ins w:id="3984" w:author="Garrick W Bruening" w:date="2020-07-27T20:32:00Z">
        <w:r w:rsidR="003A0EBC" w:rsidRPr="009802F2">
          <w:t xml:space="preserve"> The reaction time of a movement is represented by</w:t>
        </w:r>
      </w:ins>
      <w:ins w:id="3985" w:author="Garrick W Bruening" w:date="2020-07-27T19:35:00Z">
        <w:r w:rsidR="00C522E2" w:rsidRPr="009802F2">
          <w:t xml:space="preserve"> </w:t>
        </w:r>
      </w:ins>
      <m:oMath>
        <m:sSub>
          <m:sSubPr>
            <m:ctrlPr>
              <w:ins w:id="3986" w:author="Garrick W Bruening" w:date="2020-07-27T20:31:00Z">
                <w:rPr>
                  <w:rFonts w:ascii="Cambria Math" w:hAnsi="Cambria Math" w:cstheme="minorHAnsi"/>
                </w:rPr>
              </w:ins>
            </m:ctrlPr>
          </m:sSubPr>
          <m:e>
            <m:r>
              <w:ins w:id="3987" w:author="Garrick W Bruening" w:date="2020-07-27T20:31:00Z">
                <m:rPr>
                  <m:nor/>
                </m:rPr>
                <w:rPr>
                  <w:rFonts w:cstheme="minorHAnsi"/>
                  <w:rPrChange w:id="3988" w:author="Garrick W Bruening" w:date="2020-07-27T20:31:00Z">
                    <w:rPr>
                      <w:rFonts w:ascii="Cambria Math" w:hAnsi="Cambria Math"/>
                      <w:iCs w:val="0"/>
                    </w:rPr>
                  </w:rPrChange>
                </w:rPr>
                <m:t>t</m:t>
              </w:ins>
            </m:r>
          </m:e>
          <m:sub>
            <m:r>
              <w:ins w:id="3989" w:author="Garrick W Bruening" w:date="2020-07-27T20:31:00Z">
                <m:rPr>
                  <m:nor/>
                </m:rPr>
                <w:rPr>
                  <w:rFonts w:cstheme="minorHAnsi"/>
                  <w:rPrChange w:id="3990" w:author="Garrick W Bruening" w:date="2020-07-27T20:31:00Z">
                    <w:rPr>
                      <w:rFonts w:ascii="Cambria Math" w:hAnsi="Cambria Math"/>
                      <w:iCs w:val="0"/>
                    </w:rPr>
                  </w:rPrChange>
                </w:rPr>
                <m:t>r</m:t>
              </w:ins>
            </m:r>
          </m:sub>
        </m:sSub>
      </m:oMath>
      <w:del w:id="3991" w:author="Garrick W Bruening" w:date="2020-07-27T20:31:00Z">
        <w:r w:rsidRPr="009802F2" w:rsidDel="003A0EBC">
          <w:delText>$</w:delText>
        </w:r>
        <w:r w:rsidR="6E7B4FFA" w:rsidRPr="009802F2" w:rsidDel="003A0EBC">
          <w:delText>t_r</w:delText>
        </w:r>
        <w:r w:rsidRPr="009802F2" w:rsidDel="003A0EBC">
          <w:delText xml:space="preserve">$ </w:delText>
        </w:r>
      </w:del>
      <w:del w:id="3992" w:author="Garrick W Bruening" w:date="2020-07-27T20:32:00Z">
        <w:r w:rsidRPr="009802F2" w:rsidDel="003A0EBC">
          <w:delText xml:space="preserve">is </w:delText>
        </w:r>
      </w:del>
      <w:del w:id="3993" w:author="Garrick W Bruening" w:date="2020-07-27T20:31:00Z">
        <w:r w:rsidRPr="009802F2" w:rsidDel="003A0EBC">
          <w:delText xml:space="preserve">added as </w:delText>
        </w:r>
      </w:del>
      <w:del w:id="3994" w:author="Garrick W Bruening" w:date="2020-07-27T20:32:00Z">
        <w:r w:rsidRPr="009802F2" w:rsidDel="003A0EBC">
          <w:delText>the reaction time for the given mass condition</w:delText>
        </w:r>
      </w:del>
      <w:r w:rsidRPr="009802F2">
        <w:t xml:space="preserve">, </w:t>
      </w:r>
      <w:ins w:id="3995" w:author="Garrick W Bruening" w:date="2020-07-27T20:32:00Z">
        <w:r w:rsidR="003A0EBC" w:rsidRPr="009802F2">
          <w:t xml:space="preserve">and </w:t>
        </w:r>
      </w:ins>
      <m:oMath>
        <m:sSub>
          <m:sSubPr>
            <m:ctrlPr>
              <w:ins w:id="3996" w:author="Garrick W Bruening" w:date="2020-07-27T20:32:00Z">
                <w:rPr>
                  <w:rFonts w:ascii="Cambria Math" w:hAnsi="Cambria Math" w:cstheme="minorHAnsi"/>
                </w:rPr>
              </w:ins>
            </m:ctrlPr>
          </m:sSubPr>
          <m:e>
            <m:r>
              <w:ins w:id="3997" w:author="Garrick W Bruening" w:date="2020-07-27T20:32:00Z">
                <m:rPr>
                  <m:nor/>
                </m:rPr>
                <w:rPr>
                  <w:rFonts w:cstheme="minorHAnsi"/>
                  <w:rPrChange w:id="3998" w:author="Garrick W Bruening" w:date="2020-07-27T20:32:00Z">
                    <w:rPr>
                      <w:rFonts w:ascii="Cambria Math" w:hAnsi="Cambria Math"/>
                      <w:iCs w:val="0"/>
                    </w:rPr>
                  </w:rPrChange>
                </w:rPr>
                <m:t>t</m:t>
              </w:ins>
            </m:r>
          </m:e>
          <m:sub>
            <m:r>
              <w:ins w:id="3999" w:author="Garrick W Bruening" w:date="2020-07-27T20:32:00Z">
                <m:rPr>
                  <m:nor/>
                </m:rPr>
                <w:rPr>
                  <w:rFonts w:cstheme="minorHAnsi"/>
                  <w:rPrChange w:id="4000" w:author="Garrick W Bruening" w:date="2020-07-27T20:32:00Z">
                    <w:rPr>
                      <w:rFonts w:ascii="Cambria Math" w:hAnsi="Cambria Math"/>
                      <w:iCs w:val="0"/>
                    </w:rPr>
                  </w:rPrChange>
                </w:rPr>
                <m:t>m</m:t>
              </w:ins>
            </m:r>
          </m:sub>
        </m:sSub>
      </m:oMath>
      <w:del w:id="4001" w:author="Garrick W Bruening" w:date="2020-07-27T20:31:00Z">
        <w:r w:rsidRPr="009802F2" w:rsidDel="003A0EBC">
          <w:delText>$</w:delText>
        </w:r>
        <w:r w:rsidR="249EDBF8" w:rsidRPr="009802F2" w:rsidDel="003A0EBC">
          <w:delText>t_m</w:delText>
        </w:r>
        <w:r w:rsidRPr="009802F2" w:rsidDel="003A0EBC">
          <w:delText>$</w:delText>
        </w:r>
      </w:del>
      <w:r w:rsidRPr="009802F2">
        <w:t xml:space="preserve"> represents the movement duration.</w:t>
      </w:r>
      <w:ins w:id="4002" w:author="Garrick W Bruening" w:date="2020-07-27T19:43:00Z">
        <w:r w:rsidR="00BC3F00" w:rsidRPr="009802F2">
          <w:t xml:space="preserve"> </w:t>
        </w:r>
      </w:ins>
      <w:ins w:id="4003" w:author="Garrick W Bruening" w:date="2020-07-27T19:50:00Z">
        <w:r w:rsidR="00745B55" w:rsidRPr="009802F2">
          <w:t>The reaction times used from experiment 2a are 0.178</w:t>
        </w:r>
      </w:ins>
      <w:ins w:id="4004" w:author="Garrick" w:date="2020-10-02T15:11:00Z">
        <w:r w:rsidR="008976F1" w:rsidRPr="009802F2">
          <w:t xml:space="preserve"> </w:t>
        </w:r>
      </w:ins>
      <w:ins w:id="4005" w:author="Garrick W Bruening" w:date="2020-07-27T19:51:00Z">
        <w:r w:rsidR="007E1FEF" w:rsidRPr="009802F2">
          <w:rPr>
            <w:rPrChange w:id="4006" w:author="Garrick W Bruening" w:date="2020-07-27T19:53:00Z">
              <w:rPr>
                <w:rFonts w:ascii="Arial" w:hAnsi="Arial" w:cs="Arial"/>
                <w:color w:val="4D5156"/>
                <w:sz w:val="21"/>
                <w:szCs w:val="21"/>
                <w:shd w:val="clear" w:color="auto" w:fill="FFFFFF"/>
              </w:rPr>
            </w:rPrChange>
          </w:rPr>
          <w:t>±</w:t>
        </w:r>
      </w:ins>
      <w:ins w:id="4007" w:author="Garrick" w:date="2020-10-02T15:11:00Z">
        <w:r w:rsidR="008976F1" w:rsidRPr="009802F2">
          <w:t xml:space="preserve"> </w:t>
        </w:r>
      </w:ins>
      <w:ins w:id="4008" w:author="Garrick W Bruening" w:date="2020-07-27T19:52:00Z">
        <w:r w:rsidR="0021291A" w:rsidRPr="009802F2">
          <w:t>0.0</w:t>
        </w:r>
      </w:ins>
      <w:ins w:id="4009" w:author="Garrick W Bruening" w:date="2020-07-27T19:56:00Z">
        <w:r w:rsidR="005F02A7" w:rsidRPr="009802F2">
          <w:t>13</w:t>
        </w:r>
      </w:ins>
      <w:ins w:id="4010" w:author="Garrick W Bruening" w:date="2020-07-27T19:52:00Z">
        <w:r w:rsidR="0021291A" w:rsidRPr="009802F2">
          <w:t>,</w:t>
        </w:r>
      </w:ins>
      <w:ins w:id="4011" w:author="Garrick W Bruening" w:date="2020-07-27T19:50:00Z">
        <w:r w:rsidR="00745B55" w:rsidRPr="009802F2">
          <w:t xml:space="preserve"> 0.185</w:t>
        </w:r>
      </w:ins>
      <w:ins w:id="4012" w:author="Garrick" w:date="2020-10-02T15:11:00Z">
        <w:r w:rsidR="008976F1" w:rsidRPr="009802F2">
          <w:t xml:space="preserve"> </w:t>
        </w:r>
      </w:ins>
      <w:ins w:id="4013" w:author="Garrick W Bruening" w:date="2020-07-27T19:52:00Z">
        <w:r w:rsidR="0021291A" w:rsidRPr="009802F2">
          <w:t>±</w:t>
        </w:r>
      </w:ins>
      <w:ins w:id="4014" w:author="Garrick" w:date="2020-10-02T15:11:00Z">
        <w:r w:rsidR="008976F1" w:rsidRPr="009802F2">
          <w:t xml:space="preserve"> </w:t>
        </w:r>
      </w:ins>
      <w:ins w:id="4015" w:author="Garrick W Bruening" w:date="2020-07-27T19:52:00Z">
        <w:r w:rsidR="0021291A" w:rsidRPr="009802F2">
          <w:t>0.0</w:t>
        </w:r>
      </w:ins>
      <w:ins w:id="4016" w:author="Garrick W Bruening" w:date="2020-07-27T19:56:00Z">
        <w:r w:rsidR="005F02A7" w:rsidRPr="009802F2">
          <w:t>14</w:t>
        </w:r>
      </w:ins>
      <w:ins w:id="4017" w:author="Garrick W Bruening" w:date="2020-07-27T19:52:00Z">
        <w:r w:rsidR="0021291A" w:rsidRPr="009802F2">
          <w:t>,</w:t>
        </w:r>
      </w:ins>
      <w:ins w:id="4018" w:author="Garrick W Bruening" w:date="2020-07-27T19:50:00Z">
        <w:r w:rsidR="00745B55" w:rsidRPr="009802F2">
          <w:t xml:space="preserve"> 0.190</w:t>
        </w:r>
      </w:ins>
      <w:ins w:id="4019" w:author="Garrick" w:date="2020-10-02T15:11:00Z">
        <w:r w:rsidR="008976F1" w:rsidRPr="009802F2">
          <w:t xml:space="preserve"> </w:t>
        </w:r>
      </w:ins>
      <w:ins w:id="4020" w:author="Garrick W Bruening" w:date="2020-07-27T19:52:00Z">
        <w:r w:rsidR="0021291A" w:rsidRPr="009802F2">
          <w:t>±</w:t>
        </w:r>
      </w:ins>
      <w:ins w:id="4021" w:author="Garrick" w:date="2020-10-02T15:11:00Z">
        <w:r w:rsidR="008976F1" w:rsidRPr="009802F2">
          <w:t xml:space="preserve"> </w:t>
        </w:r>
      </w:ins>
      <w:ins w:id="4022" w:author="Garrick W Bruening" w:date="2020-07-27T19:52:00Z">
        <w:r w:rsidR="0021291A" w:rsidRPr="009802F2">
          <w:t>0.0</w:t>
        </w:r>
      </w:ins>
      <w:ins w:id="4023" w:author="Garrick W Bruening" w:date="2020-07-27T19:56:00Z">
        <w:r w:rsidR="005F02A7" w:rsidRPr="009802F2">
          <w:t>13</w:t>
        </w:r>
      </w:ins>
      <w:ins w:id="4024" w:author="Garrick W Bruening" w:date="2020-07-27T19:52:00Z">
        <w:r w:rsidR="0021291A" w:rsidRPr="009802F2">
          <w:t>,</w:t>
        </w:r>
      </w:ins>
      <w:ins w:id="4025" w:author="Garrick W Bruening" w:date="2020-07-27T19:50:00Z">
        <w:r w:rsidR="00745B55" w:rsidRPr="009802F2">
          <w:t xml:space="preserve"> 0.196</w:t>
        </w:r>
      </w:ins>
      <w:ins w:id="4026" w:author="Garrick" w:date="2020-10-02T15:11:00Z">
        <w:r w:rsidR="008976F1" w:rsidRPr="009802F2">
          <w:t xml:space="preserve"> </w:t>
        </w:r>
      </w:ins>
      <w:ins w:id="4027" w:author="Garrick W Bruening" w:date="2020-07-27T19:52:00Z">
        <w:r w:rsidR="0021291A" w:rsidRPr="009802F2">
          <w:t>±</w:t>
        </w:r>
      </w:ins>
      <w:ins w:id="4028" w:author="Garrick" w:date="2020-10-02T15:11:00Z">
        <w:r w:rsidR="008976F1" w:rsidRPr="009802F2">
          <w:t xml:space="preserve"> </w:t>
        </w:r>
      </w:ins>
      <w:ins w:id="4029" w:author="Garrick W Bruening" w:date="2020-07-27T19:52:00Z">
        <w:r w:rsidR="0021291A" w:rsidRPr="009802F2">
          <w:t>0.0</w:t>
        </w:r>
      </w:ins>
      <w:ins w:id="4030" w:author="Garrick W Bruening" w:date="2020-07-27T19:56:00Z">
        <w:r w:rsidR="005F02A7" w:rsidRPr="009802F2">
          <w:t>13</w:t>
        </w:r>
      </w:ins>
      <w:ins w:id="4031" w:author="Garrick W Bruening" w:date="2020-07-27T19:53:00Z">
        <w:r w:rsidR="006C74D7" w:rsidRPr="009802F2">
          <w:t xml:space="preserve"> for</w:t>
        </w:r>
        <w:r w:rsidR="0021291A" w:rsidRPr="009802F2">
          <w:t xml:space="preserve"> </w:t>
        </w:r>
        <w:r w:rsidR="006C74D7" w:rsidRPr="009802F2">
          <w:t xml:space="preserve">2.47kg, 3.80 kg, 4.70 kg, 6.10 </w:t>
        </w:r>
        <w:proofErr w:type="gramStart"/>
        <w:r w:rsidR="006C74D7" w:rsidRPr="009802F2">
          <w:t>kg</w:t>
        </w:r>
        <w:proofErr w:type="gramEnd"/>
        <w:r w:rsidR="006C74D7" w:rsidRPr="009802F2">
          <w:t xml:space="preserve"> respectively.</w:t>
        </w:r>
      </w:ins>
      <w:ins w:id="4032" w:author="Garrick W Bruening" w:date="2020-07-27T19:54:00Z">
        <w:r w:rsidR="00AF16FF" w:rsidRPr="009802F2">
          <w:t xml:space="preserve"> Experiment 2b reaction times were 0.205</w:t>
        </w:r>
      </w:ins>
      <w:ins w:id="4033" w:author="Garrick" w:date="2020-10-02T15:11:00Z">
        <w:r w:rsidR="008976F1" w:rsidRPr="009802F2">
          <w:t xml:space="preserve"> </w:t>
        </w:r>
      </w:ins>
      <w:ins w:id="4034" w:author="Garrick W Bruening" w:date="2020-07-27T19:54:00Z">
        <w:r w:rsidR="00AF16FF" w:rsidRPr="009802F2">
          <w:t>±</w:t>
        </w:r>
      </w:ins>
      <w:ins w:id="4035" w:author="Garrick" w:date="2020-10-02T15:11:00Z">
        <w:r w:rsidR="008976F1" w:rsidRPr="009802F2">
          <w:t xml:space="preserve"> </w:t>
        </w:r>
      </w:ins>
      <w:ins w:id="4036" w:author="Garrick W Bruening" w:date="2020-07-27T19:54:00Z">
        <w:r w:rsidR="009C3F6C" w:rsidRPr="009802F2">
          <w:t>0.01</w:t>
        </w:r>
      </w:ins>
      <w:ins w:id="4037" w:author="Garrick W Bruening" w:date="2020-07-27T19:57:00Z">
        <w:r w:rsidR="00900A6F" w:rsidRPr="009802F2">
          <w:t>3</w:t>
        </w:r>
      </w:ins>
      <w:ins w:id="4038" w:author="Garrick W Bruening" w:date="2020-07-27T19:54:00Z">
        <w:r w:rsidR="009C3F6C" w:rsidRPr="009802F2">
          <w:t>,</w:t>
        </w:r>
        <w:r w:rsidR="00AF16FF" w:rsidRPr="009802F2">
          <w:t xml:space="preserve"> 0.215</w:t>
        </w:r>
      </w:ins>
      <w:ins w:id="4039" w:author="Garrick" w:date="2020-10-02T15:11:00Z">
        <w:r w:rsidR="008976F1" w:rsidRPr="009802F2">
          <w:t xml:space="preserve"> </w:t>
        </w:r>
      </w:ins>
      <w:ins w:id="4040" w:author="Garrick W Bruening" w:date="2020-07-27T19:55:00Z">
        <w:r w:rsidR="009C3F6C" w:rsidRPr="009802F2">
          <w:t>±</w:t>
        </w:r>
      </w:ins>
      <w:ins w:id="4041" w:author="Garrick" w:date="2020-10-02T15:11:00Z">
        <w:r w:rsidR="008976F1" w:rsidRPr="009802F2">
          <w:t xml:space="preserve"> </w:t>
        </w:r>
      </w:ins>
      <w:ins w:id="4042" w:author="Garrick W Bruening" w:date="2020-07-27T19:55:00Z">
        <w:r w:rsidR="009C3F6C" w:rsidRPr="009802F2">
          <w:t>0.01</w:t>
        </w:r>
      </w:ins>
      <w:ins w:id="4043" w:author="Garrick W Bruening" w:date="2020-07-27T19:57:00Z">
        <w:r w:rsidR="00900A6F" w:rsidRPr="009802F2">
          <w:t>3</w:t>
        </w:r>
      </w:ins>
      <w:ins w:id="4044" w:author="Garrick W Bruening" w:date="2020-07-27T19:55:00Z">
        <w:r w:rsidR="009C3F6C" w:rsidRPr="009802F2">
          <w:t>,</w:t>
        </w:r>
      </w:ins>
      <w:ins w:id="4045" w:author="Garrick W Bruening" w:date="2020-07-27T19:54:00Z">
        <w:r w:rsidR="00AF16FF" w:rsidRPr="009802F2">
          <w:t xml:space="preserve"> 0.219</w:t>
        </w:r>
      </w:ins>
      <w:ins w:id="4046" w:author="Garrick" w:date="2020-10-02T15:11:00Z">
        <w:r w:rsidR="008976F1" w:rsidRPr="009802F2">
          <w:t xml:space="preserve"> </w:t>
        </w:r>
      </w:ins>
      <w:ins w:id="4047" w:author="Garrick W Bruening" w:date="2020-07-27T19:55:00Z">
        <w:r w:rsidR="009C3F6C" w:rsidRPr="009802F2">
          <w:t>±</w:t>
        </w:r>
      </w:ins>
      <w:ins w:id="4048" w:author="Garrick" w:date="2020-10-02T15:11:00Z">
        <w:r w:rsidR="008976F1" w:rsidRPr="009802F2">
          <w:t xml:space="preserve"> </w:t>
        </w:r>
      </w:ins>
      <w:ins w:id="4049" w:author="Garrick W Bruening" w:date="2020-07-27T19:55:00Z">
        <w:r w:rsidR="009C3F6C" w:rsidRPr="009802F2">
          <w:t>0.01</w:t>
        </w:r>
      </w:ins>
      <w:ins w:id="4050" w:author="Garrick W Bruening" w:date="2020-07-27T19:57:00Z">
        <w:r w:rsidR="00900A6F" w:rsidRPr="009802F2">
          <w:t>3</w:t>
        </w:r>
      </w:ins>
      <w:ins w:id="4051" w:author="Garrick W Bruening" w:date="2020-07-27T19:55:00Z">
        <w:r w:rsidR="009C3F6C" w:rsidRPr="009802F2">
          <w:t>,</w:t>
        </w:r>
      </w:ins>
      <w:ins w:id="4052" w:author="Garrick W Bruening" w:date="2020-07-27T19:54:00Z">
        <w:r w:rsidR="00AF16FF" w:rsidRPr="009802F2">
          <w:t xml:space="preserve"> 0.229</w:t>
        </w:r>
      </w:ins>
      <w:ins w:id="4053" w:author="Garrick" w:date="2020-10-02T15:11:00Z">
        <w:r w:rsidR="008976F1" w:rsidRPr="009802F2">
          <w:t xml:space="preserve"> </w:t>
        </w:r>
      </w:ins>
      <w:ins w:id="4054" w:author="Garrick W Bruening" w:date="2020-07-27T19:55:00Z">
        <w:r w:rsidR="009C3F6C" w:rsidRPr="009802F2">
          <w:t>±</w:t>
        </w:r>
      </w:ins>
      <w:ins w:id="4055" w:author="Garrick" w:date="2020-10-02T15:11:00Z">
        <w:r w:rsidR="008976F1" w:rsidRPr="009802F2">
          <w:t xml:space="preserve"> </w:t>
        </w:r>
      </w:ins>
      <w:ins w:id="4056" w:author="Garrick W Bruening" w:date="2020-07-27T19:55:00Z">
        <w:r w:rsidR="00B13A25" w:rsidRPr="009802F2">
          <w:t>0.01</w:t>
        </w:r>
      </w:ins>
      <w:ins w:id="4057" w:author="Garrick W Bruening" w:date="2020-07-27T19:57:00Z">
        <w:r w:rsidR="00900A6F" w:rsidRPr="009802F2">
          <w:t>3</w:t>
        </w:r>
      </w:ins>
      <w:ins w:id="4058" w:author="Garrick W Bruening" w:date="2020-07-27T19:55:00Z">
        <w:r w:rsidR="00B13A25" w:rsidRPr="009802F2">
          <w:t xml:space="preserve">. </w:t>
        </w:r>
      </w:ins>
      <w:ins w:id="4059" w:author="Garrick W Bruening" w:date="2020-07-27T19:56:00Z">
        <w:r w:rsidR="00B13A25" w:rsidRPr="009802F2">
          <w:t xml:space="preserve">Experiment 2c reaction times were </w:t>
        </w:r>
      </w:ins>
      <w:ins w:id="4060" w:author="Garrick W Bruening" w:date="2020-07-27T19:57:00Z">
        <w:r w:rsidR="0092290A" w:rsidRPr="009802F2">
          <w:t>0.199</w:t>
        </w:r>
      </w:ins>
      <w:ins w:id="4061" w:author="Garrick" w:date="2020-10-02T15:11:00Z">
        <w:r w:rsidR="008976F1" w:rsidRPr="009802F2">
          <w:t xml:space="preserve"> </w:t>
        </w:r>
      </w:ins>
      <w:ins w:id="4062" w:author="Garrick W Bruening" w:date="2020-07-27T19:56:00Z">
        <w:r w:rsidR="00B13A25" w:rsidRPr="009802F2">
          <w:t>±</w:t>
        </w:r>
      </w:ins>
      <w:ins w:id="4063" w:author="Garrick" w:date="2020-10-02T15:11:00Z">
        <w:r w:rsidR="008976F1" w:rsidRPr="009802F2">
          <w:t xml:space="preserve"> </w:t>
        </w:r>
      </w:ins>
      <w:ins w:id="4064" w:author="Garrick W Bruening" w:date="2020-07-27T19:56:00Z">
        <w:r w:rsidR="00B13A25" w:rsidRPr="009802F2">
          <w:t>0.0</w:t>
        </w:r>
      </w:ins>
      <w:ins w:id="4065" w:author="Garrick W Bruening" w:date="2020-07-27T19:58:00Z">
        <w:r w:rsidR="00CC515F" w:rsidRPr="009802F2">
          <w:t>12</w:t>
        </w:r>
      </w:ins>
      <w:ins w:id="4066" w:author="Garrick W Bruening" w:date="2020-07-27T19:56:00Z">
        <w:r w:rsidR="00B13A25" w:rsidRPr="009802F2">
          <w:t xml:space="preserve">, </w:t>
        </w:r>
      </w:ins>
      <w:ins w:id="4067" w:author="Garrick W Bruening" w:date="2020-07-27T19:57:00Z">
        <w:r w:rsidR="00CC515F" w:rsidRPr="009802F2">
          <w:t>0.20</w:t>
        </w:r>
      </w:ins>
      <w:ins w:id="4068" w:author="Garrick W Bruening" w:date="2020-07-27T19:58:00Z">
        <w:r w:rsidR="00CC515F" w:rsidRPr="009802F2">
          <w:t>8</w:t>
        </w:r>
      </w:ins>
      <w:ins w:id="4069" w:author="Garrick" w:date="2020-10-02T15:11:00Z">
        <w:r w:rsidR="008976F1" w:rsidRPr="009802F2">
          <w:t xml:space="preserve"> </w:t>
        </w:r>
      </w:ins>
      <w:ins w:id="4070" w:author="Garrick W Bruening" w:date="2020-07-27T19:56:00Z">
        <w:r w:rsidR="00B13A25" w:rsidRPr="009802F2">
          <w:t>±</w:t>
        </w:r>
      </w:ins>
      <w:ins w:id="4071" w:author="Garrick" w:date="2020-10-02T15:11:00Z">
        <w:r w:rsidR="008976F1" w:rsidRPr="009802F2">
          <w:t xml:space="preserve"> </w:t>
        </w:r>
      </w:ins>
      <w:ins w:id="4072" w:author="Garrick W Bruening" w:date="2020-07-27T19:56:00Z">
        <w:r w:rsidR="00B13A25" w:rsidRPr="009802F2">
          <w:t>0.0</w:t>
        </w:r>
      </w:ins>
      <w:ins w:id="4073" w:author="Garrick W Bruening" w:date="2020-07-27T19:58:00Z">
        <w:r w:rsidR="00B54034" w:rsidRPr="009802F2">
          <w:t>11</w:t>
        </w:r>
      </w:ins>
      <w:ins w:id="4074" w:author="Garrick W Bruening" w:date="2020-07-27T19:56:00Z">
        <w:r w:rsidR="00B13A25" w:rsidRPr="009802F2">
          <w:t xml:space="preserve">, </w:t>
        </w:r>
      </w:ins>
      <w:ins w:id="4075" w:author="Garrick W Bruening" w:date="2020-07-27T19:58:00Z">
        <w:r w:rsidR="00CC515F" w:rsidRPr="009802F2">
          <w:t>0.213</w:t>
        </w:r>
      </w:ins>
      <w:ins w:id="4076" w:author="Garrick" w:date="2020-10-02T15:11:00Z">
        <w:r w:rsidR="008976F1" w:rsidRPr="009802F2">
          <w:t xml:space="preserve"> </w:t>
        </w:r>
      </w:ins>
      <w:ins w:id="4077" w:author="Garrick W Bruening" w:date="2020-07-27T19:56:00Z">
        <w:r w:rsidR="00B13A25" w:rsidRPr="009802F2">
          <w:t>±</w:t>
        </w:r>
      </w:ins>
      <w:ins w:id="4078" w:author="Garrick" w:date="2020-10-02T15:11:00Z">
        <w:r w:rsidR="008976F1" w:rsidRPr="009802F2">
          <w:t xml:space="preserve"> </w:t>
        </w:r>
      </w:ins>
      <w:ins w:id="4079" w:author="Garrick W Bruening" w:date="2020-07-27T19:56:00Z">
        <w:r w:rsidR="00B13A25" w:rsidRPr="009802F2">
          <w:t>0.0</w:t>
        </w:r>
      </w:ins>
      <w:ins w:id="4080" w:author="Garrick W Bruening" w:date="2020-07-27T19:58:00Z">
        <w:r w:rsidR="00B54034" w:rsidRPr="009802F2">
          <w:t>12</w:t>
        </w:r>
      </w:ins>
      <w:ins w:id="4081" w:author="Garrick W Bruening" w:date="2020-07-27T19:56:00Z">
        <w:r w:rsidR="00B13A25" w:rsidRPr="009802F2">
          <w:t xml:space="preserve">, </w:t>
        </w:r>
      </w:ins>
      <w:ins w:id="4082" w:author="Garrick W Bruening" w:date="2020-07-27T19:58:00Z">
        <w:r w:rsidR="00CC515F" w:rsidRPr="009802F2">
          <w:t>0.216</w:t>
        </w:r>
      </w:ins>
      <w:ins w:id="4083" w:author="Garrick" w:date="2020-10-02T15:11:00Z">
        <w:r w:rsidR="008976F1" w:rsidRPr="009802F2">
          <w:t xml:space="preserve"> </w:t>
        </w:r>
      </w:ins>
      <w:ins w:id="4084" w:author="Garrick W Bruening" w:date="2020-07-27T19:56:00Z">
        <w:r w:rsidR="00B13A25" w:rsidRPr="009802F2">
          <w:t>±</w:t>
        </w:r>
      </w:ins>
      <w:ins w:id="4085" w:author="Garrick" w:date="2020-10-02T15:11:00Z">
        <w:r w:rsidR="008976F1" w:rsidRPr="009802F2">
          <w:t xml:space="preserve"> </w:t>
        </w:r>
      </w:ins>
      <w:ins w:id="4086" w:author="Garrick W Bruening" w:date="2020-07-27T19:56:00Z">
        <w:r w:rsidR="00B13A25" w:rsidRPr="009802F2">
          <w:t>0.0</w:t>
        </w:r>
      </w:ins>
      <w:ins w:id="4087" w:author="Garrick W Bruening" w:date="2020-07-27T19:58:00Z">
        <w:r w:rsidR="00B54034" w:rsidRPr="009802F2">
          <w:t>12</w:t>
        </w:r>
      </w:ins>
      <w:ins w:id="4088" w:author="Garrick W Bruening" w:date="2020-07-27T19:56:00Z">
        <w:r w:rsidR="00B13A25" w:rsidRPr="009802F2">
          <w:t xml:space="preserve">. </w:t>
        </w:r>
      </w:ins>
      <w:del w:id="4089" w:author="Garrick W Bruening" w:date="2020-07-27T19:43:00Z">
        <w:r w:rsidRPr="009802F2" w:rsidDel="00BC3F00">
          <w:delText xml:space="preserve"> </w:delText>
        </w:r>
      </w:del>
      <w:del w:id="4090" w:author="Garrick W Bruening" w:date="2020-07-27T19:59:00Z">
        <w:r w:rsidRPr="009802F2" w:rsidDel="00A556D1">
          <w:delText>W</w:delText>
        </w:r>
      </w:del>
      <w:ins w:id="4091" w:author="Garrick W Bruening" w:date="2020-07-27T19:59:00Z">
        <w:r w:rsidR="00A556D1" w:rsidRPr="009802F2">
          <w:t>W</w:t>
        </w:r>
      </w:ins>
      <w:r w:rsidRPr="009802F2">
        <w:t xml:space="preserve">e scale </w:t>
      </w:r>
      <m:oMath>
        <m:r>
          <m:rPr>
            <m:sty m:val="p"/>
          </m:rPr>
          <w:rPr>
            <w:rFonts w:ascii="Cambria Math" w:hAnsi="Cambria Math"/>
          </w:rPr>
          <m:t>α</m:t>
        </m:r>
      </m:oMath>
      <w:del w:id="4092" w:author="Garrick W Bruening" w:date="2020-07-27T20:32:00Z">
        <w:r w:rsidRPr="009802F2" w:rsidDel="003A0EBC">
          <w:delText>$\alpha$</w:delText>
        </w:r>
      </w:del>
      <w:r w:rsidRPr="009802F2">
        <w:t xml:space="preserve"> by the probability of stopping within the target given the movement duration and mass.</w:t>
      </w:r>
      <w:ins w:id="4093" w:author="Garrick W Bruening" w:date="2020-07-27T19:59:00Z">
        <w:r w:rsidR="00A556D1" w:rsidRPr="009802F2">
          <w:t xml:space="preserve"> The full utility model is shown in equation </w:t>
        </w:r>
        <w:r w:rsidR="00A556D1" w:rsidRPr="009802F2">
          <w:fldChar w:fldCharType="begin"/>
        </w:r>
        <w:r w:rsidR="00A556D1" w:rsidRPr="009802F2">
          <w:instrText xml:space="preserve"> REF _Ref46772411 \h </w:instrText>
        </w:r>
      </w:ins>
      <w:r w:rsidR="00A556D1" w:rsidRPr="009802F2">
        <w:rPr>
          <w:rPrChange w:id="4094" w:author="Garrick W Bruening" w:date="2020-07-27T20:00:00Z">
            <w:rPr/>
          </w:rPrChange>
        </w:rPr>
        <w:instrText xml:space="preserve"> \* MERGEFORMAT </w:instrText>
      </w:r>
      <w:r w:rsidR="00A556D1" w:rsidRPr="009802F2">
        <w:fldChar w:fldCharType="separate"/>
      </w:r>
      <w:ins w:id="4095" w:author="Garrick W Bruening" w:date="2020-07-27T19:44:00Z">
        <w:r w:rsidR="005B369E" w:rsidRPr="009802F2">
          <w:rPr>
            <w:noProof/>
            <w:rPrChange w:id="4096" w:author="Garrick W Bruening" w:date="2020-07-27T19:44:00Z">
              <w:rPr>
                <w:i w:val="0"/>
                <w:iCs w:val="0"/>
              </w:rPr>
            </w:rPrChange>
          </w:rPr>
          <w:t>(</w:t>
        </w:r>
      </w:ins>
      <w:r w:rsidR="005B369E" w:rsidRPr="009802F2">
        <w:rPr>
          <w:noProof/>
        </w:rPr>
        <w:t>17</w:t>
      </w:r>
      <w:ins w:id="4097" w:author="Garrick W Bruening" w:date="2020-07-27T19:44:00Z">
        <w:r w:rsidR="005B369E" w:rsidRPr="009802F2">
          <w:rPr>
            <w:rPrChange w:id="4098" w:author="Garrick W Bruening" w:date="2020-07-27T19:44:00Z">
              <w:rPr>
                <w:i w:val="0"/>
                <w:iCs w:val="0"/>
              </w:rPr>
            </w:rPrChange>
          </w:rPr>
          <w:t>)</w:t>
        </w:r>
      </w:ins>
      <w:ins w:id="4099" w:author="Garrick W Bruening" w:date="2020-07-27T19:59:00Z">
        <w:r w:rsidR="00A556D1" w:rsidRPr="009802F2">
          <w:fldChar w:fldCharType="end"/>
        </w:r>
      </w:ins>
      <w:ins w:id="4100" w:author="Garrick W Bruening" w:date="2020-07-27T20:00:00Z">
        <w:r w:rsidR="00A556D1" w:rsidRPr="009802F2">
          <w:t>.</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BC3F00" w:rsidRPr="009802F2" w14:paraId="14594C35" w14:textId="77777777" w:rsidTr="004A23D7">
        <w:trPr>
          <w:ins w:id="4101" w:author="Garrick W Bruening" w:date="2020-07-27T19:43:00Z"/>
        </w:trPr>
        <w:tc>
          <w:tcPr>
            <w:tcW w:w="500" w:type="pct"/>
          </w:tcPr>
          <w:p w14:paraId="3D2E7CF5" w14:textId="77777777" w:rsidR="00BC3F00" w:rsidRPr="009802F2" w:rsidRDefault="00BC3F00" w:rsidP="002B76E7">
            <w:pPr>
              <w:rPr>
                <w:ins w:id="4102" w:author="Garrick W Bruening" w:date="2020-07-27T19:43:00Z"/>
              </w:rPr>
            </w:pPr>
          </w:p>
        </w:tc>
        <w:tc>
          <w:tcPr>
            <w:tcW w:w="4000" w:type="pct"/>
            <w:vAlign w:val="center"/>
          </w:tcPr>
          <w:p w14:paraId="3B7C9FC4" w14:textId="18FA984E" w:rsidR="00BC3F00" w:rsidRPr="009802F2" w:rsidRDefault="002E6FCC" w:rsidP="002B76E7">
            <w:pPr>
              <w:jc w:val="center"/>
              <w:rPr>
                <w:ins w:id="4103" w:author="Garrick W Bruening" w:date="2020-07-27T19:43:00Z"/>
                <w:rFonts w:cstheme="minorHAnsi"/>
              </w:rPr>
            </w:pPr>
            <m:oMathPara>
              <m:oMathParaPr>
                <m:jc m:val="center"/>
              </m:oMathParaPr>
              <m:oMath>
                <m:m>
                  <m:mPr>
                    <m:mcs>
                      <m:mc>
                        <m:mcPr>
                          <m:count m:val="1"/>
                          <m:mcJc m:val="left"/>
                        </m:mcPr>
                      </m:mc>
                    </m:mcs>
                    <m:ctrlPr>
                      <w:ins w:id="4104" w:author="Garrick W Bruening" w:date="2020-07-27T19:43:00Z">
                        <w:rPr>
                          <w:rFonts w:ascii="Cambria Math" w:hAnsi="Cambria Math"/>
                        </w:rPr>
                      </w:ins>
                    </m:ctrlPr>
                  </m:mPr>
                  <m:mr>
                    <m:e>
                      <m:r>
                        <w:ins w:id="4105" w:author="Garrick W Bruening" w:date="2020-07-27T19:43:00Z">
                          <m:rPr>
                            <m:nor/>
                          </m:rPr>
                          <w:rPr>
                            <w:rFonts w:cstheme="minorHAnsi"/>
                          </w:rPr>
                          <m:t xml:space="preserve">J = </m:t>
                        </w:ins>
                      </m:r>
                      <m:f>
                        <m:fPr>
                          <m:ctrlPr>
                            <w:ins w:id="4106" w:author="Garrick W Bruening" w:date="2020-07-27T19:43:00Z">
                              <w:rPr>
                                <w:rFonts w:ascii="Cambria Math" w:hAnsi="Cambria Math"/>
                              </w:rPr>
                            </w:ins>
                          </m:ctrlPr>
                        </m:fPr>
                        <m:num>
                          <m:r>
                            <w:ins w:id="4107" w:author="Garrick W Bruening" w:date="2020-07-27T19:43:00Z">
                              <m:rPr>
                                <m:nor/>
                              </m:rPr>
                              <w:rPr>
                                <w:rFonts w:cstheme="minorHAnsi"/>
                              </w:rPr>
                              <m:t>αP</m:t>
                            </w:ins>
                          </m:r>
                          <m:d>
                            <m:dPr>
                              <m:ctrlPr>
                                <w:ins w:id="4108" w:author="Garrick W Bruening" w:date="2020-07-27T19:43:00Z">
                                  <w:rPr>
                                    <w:rFonts w:ascii="Cambria Math" w:hAnsi="Cambria Math"/>
                                  </w:rPr>
                                </w:ins>
                              </m:ctrlPr>
                            </m:dPr>
                            <m:e>
                              <m:r>
                                <w:ins w:id="4109" w:author="Garrick W Bruening" w:date="2020-07-27T19:43:00Z">
                                  <m:rPr>
                                    <m:nor/>
                                  </m:rPr>
                                  <w:rPr>
                                    <w:rFonts w:cstheme="minorHAnsi"/>
                                  </w:rPr>
                                  <m:t>α</m:t>
                                </w:ins>
                              </m:r>
                            </m:e>
                            <m:e>
                              <m:sSub>
                                <m:sSubPr>
                                  <m:ctrlPr>
                                    <w:ins w:id="4110" w:author="Garrick W Bruening" w:date="2020-07-27T19:43:00Z">
                                      <w:rPr>
                                        <w:rFonts w:ascii="Cambria Math" w:hAnsi="Cambria Math"/>
                                      </w:rPr>
                                    </w:ins>
                                  </m:ctrlPr>
                                </m:sSubPr>
                                <m:e>
                                  <m:r>
                                    <w:ins w:id="4111" w:author="Garrick W Bruening" w:date="2020-07-27T19:43:00Z">
                                      <m:rPr>
                                        <m:nor/>
                                      </m:rPr>
                                      <w:rPr>
                                        <w:rFonts w:cstheme="minorHAnsi"/>
                                      </w:rPr>
                                      <m:t>t</m:t>
                                    </w:ins>
                                  </m:r>
                                </m:e>
                                <m:sub>
                                  <m:r>
                                    <w:ins w:id="4112" w:author="Garrick W Bruening" w:date="2020-07-27T19:43:00Z">
                                      <m:rPr>
                                        <m:nor/>
                                      </m:rPr>
                                      <w:rPr>
                                        <w:rFonts w:cstheme="minorHAnsi"/>
                                      </w:rPr>
                                      <m:t>m</m:t>
                                    </w:ins>
                                  </m:r>
                                </m:sub>
                              </m:sSub>
                              <m:r>
                                <w:ins w:id="4113" w:author="Garrick W Bruening" w:date="2020-07-27T19:43:00Z">
                                  <m:rPr>
                                    <m:nor/>
                                  </m:rPr>
                                  <w:rPr>
                                    <w:rFonts w:cstheme="minorHAnsi"/>
                                  </w:rPr>
                                  <m:t>,m</m:t>
                                </w:ins>
                              </m:r>
                            </m:e>
                          </m:d>
                          <m:r>
                            <w:ins w:id="4114" w:author="Garrick W Bruening" w:date="2020-07-27T19:43:00Z">
                              <m:rPr>
                                <m:nor/>
                              </m:rPr>
                              <w:rPr>
                                <w:rFonts w:cstheme="minorHAnsi"/>
                              </w:rPr>
                              <m:t>-</m:t>
                            </w:ins>
                          </m:r>
                          <m:sSub>
                            <m:sSubPr>
                              <m:ctrlPr>
                                <w:ins w:id="4115" w:author="Garrick W Bruening" w:date="2020-07-27T19:43:00Z">
                                  <w:rPr>
                                    <w:rFonts w:ascii="Cambria Math" w:hAnsi="Cambria Math"/>
                                  </w:rPr>
                                </w:ins>
                              </m:ctrlPr>
                            </m:sSubPr>
                            <m:e>
                              <m:r>
                                <w:ins w:id="4116" w:author="Garrick W Bruening" w:date="2020-07-27T19:43:00Z">
                                  <m:rPr>
                                    <m:nor/>
                                  </m:rPr>
                                  <w:rPr>
                                    <w:rFonts w:cstheme="minorHAnsi"/>
                                  </w:rPr>
                                  <m:t>e</m:t>
                                </w:ins>
                              </m:r>
                            </m:e>
                            <m:sub>
                              <m:r>
                                <w:ins w:id="4117" w:author="Garrick W Bruening" w:date="2020-07-27T19:43:00Z">
                                  <m:rPr>
                                    <m:nor/>
                                  </m:rPr>
                                  <w:rPr>
                                    <w:rFonts w:cstheme="minorHAnsi"/>
                                  </w:rPr>
                                  <m:t>r</m:t>
                                </w:ins>
                              </m:r>
                            </m:sub>
                          </m:sSub>
                          <m:r>
                            <w:ins w:id="4118" w:author="Garrick W Bruening" w:date="2020-07-27T19:43:00Z">
                              <m:rPr>
                                <m:nor/>
                              </m:rPr>
                              <w:rPr>
                                <w:rFonts w:cstheme="minorHAnsi"/>
                              </w:rPr>
                              <m:t>-</m:t>
                            </w:ins>
                          </m:r>
                          <m:sSub>
                            <m:sSubPr>
                              <m:ctrlPr>
                                <w:ins w:id="4119" w:author="Garrick W Bruening" w:date="2020-07-27T19:43:00Z">
                                  <w:rPr>
                                    <w:rFonts w:ascii="Cambria Math" w:hAnsi="Cambria Math"/>
                                  </w:rPr>
                                </w:ins>
                              </m:ctrlPr>
                            </m:sSubPr>
                            <m:e>
                              <m:r>
                                <w:ins w:id="4120" w:author="Garrick W Bruening" w:date="2020-07-27T19:43:00Z">
                                  <m:rPr>
                                    <m:nor/>
                                  </m:rPr>
                                  <w:rPr>
                                    <w:rFonts w:cstheme="minorHAnsi"/>
                                  </w:rPr>
                                  <m:t>e</m:t>
                                </w:ins>
                              </m:r>
                            </m:e>
                            <m:sub>
                              <m:r>
                                <w:ins w:id="4121" w:author="Garrick W Bruening" w:date="2020-07-27T19:43:00Z">
                                  <m:rPr>
                                    <m:nor/>
                                  </m:rPr>
                                  <w:rPr>
                                    <w:rFonts w:cstheme="minorHAnsi"/>
                                  </w:rPr>
                                  <m:t>m</m:t>
                                </w:ins>
                              </m:r>
                            </m:sub>
                          </m:sSub>
                        </m:num>
                        <m:den>
                          <m:sSub>
                            <m:sSubPr>
                              <m:ctrlPr>
                                <w:ins w:id="4122" w:author="Garrick W Bruening" w:date="2020-07-27T19:43:00Z">
                                  <w:rPr>
                                    <w:rFonts w:ascii="Cambria Math" w:hAnsi="Cambria Math"/>
                                  </w:rPr>
                                </w:ins>
                              </m:ctrlPr>
                            </m:sSubPr>
                            <m:e>
                              <m:r>
                                <w:ins w:id="4123" w:author="Garrick W Bruening" w:date="2020-07-27T19:43:00Z">
                                  <m:rPr>
                                    <m:nor/>
                                  </m:rPr>
                                  <w:rPr>
                                    <w:rFonts w:cstheme="minorHAnsi"/>
                                  </w:rPr>
                                  <m:t>t</m:t>
                                </w:ins>
                              </m:r>
                            </m:e>
                            <m:sub>
                              <m:r>
                                <w:ins w:id="4124" w:author="Garrick W Bruening" w:date="2020-07-27T19:43:00Z">
                                  <m:rPr>
                                    <m:nor/>
                                  </m:rPr>
                                  <w:rPr>
                                    <w:rFonts w:cstheme="minorHAnsi"/>
                                  </w:rPr>
                                  <m:t>r</m:t>
                                </w:ins>
                              </m:r>
                            </m:sub>
                          </m:sSub>
                          <m:r>
                            <w:ins w:id="4125" w:author="Garrick W Bruening" w:date="2020-07-27T19:43:00Z">
                              <m:rPr>
                                <m:nor/>
                              </m:rPr>
                              <w:rPr>
                                <w:rFonts w:cstheme="minorHAnsi"/>
                              </w:rPr>
                              <m:t>+</m:t>
                            </w:ins>
                          </m:r>
                          <m:sSub>
                            <m:sSubPr>
                              <m:ctrlPr>
                                <w:ins w:id="4126" w:author="Garrick W Bruening" w:date="2020-07-27T19:43:00Z">
                                  <w:rPr>
                                    <w:rFonts w:ascii="Cambria Math" w:hAnsi="Cambria Math"/>
                                  </w:rPr>
                                </w:ins>
                              </m:ctrlPr>
                            </m:sSubPr>
                            <m:e>
                              <m:r>
                                <w:ins w:id="4127" w:author="Garrick W Bruening" w:date="2020-07-27T19:43:00Z">
                                  <m:rPr>
                                    <m:nor/>
                                  </m:rPr>
                                  <w:rPr>
                                    <w:rFonts w:cstheme="minorHAnsi"/>
                                  </w:rPr>
                                  <m:t>t</m:t>
                                </w:ins>
                              </m:r>
                            </m:e>
                            <m:sub>
                              <m:r>
                                <w:ins w:id="4128" w:author="Garrick W Bruening" w:date="2020-07-27T19:43:00Z">
                                  <m:rPr>
                                    <m:nor/>
                                  </m:rPr>
                                  <w:rPr>
                                    <w:rFonts w:cstheme="minorHAnsi"/>
                                  </w:rPr>
                                  <m:t>m</m:t>
                                </w:ins>
                              </m:r>
                            </m:sub>
                          </m:sSub>
                        </m:den>
                      </m:f>
                    </m:e>
                  </m:mr>
                  <m:mr>
                    <m:e>
                      <m:sSub>
                        <m:sSubPr>
                          <m:ctrlPr>
                            <w:ins w:id="4129" w:author="Garrick W Bruening" w:date="2020-07-27T19:43:00Z">
                              <w:rPr>
                                <w:rFonts w:ascii="Cambria Math" w:hAnsi="Cambria Math"/>
                              </w:rPr>
                            </w:ins>
                          </m:ctrlPr>
                        </m:sSubPr>
                        <m:e>
                          <m:r>
                            <w:ins w:id="4130" w:author="Garrick W Bruening" w:date="2020-07-27T19:43:00Z">
                              <m:rPr>
                                <m:nor/>
                              </m:rPr>
                              <w:rPr>
                                <w:rFonts w:cstheme="minorHAnsi"/>
                              </w:rPr>
                              <m:t>e</m:t>
                            </w:ins>
                          </m:r>
                        </m:e>
                        <m:sub>
                          <m:r>
                            <w:ins w:id="4131" w:author="Garrick W Bruening" w:date="2020-07-27T19:43:00Z">
                              <m:rPr>
                                <m:nor/>
                              </m:rPr>
                              <w:rPr>
                                <w:rFonts w:cstheme="minorHAnsi"/>
                              </w:rPr>
                              <m:t>r</m:t>
                            </w:ins>
                          </m:r>
                        </m:sub>
                      </m:sSub>
                      <m:r>
                        <w:ins w:id="4132" w:author="Garrick W Bruening" w:date="2020-07-27T19:43:00Z">
                          <m:rPr>
                            <m:nor/>
                          </m:rPr>
                          <w:rPr>
                            <w:rFonts w:cstheme="minorHAnsi"/>
                          </w:rPr>
                          <m:t>=</m:t>
                        </w:ins>
                      </m:r>
                      <m:sSub>
                        <m:sSubPr>
                          <m:ctrlPr>
                            <w:ins w:id="4133" w:author="Garrick W Bruening" w:date="2020-07-27T19:43:00Z">
                              <w:rPr>
                                <w:rFonts w:ascii="Cambria Math" w:hAnsi="Cambria Math"/>
                              </w:rPr>
                            </w:ins>
                          </m:ctrlPr>
                        </m:sSubPr>
                        <m:e>
                          <m:acc>
                            <m:accPr>
                              <m:chr m:val="̇"/>
                              <m:ctrlPr>
                                <w:ins w:id="4134" w:author="Garrick W Bruening" w:date="2020-07-27T19:43:00Z">
                                  <w:rPr>
                                    <w:rFonts w:ascii="Cambria Math" w:hAnsi="Cambria Math"/>
                                  </w:rPr>
                                </w:ins>
                              </m:ctrlPr>
                            </m:accPr>
                            <m:e>
                              <m:r>
                                <w:ins w:id="4135" w:author="Garrick W Bruening" w:date="2020-07-27T19:43:00Z">
                                  <m:rPr>
                                    <m:nor/>
                                  </m:rPr>
                                  <w:rPr>
                                    <w:rFonts w:cstheme="minorHAnsi"/>
                                  </w:rPr>
                                  <m:t>e</m:t>
                                </w:ins>
                              </m:r>
                            </m:e>
                          </m:acc>
                        </m:e>
                        <m:sub>
                          <m:r>
                            <w:ins w:id="4136" w:author="Garrick W Bruening" w:date="2020-07-27T19:43:00Z">
                              <m:rPr>
                                <m:nor/>
                              </m:rPr>
                              <w:rPr>
                                <w:rFonts w:cstheme="minorHAnsi"/>
                              </w:rPr>
                              <m:t>r</m:t>
                            </w:ins>
                          </m:r>
                        </m:sub>
                      </m:sSub>
                      <m:sSub>
                        <m:sSubPr>
                          <m:ctrlPr>
                            <w:ins w:id="4137" w:author="Garrick W Bruening" w:date="2020-07-27T19:43:00Z">
                              <w:rPr>
                                <w:rFonts w:ascii="Cambria Math" w:hAnsi="Cambria Math"/>
                              </w:rPr>
                            </w:ins>
                          </m:ctrlPr>
                        </m:sSubPr>
                        <m:e>
                          <m:r>
                            <w:ins w:id="4138" w:author="Garrick W Bruening" w:date="2020-07-27T19:43:00Z">
                              <m:rPr>
                                <m:nor/>
                              </m:rPr>
                              <w:rPr>
                                <w:rFonts w:cstheme="minorHAnsi"/>
                              </w:rPr>
                              <m:t>t</m:t>
                            </w:ins>
                          </m:r>
                        </m:e>
                        <m:sub>
                          <m:r>
                            <w:ins w:id="4139" w:author="Garrick W Bruening" w:date="2020-07-27T19:43:00Z">
                              <m:rPr>
                                <m:nor/>
                              </m:rPr>
                              <w:rPr>
                                <w:rFonts w:cstheme="minorHAnsi"/>
                              </w:rPr>
                              <m:t>r</m:t>
                            </w:ins>
                          </m:r>
                        </m:sub>
                      </m:sSub>
                    </m:e>
                  </m:mr>
                  <m:mr>
                    <m:e>
                      <m:sSub>
                        <m:sSubPr>
                          <m:ctrlPr>
                            <w:ins w:id="4140" w:author="Garrick W Bruening" w:date="2020-07-27T19:43:00Z">
                              <w:rPr>
                                <w:rFonts w:ascii="Cambria Math" w:hAnsi="Cambria Math"/>
                              </w:rPr>
                            </w:ins>
                          </m:ctrlPr>
                        </m:sSubPr>
                        <m:e>
                          <m:r>
                            <w:ins w:id="4141" w:author="Garrick W Bruening" w:date="2020-07-27T19:43:00Z">
                              <m:rPr>
                                <m:nor/>
                              </m:rPr>
                              <w:rPr>
                                <w:rFonts w:cstheme="minorHAnsi"/>
                              </w:rPr>
                              <m:t>e</m:t>
                            </w:ins>
                          </m:r>
                        </m:e>
                        <m:sub>
                          <m:r>
                            <w:ins w:id="4142" w:author="Garrick W Bruening" w:date="2020-07-27T19:43:00Z">
                              <m:rPr>
                                <m:nor/>
                              </m:rPr>
                              <w:rPr>
                                <w:rFonts w:cstheme="minorHAnsi"/>
                              </w:rPr>
                              <m:t>m</m:t>
                            </w:ins>
                          </m:r>
                        </m:sub>
                      </m:sSub>
                      <m:r>
                        <w:ins w:id="4143" w:author="Garrick W Bruening" w:date="2020-07-27T19:43:00Z">
                          <m:rPr>
                            <m:nor/>
                          </m:rPr>
                          <w:rPr>
                            <w:rFonts w:cstheme="minorHAnsi"/>
                          </w:rPr>
                          <m:t>=a</m:t>
                        </w:ins>
                      </m:r>
                      <m:sSub>
                        <m:sSubPr>
                          <m:ctrlPr>
                            <w:ins w:id="4144" w:author="Garrick W Bruening" w:date="2020-07-27T19:43:00Z">
                              <w:rPr>
                                <w:rFonts w:ascii="Cambria Math" w:hAnsi="Cambria Math"/>
                              </w:rPr>
                            </w:ins>
                          </m:ctrlPr>
                        </m:sSubPr>
                        <m:e>
                          <m:r>
                            <w:ins w:id="4145" w:author="Garrick W Bruening" w:date="2020-07-27T19:43:00Z">
                              <m:rPr>
                                <m:nor/>
                              </m:rPr>
                              <w:rPr>
                                <w:rFonts w:cstheme="minorHAnsi"/>
                              </w:rPr>
                              <m:t>t</m:t>
                            </w:ins>
                          </m:r>
                        </m:e>
                        <m:sub>
                          <m:r>
                            <w:ins w:id="4146" w:author="Garrick W Bruening" w:date="2020-07-27T19:43:00Z">
                              <m:rPr>
                                <m:nor/>
                              </m:rPr>
                              <w:rPr>
                                <w:rFonts w:cstheme="minorHAnsi"/>
                              </w:rPr>
                              <m:t>m</m:t>
                            </w:ins>
                          </m:r>
                        </m:sub>
                      </m:sSub>
                      <m:r>
                        <w:ins w:id="4147" w:author="Garrick W Bruening" w:date="2020-07-27T19:43:00Z">
                          <m:rPr>
                            <m:nor/>
                          </m:rPr>
                          <w:rPr>
                            <w:rFonts w:cstheme="minorHAnsi"/>
                          </w:rPr>
                          <m:t>+</m:t>
                        </w:ins>
                      </m:r>
                      <m:f>
                        <m:fPr>
                          <m:ctrlPr>
                            <w:ins w:id="4148" w:author="Garrick W Bruening" w:date="2020-07-27T19:43:00Z">
                              <w:rPr>
                                <w:rFonts w:ascii="Cambria Math" w:hAnsi="Cambria Math"/>
                              </w:rPr>
                            </w:ins>
                          </m:ctrlPr>
                        </m:fPr>
                        <m:num>
                          <m:r>
                            <w:ins w:id="4149" w:author="Garrick W Bruening" w:date="2020-07-27T19:43:00Z">
                              <m:rPr>
                                <m:nor/>
                              </m:rPr>
                              <w:rPr>
                                <w:rFonts w:cstheme="minorHAnsi"/>
                              </w:rPr>
                              <m:t>b</m:t>
                            </w:ins>
                          </m:r>
                          <m:sSup>
                            <m:sSupPr>
                              <m:ctrlPr>
                                <w:ins w:id="4150" w:author="Garrick W Bruening" w:date="2020-07-27T19:43:00Z">
                                  <w:rPr>
                                    <w:rFonts w:ascii="Cambria Math" w:hAnsi="Cambria Math"/>
                                  </w:rPr>
                                </w:ins>
                              </m:ctrlPr>
                            </m:sSupPr>
                            <m:e>
                              <m:r>
                                <w:ins w:id="4151" w:author="Garrick W Bruening" w:date="2020-07-27T19:43:00Z">
                                  <m:rPr>
                                    <m:nor/>
                                  </m:rPr>
                                  <w:rPr>
                                    <w:rFonts w:cstheme="minorHAnsi"/>
                                  </w:rPr>
                                  <m:t>m</m:t>
                                </w:ins>
                              </m:r>
                            </m:e>
                            <m:sup>
                              <m:r>
                                <w:ins w:id="4152" w:author="Garrick W Bruening" w:date="2020-07-27T19:43:00Z">
                                  <m:rPr>
                                    <m:nor/>
                                  </m:rPr>
                                  <w:rPr>
                                    <w:rFonts w:cstheme="minorHAnsi"/>
                                  </w:rPr>
                                  <m:t>i</m:t>
                                </w:ins>
                              </m:r>
                            </m:sup>
                          </m:sSup>
                        </m:num>
                        <m:den>
                          <m:sSubSup>
                            <m:sSubSupPr>
                              <m:ctrlPr>
                                <w:ins w:id="4153" w:author="Garrick W Bruening" w:date="2020-07-27T19:43:00Z">
                                  <w:rPr>
                                    <w:rFonts w:ascii="Cambria Math" w:hAnsi="Cambria Math"/>
                                  </w:rPr>
                                </w:ins>
                              </m:ctrlPr>
                            </m:sSubSupPr>
                            <m:e>
                              <m:r>
                                <w:ins w:id="4154" w:author="Garrick W Bruening" w:date="2020-07-27T19:43:00Z">
                                  <m:rPr>
                                    <m:nor/>
                                  </m:rPr>
                                  <w:rPr>
                                    <w:rFonts w:cstheme="minorHAnsi"/>
                                  </w:rPr>
                                  <m:t>t</m:t>
                                </w:ins>
                              </m:r>
                            </m:e>
                            <m:sub>
                              <m:r>
                                <w:ins w:id="4155" w:author="Garrick W Bruening" w:date="2020-07-27T19:43:00Z">
                                  <m:rPr>
                                    <m:nor/>
                                  </m:rPr>
                                  <w:rPr>
                                    <w:rFonts w:cstheme="minorHAnsi"/>
                                  </w:rPr>
                                  <m:t>m</m:t>
                                </w:ins>
                              </m:r>
                            </m:sub>
                            <m:sup>
                              <m:r>
                                <w:ins w:id="4156" w:author="Garrick W Bruening" w:date="2020-07-27T19:43:00Z">
                                  <m:rPr>
                                    <m:nor/>
                                  </m:rPr>
                                  <w:rPr>
                                    <w:rFonts w:cstheme="minorHAnsi"/>
                                  </w:rPr>
                                  <m:t>j-1</m:t>
                                </w:ins>
                              </m:r>
                            </m:sup>
                          </m:sSubSup>
                        </m:den>
                      </m:f>
                    </m:e>
                  </m:mr>
                </m:m>
              </m:oMath>
            </m:oMathPara>
          </w:p>
        </w:tc>
        <w:tc>
          <w:tcPr>
            <w:tcW w:w="500" w:type="pct"/>
            <w:vAlign w:val="center"/>
          </w:tcPr>
          <w:p w14:paraId="3709F719" w14:textId="1F83A6D2" w:rsidR="00BC3F00" w:rsidRPr="009802F2" w:rsidRDefault="00D22CD0" w:rsidP="0078632B">
            <w:pPr>
              <w:pStyle w:val="Caption"/>
              <w:keepNext/>
              <w:jc w:val="right"/>
              <w:rPr>
                <w:ins w:id="4157" w:author="Garrick W Bruening" w:date="2020-07-27T19:43:00Z"/>
                <w:i w:val="0"/>
                <w:iCs w:val="0"/>
                <w:sz w:val="22"/>
                <w:szCs w:val="22"/>
              </w:rPr>
            </w:pPr>
            <w:bookmarkStart w:id="4158" w:name="_Ref46772411"/>
            <w:ins w:id="4159" w:author="Garrick W Bruening" w:date="2020-07-27T19:44:00Z">
              <w:r w:rsidRPr="009802F2">
                <w:rPr>
                  <w:i w:val="0"/>
                  <w:iCs w:val="0"/>
                  <w:color w:val="auto"/>
                  <w:sz w:val="22"/>
                  <w:szCs w:val="22"/>
                  <w:rPrChange w:id="4160" w:author="Garrick W Bruening" w:date="2020-07-27T19:44:00Z">
                    <w:rPr/>
                  </w:rPrChange>
                </w:rPr>
                <w:t>(</w:t>
              </w:r>
              <w:r w:rsidRPr="009802F2">
                <w:rPr>
                  <w:i w:val="0"/>
                  <w:iCs w:val="0"/>
                  <w:color w:val="auto"/>
                  <w:sz w:val="22"/>
                  <w:szCs w:val="22"/>
                  <w:rPrChange w:id="4161" w:author="Garrick W Bruening" w:date="2020-07-27T19:44:00Z">
                    <w:rPr/>
                  </w:rPrChange>
                </w:rPr>
                <w:fldChar w:fldCharType="begin"/>
              </w:r>
              <w:r w:rsidRPr="009802F2">
                <w:rPr>
                  <w:i w:val="0"/>
                  <w:iCs w:val="0"/>
                  <w:color w:val="auto"/>
                  <w:sz w:val="22"/>
                  <w:szCs w:val="22"/>
                  <w:rPrChange w:id="4162" w:author="Garrick W Bruening" w:date="2020-07-27T19:44:00Z">
                    <w:rPr/>
                  </w:rPrChange>
                </w:rPr>
                <w:instrText xml:space="preserve"> SEQ Equation \* ARABIC </w:instrText>
              </w:r>
              <w:r w:rsidRPr="009802F2">
                <w:rPr>
                  <w:i w:val="0"/>
                  <w:iCs w:val="0"/>
                  <w:color w:val="auto"/>
                  <w:sz w:val="22"/>
                  <w:szCs w:val="22"/>
                  <w:rPrChange w:id="4163" w:author="Garrick W Bruening" w:date="2020-07-27T19:44:00Z">
                    <w:rPr/>
                  </w:rPrChange>
                </w:rPr>
                <w:fldChar w:fldCharType="separate"/>
              </w:r>
            </w:ins>
            <w:r w:rsidR="005B369E" w:rsidRPr="009802F2">
              <w:rPr>
                <w:i w:val="0"/>
                <w:iCs w:val="0"/>
                <w:noProof/>
                <w:color w:val="auto"/>
                <w:sz w:val="22"/>
                <w:szCs w:val="22"/>
              </w:rPr>
              <w:t>17</w:t>
            </w:r>
            <w:ins w:id="4164" w:author="Garrick W Bruening" w:date="2020-07-27T19:44:00Z">
              <w:r w:rsidRPr="009802F2">
                <w:rPr>
                  <w:i w:val="0"/>
                  <w:iCs w:val="0"/>
                  <w:color w:val="auto"/>
                  <w:sz w:val="22"/>
                  <w:szCs w:val="22"/>
                  <w:rPrChange w:id="4165" w:author="Garrick W Bruening" w:date="2020-07-27T19:44:00Z">
                    <w:rPr/>
                  </w:rPrChange>
                </w:rPr>
                <w:fldChar w:fldCharType="end"/>
              </w:r>
              <w:r w:rsidRPr="009802F2">
                <w:rPr>
                  <w:i w:val="0"/>
                  <w:iCs w:val="0"/>
                  <w:color w:val="auto"/>
                  <w:sz w:val="22"/>
                  <w:szCs w:val="22"/>
                  <w:rPrChange w:id="4166" w:author="Garrick W Bruening" w:date="2020-07-27T19:44:00Z">
                    <w:rPr/>
                  </w:rPrChange>
                </w:rPr>
                <w:t>)</w:t>
              </w:r>
            </w:ins>
            <w:bookmarkEnd w:id="4158"/>
          </w:p>
        </w:tc>
      </w:tr>
    </w:tbl>
    <w:p w14:paraId="54390423" w14:textId="0C536E5A" w:rsidR="00BC3F00" w:rsidRPr="009802F2" w:rsidRDefault="00BC3F00" w:rsidP="007B367D"/>
    <w:p w14:paraId="588EC7EF" w14:textId="2C305F77" w:rsidR="00634FC6" w:rsidRPr="009802F2" w:rsidRDefault="007B367D" w:rsidP="007B367D">
      <w:r w:rsidRPr="009802F2">
        <w:t xml:space="preserve">The probability function scaling </w:t>
      </w:r>
      <m:oMath>
        <m:r>
          <w:ins w:id="4167" w:author="Garrick W Bruening" w:date="2020-07-27T20:33:00Z">
            <m:rPr>
              <m:sty m:val="p"/>
            </m:rPr>
            <w:rPr>
              <w:rFonts w:ascii="Cambria Math" w:hAnsi="Cambria Math"/>
            </w:rPr>
            <m:t>α</m:t>
          </w:ins>
        </m:r>
      </m:oMath>
      <w:ins w:id="4168" w:author="Garrick W Bruening" w:date="2020-07-27T20:33:00Z">
        <w:r w:rsidRPr="009802F2">
          <w:t xml:space="preserve"> </w:t>
        </w:r>
      </w:ins>
      <w:del w:id="4169" w:author="Garrick W Bruening" w:date="2020-07-27T20:33:00Z">
        <w:r w:rsidRPr="009802F2">
          <w:delText xml:space="preserve">$\alpha$ </w:delText>
        </w:r>
      </w:del>
      <w:r w:rsidRPr="009802F2">
        <w:t xml:space="preserve">was determined using experiment </w:t>
      </w:r>
      <w:r w:rsidR="0DD4D88D" w:rsidRPr="009802F2">
        <w:t>2a</w:t>
      </w:r>
      <w:del w:id="4170" w:author="Garrick W Bruening" w:date="2020-07-25T11:08:00Z">
        <w:r w:rsidR="000F61AD" w:rsidRPr="009802F2" w:rsidDel="00562B34">
          <w:delText>,</w:delText>
        </w:r>
      </w:del>
      <w:r w:rsidRPr="009802F2">
        <w:t xml:space="preserve"> and </w:t>
      </w:r>
      <w:r w:rsidR="006C1204" w:rsidRPr="009802F2">
        <w:t>2b</w:t>
      </w:r>
      <w:r w:rsidRPr="009802F2">
        <w:t xml:space="preserve">. The probability of success in experiment </w:t>
      </w:r>
      <w:r w:rsidR="006C1204" w:rsidRPr="009802F2">
        <w:t>2c</w:t>
      </w:r>
      <w:r w:rsidRPr="009802F2">
        <w:t xml:space="preserve"> was </w:t>
      </w:r>
      <w:r w:rsidR="006C1204" w:rsidRPr="009802F2">
        <w:t xml:space="preserve">equal to </w:t>
      </w:r>
      <w:r w:rsidRPr="009802F2">
        <w:t>one as there were no</w:t>
      </w:r>
      <w:del w:id="4171" w:author="Alaa Ahmed" w:date="2020-07-27T18:21:00Z">
        <w:r w:rsidRPr="009802F2" w:rsidDel="00E94A5E">
          <w:delText>t</w:delText>
        </w:r>
      </w:del>
      <w:r w:rsidRPr="009802F2">
        <w:t xml:space="preserve"> accuracy costs. </w:t>
      </w:r>
      <w:r w:rsidR="000F61AD" w:rsidRPr="009802F2">
        <w:t>Each</w:t>
      </w:r>
      <w:r w:rsidRPr="009802F2">
        <w:t xml:space="preserve"> movement in experiment </w:t>
      </w:r>
      <w:r w:rsidR="006C1204" w:rsidRPr="009802F2">
        <w:t>1</w:t>
      </w:r>
      <w:r w:rsidRPr="009802F2">
        <w:t xml:space="preserve"> </w:t>
      </w:r>
      <w:r w:rsidR="000F7EF2" w:rsidRPr="009802F2">
        <w:t xml:space="preserve">was labeled as a success according to </w:t>
      </w:r>
      <w:r w:rsidRPr="009802F2">
        <w:t xml:space="preserve">the </w:t>
      </w:r>
      <w:r w:rsidR="000F7EF2" w:rsidRPr="009802F2">
        <w:t xml:space="preserve">success </w:t>
      </w:r>
      <w:r w:rsidRPr="009802F2">
        <w:t xml:space="preserve">criteria </w:t>
      </w:r>
      <w:r w:rsidR="000F7EF2" w:rsidRPr="009802F2">
        <w:t xml:space="preserve">from experiment </w:t>
      </w:r>
      <w:r w:rsidR="006C1204" w:rsidRPr="009802F2">
        <w:t xml:space="preserve">2a </w:t>
      </w:r>
      <w:r w:rsidR="000F7EF2" w:rsidRPr="009802F2">
        <w:t xml:space="preserve">and </w:t>
      </w:r>
      <w:r w:rsidR="006C1204" w:rsidRPr="009802F2">
        <w:t>2b</w:t>
      </w:r>
      <w:r w:rsidR="000F7EF2" w:rsidRPr="009802F2">
        <w:t xml:space="preserve">. Thus, each trial </w:t>
      </w:r>
      <w:r w:rsidR="00C6429A" w:rsidRPr="009802F2">
        <w:t xml:space="preserve">in experiment 1 </w:t>
      </w:r>
      <w:r w:rsidR="000F7EF2" w:rsidRPr="009802F2">
        <w:t xml:space="preserve">will have two labels </w:t>
      </w:r>
      <w:r w:rsidRPr="009802F2">
        <w:t>for success</w:t>
      </w:r>
      <w:r w:rsidR="00C6429A" w:rsidRPr="009802F2">
        <w:t>. The first label from success in</w:t>
      </w:r>
      <w:r w:rsidR="00B71C30" w:rsidRPr="009802F2" w:rsidDel="0034430B">
        <w:t xml:space="preserve"> </w:t>
      </w:r>
      <w:r w:rsidRPr="009802F2">
        <w:t xml:space="preserve">experiment </w:t>
      </w:r>
      <w:r w:rsidR="00C6429A" w:rsidRPr="009802F2">
        <w:t xml:space="preserve">2a </w:t>
      </w:r>
      <w:r w:rsidR="00B71C30" w:rsidRPr="009802F2">
        <w:t xml:space="preserve">and </w:t>
      </w:r>
      <w:r w:rsidR="00C6429A" w:rsidRPr="009802F2">
        <w:t>the second</w:t>
      </w:r>
      <w:r w:rsidR="00B71C30" w:rsidRPr="009802F2">
        <w:t xml:space="preserve"> </w:t>
      </w:r>
      <w:r w:rsidR="00C6429A" w:rsidRPr="009802F2">
        <w:t xml:space="preserve">from </w:t>
      </w:r>
      <w:r w:rsidR="00B71C30" w:rsidRPr="009802F2">
        <w:t>success in</w:t>
      </w:r>
      <w:r w:rsidRPr="009802F2">
        <w:t xml:space="preserve"> experiment </w:t>
      </w:r>
      <w:r w:rsidR="00C6429A" w:rsidRPr="009802F2">
        <w:t>2</w:t>
      </w:r>
      <w:r w:rsidR="00B71C30" w:rsidRPr="009802F2">
        <w:t>b. For</w:t>
      </w:r>
      <w:r w:rsidRPr="009802F2">
        <w:t xml:space="preserve"> experiment </w:t>
      </w:r>
      <w:r w:rsidR="009C766C" w:rsidRPr="009802F2">
        <w:t xml:space="preserve">2a </w:t>
      </w:r>
      <w:r w:rsidR="00B71C30" w:rsidRPr="009802F2">
        <w:t>labeling</w:t>
      </w:r>
      <w:r w:rsidRPr="009802F2">
        <w:t xml:space="preserve">, we labeled a reach as a success if the endpoint error </w:t>
      </w:r>
      <w:proofErr w:type="gramStart"/>
      <w:r w:rsidRPr="009802F2">
        <w:t>was</w:t>
      </w:r>
      <w:proofErr w:type="gramEnd"/>
      <w:r w:rsidRPr="009802F2">
        <w:t xml:space="preserve"> less than 1.4 cm. For experiment </w:t>
      </w:r>
      <w:r w:rsidR="009C766C" w:rsidRPr="009802F2">
        <w:t>2b</w:t>
      </w:r>
      <w:r w:rsidRPr="009802F2">
        <w:t xml:space="preserve">, we labeled each reach as a success if the maximum excursion </w:t>
      </w:r>
      <w:proofErr w:type="gramStart"/>
      <w:r w:rsidRPr="009802F2">
        <w:t>was</w:t>
      </w:r>
      <w:proofErr w:type="gramEnd"/>
      <w:r w:rsidRPr="009802F2">
        <w:t xml:space="preserve"> less than 11 cm, and the angular error was less than </w:t>
      </w:r>
      <w:ins w:id="4172" w:author="Garrick W Bruening" w:date="2020-09-21T15:08:00Z">
        <w:r w:rsidR="00A35C9A" w:rsidRPr="009802F2">
          <w:t>7</w:t>
        </w:r>
      </w:ins>
      <w:del w:id="4173" w:author="Garrick W Bruening" w:date="2020-09-21T15:08:00Z">
        <w:r w:rsidRPr="009802F2">
          <w:delText>3</w:delText>
        </w:r>
      </w:del>
      <w:r w:rsidRPr="009802F2">
        <w:t xml:space="preserve"> degrees. After determining if each reach was a success or not, we use an inverse logistic regression </w:t>
      </w:r>
      <w:r w:rsidR="0091169E" w:rsidRPr="009802F2">
        <w:t>(R</w:t>
      </w:r>
      <w:r w:rsidR="001C2606" w:rsidRPr="009802F2">
        <w:t xml:space="preserve">, </w:t>
      </w:r>
      <w:proofErr w:type="spellStart"/>
      <w:r w:rsidR="00350DDD" w:rsidRPr="009802F2">
        <w:t>glm</w:t>
      </w:r>
      <w:proofErr w:type="spellEnd"/>
      <w:r w:rsidR="002448E4" w:rsidRPr="009802F2">
        <w:t xml:space="preserve"> model with binomial family and logit link function)</w:t>
      </w:r>
      <w:r w:rsidRPr="009802F2">
        <w:t xml:space="preserve"> to create the</w:t>
      </w:r>
      <w:ins w:id="4174" w:author="Garrick W Bruening" w:date="2020-09-21T15:09:00Z">
        <w:r w:rsidRPr="009802F2">
          <w:t xml:space="preserve"> </w:t>
        </w:r>
        <w:r w:rsidR="000A062E" w:rsidRPr="009802F2">
          <w:t>function</w:t>
        </w:r>
      </w:ins>
      <w:r w:rsidRPr="009802F2">
        <w:t xml:space="preserve"> </w:t>
      </w:r>
      <m:oMath>
        <m:r>
          <w:ins w:id="4175" w:author="Garrick W Bruening" w:date="2020-07-27T20:33:00Z">
            <m:rPr>
              <m:nor/>
            </m:rPr>
            <w:rPr>
              <w:rFonts w:cstheme="minorHAnsi"/>
              <w:rPrChange w:id="4176" w:author="Garrick W Bruening" w:date="2020-07-27T20:33:00Z">
                <w:rPr>
                  <w:rFonts w:ascii="Cambria Math" w:hAnsi="Cambria Math"/>
                  <w:i/>
                </w:rPr>
              </w:rPrChange>
            </w:rPr>
            <m:t>P</m:t>
          </w:ins>
        </m:r>
        <m:d>
          <m:dPr>
            <m:ctrlPr>
              <w:ins w:id="4177" w:author="Garrick W Bruening" w:date="2020-07-27T20:33:00Z">
                <w:rPr>
                  <w:rFonts w:ascii="Cambria Math" w:hAnsi="Cambria Math" w:cstheme="minorHAnsi"/>
                </w:rPr>
              </w:ins>
            </m:ctrlPr>
          </m:dPr>
          <m:e>
            <m:r>
              <m:rPr>
                <m:nor/>
              </m:rPr>
              <w:rPr>
                <w:rFonts w:cstheme="minorHAnsi"/>
                <w:rPrChange w:id="4178" w:author="Garrick W Bruening" w:date="2020-07-27T20:33:00Z">
                  <w:rPr>
                    <w:rFonts w:ascii="Cambria Math" w:hAnsi="Cambria Math"/>
                  </w:rPr>
                </w:rPrChange>
              </w:rPr>
              <m:t>α</m:t>
            </m:r>
          </m:e>
          <m:e>
            <m:sSub>
              <m:sSubPr>
                <m:ctrlPr>
                  <w:ins w:id="4179" w:author="Garrick W Bruening" w:date="2020-07-27T20:33:00Z">
                    <w:rPr>
                      <w:rFonts w:ascii="Cambria Math" w:hAnsi="Cambria Math" w:cstheme="minorHAnsi"/>
                    </w:rPr>
                  </w:ins>
                </m:ctrlPr>
              </m:sSubPr>
              <m:e>
                <m:r>
                  <w:ins w:id="4180" w:author="Garrick W Bruening" w:date="2020-07-27T20:33:00Z">
                    <m:rPr>
                      <m:nor/>
                    </m:rPr>
                    <w:rPr>
                      <w:rFonts w:cstheme="minorHAnsi"/>
                      <w:rPrChange w:id="4181" w:author="Garrick W Bruening" w:date="2020-07-27T20:33:00Z">
                        <w:rPr>
                          <w:rFonts w:ascii="Cambria Math" w:hAnsi="Cambria Math"/>
                          <w:i/>
                        </w:rPr>
                      </w:rPrChange>
                    </w:rPr>
                    <m:t>t</m:t>
                  </w:ins>
                </m:r>
              </m:e>
              <m:sub>
                <m:r>
                  <w:ins w:id="4182" w:author="Garrick W Bruening" w:date="2020-07-27T20:33:00Z">
                    <m:rPr>
                      <m:nor/>
                    </m:rPr>
                    <w:rPr>
                      <w:rFonts w:cstheme="minorHAnsi"/>
                      <w:rPrChange w:id="4183" w:author="Garrick W Bruening" w:date="2020-07-27T20:33:00Z">
                        <w:rPr>
                          <w:rFonts w:ascii="Cambria Math" w:hAnsi="Cambria Math"/>
                          <w:i/>
                        </w:rPr>
                      </w:rPrChange>
                    </w:rPr>
                    <m:t>m</m:t>
                  </w:ins>
                </m:r>
              </m:sub>
            </m:sSub>
            <m:r>
              <w:ins w:id="4184" w:author="Garrick W Bruening" w:date="2020-07-27T20:33:00Z">
                <m:rPr>
                  <m:nor/>
                </m:rPr>
                <w:rPr>
                  <w:rFonts w:cstheme="minorHAnsi"/>
                  <w:rPrChange w:id="4185" w:author="Garrick W Bruening" w:date="2020-07-27T20:33:00Z">
                    <w:rPr>
                      <w:rFonts w:ascii="Cambria Math" w:hAnsi="Cambria Math"/>
                      <w:i/>
                    </w:rPr>
                  </w:rPrChange>
                </w:rPr>
                <m:t>,m</m:t>
              </w:ins>
            </m:r>
          </m:e>
        </m:d>
      </m:oMath>
      <w:del w:id="4186" w:author="Garrick W Bruening" w:date="2020-07-27T20:33:00Z">
        <w:r w:rsidRPr="009802F2">
          <w:delText>$P(\alpha|T,m)$</w:delText>
        </w:r>
      </w:del>
      <w:r w:rsidRPr="009802F2">
        <w:t xml:space="preserve"> for each experiment, shown in Fig</w:t>
      </w:r>
      <w:commentRangeStart w:id="4187"/>
      <w:r w:rsidRPr="009802F2">
        <w:t xml:space="preserve">. </w:t>
      </w:r>
      <w:del w:id="4188" w:author="Garrick W Bruening" w:date="2020-10-06T12:00:00Z">
        <w:r w:rsidRPr="009802F2" w:rsidDel="00315B5F">
          <w:delText>\ref{fig:p_alpha</w:delText>
        </w:r>
        <w:commentRangeEnd w:id="4187"/>
        <w:r w:rsidR="007E2D3A" w:rsidRPr="009802F2" w:rsidDel="00315B5F">
          <w:rPr>
            <w:rStyle w:val="CommentReference"/>
          </w:rPr>
          <w:commentReference w:id="4187"/>
        </w:r>
        <w:r w:rsidRPr="009802F2" w:rsidDel="00315B5F">
          <w:delText>}</w:delText>
        </w:r>
      </w:del>
      <w:ins w:id="4189" w:author="Garrick W Bruening" w:date="2020-10-06T12:01:00Z">
        <w:r w:rsidR="00315B5F" w:rsidRPr="009802F2">
          <w:t>5</w:t>
        </w:r>
        <w:r w:rsidR="00E64C38" w:rsidRPr="009802F2">
          <w:t>A and 5B</w:t>
        </w:r>
      </w:ins>
      <w:r w:rsidRPr="009802F2">
        <w:t xml:space="preserve">. </w:t>
      </w:r>
      <w:r w:rsidR="00634FC6" w:rsidRPr="009802F2">
        <w:t xml:space="preserve">The </w:t>
      </w:r>
      <w:r w:rsidR="0087535D" w:rsidRPr="009802F2">
        <w:t>probability function is sho</w:t>
      </w:r>
      <w:r w:rsidR="6748DF5C" w:rsidRPr="009802F2">
        <w:t xml:space="preserve">wn in </w:t>
      </w:r>
      <w:del w:id="4190" w:author="Garrick W Bruening" w:date="2020-07-27T20:33:00Z">
        <w:r w:rsidR="6748DF5C" w:rsidRPr="009802F2">
          <w:delText>eq</w:delText>
        </w:r>
      </w:del>
      <w:ins w:id="4191" w:author="Garrick W Bruening" w:date="2020-07-27T20:33:00Z">
        <w:r w:rsidR="00F229C6" w:rsidRPr="009802F2">
          <w:t>Eq</w:t>
        </w:r>
      </w:ins>
      <w:r w:rsidR="6748DF5C" w:rsidRPr="009802F2">
        <w:t xml:space="preserve">. </w:t>
      </w:r>
      <w:ins w:id="4192" w:author="Garrick W Bruening" w:date="2020-07-27T20:34:00Z">
        <w:r w:rsidR="00F229C6" w:rsidRPr="009802F2">
          <w:rPr>
            <w:rPrChange w:id="4193" w:author="Garrick W Bruening" w:date="2020-10-06T12:01:00Z">
              <w:rPr/>
            </w:rPrChange>
          </w:rPr>
          <w:fldChar w:fldCharType="begin"/>
        </w:r>
        <w:r w:rsidR="00F229C6" w:rsidRPr="009802F2">
          <w:instrText xml:space="preserve"> REF _Ref46772419 \h </w:instrText>
        </w:r>
      </w:ins>
      <w:r w:rsidR="00F229C6" w:rsidRPr="009802F2">
        <w:rPr>
          <w:rPrChange w:id="4194" w:author="Garrick W Bruening" w:date="2020-10-06T12:01:00Z">
            <w:rPr>
              <w:i/>
              <w:iCs/>
            </w:rPr>
          </w:rPrChange>
        </w:rPr>
        <w:instrText xml:space="preserve"> \* MERGEFORMAT </w:instrText>
      </w:r>
      <w:r w:rsidR="00F229C6" w:rsidRPr="009802F2">
        <w:rPr>
          <w:rPrChange w:id="4195" w:author="Garrick W Bruening" w:date="2020-10-06T12:01:00Z">
            <w:rPr/>
          </w:rPrChange>
        </w:rPr>
      </w:r>
      <w:r w:rsidR="00F229C6" w:rsidRPr="009802F2">
        <w:rPr>
          <w:rPrChange w:id="4196" w:author="Garrick W Bruening" w:date="2020-10-06T12:01:00Z">
            <w:rPr/>
          </w:rPrChange>
        </w:rPr>
        <w:fldChar w:fldCharType="separate"/>
      </w:r>
      <w:r w:rsidR="005B369E" w:rsidRPr="009802F2">
        <w:rPr>
          <w:noProof/>
          <w:sz w:val="24"/>
          <w:szCs w:val="24"/>
          <w:rPrChange w:id="4197" w:author="Garrick W Bruening" w:date="2020-07-27T23:34:00Z">
            <w:rPr>
              <w:i/>
              <w:iCs/>
              <w:sz w:val="24"/>
              <w:szCs w:val="24"/>
            </w:rPr>
          </w:rPrChange>
        </w:rPr>
        <w:t>(</w:t>
      </w:r>
      <w:r w:rsidR="005B369E" w:rsidRPr="009802F2">
        <w:rPr>
          <w:noProof/>
        </w:rPr>
        <w:t>18</w:t>
      </w:r>
      <w:r w:rsidR="005B369E" w:rsidRPr="009802F2">
        <w:rPr>
          <w:noProof/>
          <w:sz w:val="24"/>
          <w:szCs w:val="24"/>
          <w:rPrChange w:id="4198" w:author="Garrick W Bruening" w:date="2020-07-27T23:34:00Z">
            <w:rPr>
              <w:i/>
              <w:iCs/>
              <w:sz w:val="24"/>
              <w:szCs w:val="24"/>
            </w:rPr>
          </w:rPrChange>
        </w:rPr>
        <w:t>)</w:t>
      </w:r>
      <w:ins w:id="4199" w:author="Garrick W Bruening" w:date="2020-07-27T20:34:00Z">
        <w:r w:rsidR="00F229C6" w:rsidRPr="009802F2">
          <w:rPr>
            <w:rPrChange w:id="4200" w:author="Garrick W Bruening" w:date="2020-10-06T12:01:00Z">
              <w:rPr/>
            </w:rPrChange>
          </w:rPr>
          <w:fldChar w:fldCharType="end"/>
        </w:r>
      </w:ins>
      <w:del w:id="4201" w:author="Garrick W Bruening" w:date="2020-07-27T20:33:00Z">
        <w:r w:rsidR="6748DF5C" w:rsidRPr="009802F2">
          <w:delText>\ref{</w:delText>
        </w:r>
        <w:r w:rsidR="7146411C" w:rsidRPr="009802F2">
          <w:delText>eq:prob_scaling_function}</w:delText>
        </w:r>
      </w:del>
      <w:r w:rsidR="7146411C" w:rsidRPr="009802F2">
        <w:t xml:space="preserve">. </w:t>
      </w:r>
    </w:p>
    <w:p w14:paraId="2A55A025" w14:textId="3A223901" w:rsidR="007963DD" w:rsidRPr="009802F2" w:rsidDel="00712618" w:rsidRDefault="007B367D" w:rsidP="007963DD">
      <w:pPr>
        <w:rPr>
          <w:del w:id="4202" w:author="Garrick W Bruening" w:date="2020-10-02T13:59:00Z"/>
        </w:rPr>
      </w:pPr>
      <w:r w:rsidRPr="009802F2">
        <w:t xml:space="preserve">For experiment </w:t>
      </w:r>
      <w:r w:rsidR="002448E4" w:rsidRPr="009802F2">
        <w:t>2a</w:t>
      </w:r>
      <w:r w:rsidRPr="009802F2">
        <w:t xml:space="preserve">, we found the beta coefficients of the regression to be </w:t>
      </w:r>
      <w:del w:id="4203" w:author="Garrick W Bruening" w:date="2020-07-27T20:34:00Z">
        <w:r w:rsidR="000C663C" w:rsidRPr="009802F2">
          <w:delText xml:space="preserve">$\beta_1 = -0.0966\pm0.008$ </w:delText>
        </w:r>
      </w:del>
      <m:oMath>
        <m:sSub>
          <m:sSubPr>
            <m:ctrlPr>
              <w:ins w:id="4204" w:author="Garrick W Bruening" w:date="2020-07-27T20:34:00Z">
                <w:rPr>
                  <w:rFonts w:ascii="Cambria Math" w:hAnsi="Cambria Math" w:cstheme="minorHAnsi"/>
                </w:rPr>
              </w:ins>
            </m:ctrlPr>
          </m:sSubPr>
          <m:e>
            <m:r>
              <m:rPr>
                <m:nor/>
              </m:rPr>
              <w:rPr>
                <w:rFonts w:cstheme="minorHAnsi"/>
                <w:rPrChange w:id="4205" w:author="Garrick W Bruening" w:date="2020-07-27T20:35:00Z">
                  <w:rPr>
                    <w:rFonts w:ascii="Cambria Math" w:hAnsi="Cambria Math"/>
                  </w:rPr>
                </w:rPrChange>
              </w:rPr>
              <m:t>β</m:t>
            </m:r>
          </m:e>
          <m:sub>
            <m:r>
              <w:ins w:id="4206" w:author="Garrick W Bruening" w:date="2020-07-27T20:34:00Z">
                <m:rPr>
                  <m:nor/>
                </m:rPr>
                <w:rPr>
                  <w:rFonts w:cstheme="minorHAnsi"/>
                  <w:rPrChange w:id="4207" w:author="Garrick W Bruening" w:date="2020-07-27T20:35:00Z">
                    <w:rPr>
                      <w:rFonts w:ascii="Cambria Math" w:hAnsi="Cambria Math"/>
                    </w:rPr>
                  </w:rPrChange>
                </w:rPr>
                <m:t>1</m:t>
              </w:ins>
            </m:r>
          </m:sub>
        </m:sSub>
        <m:r>
          <w:ins w:id="4208" w:author="Garrick W Bruening" w:date="2020-07-27T20:34:00Z">
            <m:rPr>
              <m:nor/>
            </m:rPr>
            <w:rPr>
              <w:rFonts w:cstheme="minorHAnsi"/>
              <w:rPrChange w:id="4209" w:author="Garrick W Bruening" w:date="2020-07-27T20:35:00Z">
                <w:rPr>
                  <w:rFonts w:ascii="Cambria Math" w:hAnsi="Cambria Math"/>
                </w:rPr>
              </w:rPrChange>
            </w:rPr>
            <m:t>=-0.0966</m:t>
          </w:ins>
        </m:r>
        <m:r>
          <m:rPr>
            <m:nor/>
          </m:rPr>
          <w:rPr>
            <w:rFonts w:cstheme="minorHAnsi"/>
            <w:rPrChange w:id="4210" w:author="Garrick W Bruening" w:date="2020-07-27T20:35:00Z">
              <w:rPr>
                <w:rFonts w:ascii="Cambria Math" w:hAnsi="Cambria Math"/>
              </w:rPr>
            </w:rPrChange>
          </w:rPr>
          <m:t>±</m:t>
        </m:r>
        <m:r>
          <w:ins w:id="4211" w:author="Garrick W Bruening" w:date="2020-07-27T20:34:00Z">
            <m:rPr>
              <m:nor/>
            </m:rPr>
            <w:rPr>
              <w:rFonts w:cstheme="minorHAnsi"/>
              <w:rPrChange w:id="4212" w:author="Garrick W Bruening" w:date="2020-07-27T20:35:00Z">
                <w:rPr>
                  <w:rFonts w:ascii="Cambria Math" w:hAnsi="Cambria Math"/>
                </w:rPr>
              </w:rPrChange>
            </w:rPr>
            <m:t>0.008</m:t>
          </w:ins>
        </m:r>
      </m:oMath>
      <w:ins w:id="4213" w:author="Garrick W Bruening" w:date="2020-07-27T20:34:00Z">
        <w:r w:rsidR="00F229C6" w:rsidRPr="009802F2">
          <w:rPr>
            <w:rFonts w:eastAsiaTheme="minorEastAsia"/>
          </w:rPr>
          <w:t xml:space="preserve"> </w:t>
        </w:r>
      </w:ins>
      <w:r w:rsidR="000C663C" w:rsidRPr="009802F2">
        <w:t>for mass,</w:t>
      </w:r>
      <w:r w:rsidRPr="009802F2">
        <w:t xml:space="preserve"> </w:t>
      </w:r>
      <m:oMath>
        <m:sSub>
          <m:sSubPr>
            <m:ctrlPr>
              <w:ins w:id="4214" w:author="Garrick W Bruening" w:date="2020-07-27T20:35:00Z">
                <w:rPr>
                  <w:rFonts w:ascii="Cambria Math" w:hAnsi="Cambria Math" w:cstheme="minorHAnsi"/>
                </w:rPr>
              </w:ins>
            </m:ctrlPr>
          </m:sSubPr>
          <m:e>
            <m:r>
              <m:rPr>
                <m:nor/>
              </m:rPr>
              <w:rPr>
                <w:rFonts w:cstheme="minorHAnsi"/>
                <w:rPrChange w:id="4215" w:author="Garrick W Bruening" w:date="2020-07-27T20:35:00Z">
                  <w:rPr>
                    <w:rFonts w:ascii="Cambria Math" w:hAnsi="Cambria Math"/>
                  </w:rPr>
                </w:rPrChange>
              </w:rPr>
              <m:t>β</m:t>
            </m:r>
          </m:e>
          <m:sub>
            <m:r>
              <w:ins w:id="4216" w:author="Garrick W Bruening" w:date="2020-07-27T20:35:00Z">
                <m:rPr>
                  <m:nor/>
                </m:rPr>
                <w:rPr>
                  <w:rFonts w:cstheme="minorHAnsi"/>
                  <w:rPrChange w:id="4217" w:author="Garrick W Bruening" w:date="2020-07-27T20:35:00Z">
                    <w:rPr>
                      <w:rFonts w:ascii="Cambria Math" w:hAnsi="Cambria Math"/>
                    </w:rPr>
                  </w:rPrChange>
                </w:rPr>
                <m:t>2</m:t>
              </w:ins>
            </m:r>
          </m:sub>
        </m:sSub>
        <m:r>
          <w:ins w:id="4218" w:author="Garrick W Bruening" w:date="2020-07-27T20:35:00Z">
            <m:rPr>
              <m:nor/>
            </m:rPr>
            <w:rPr>
              <w:rFonts w:cstheme="minorHAnsi"/>
              <w:rPrChange w:id="4219" w:author="Garrick W Bruening" w:date="2020-07-27T20:35:00Z">
                <w:rPr>
                  <w:rFonts w:ascii="Cambria Math" w:hAnsi="Cambria Math"/>
                </w:rPr>
              </w:rPrChange>
            </w:rPr>
            <m:t>=5.876</m:t>
          </w:ins>
        </m:r>
        <m:r>
          <m:rPr>
            <m:nor/>
          </m:rPr>
          <w:rPr>
            <w:rFonts w:cstheme="minorHAnsi"/>
            <w:rPrChange w:id="4220" w:author="Garrick W Bruening" w:date="2020-07-27T20:35:00Z">
              <w:rPr>
                <w:rFonts w:ascii="Cambria Math" w:hAnsi="Cambria Math"/>
              </w:rPr>
            </w:rPrChange>
          </w:rPr>
          <m:t>±</m:t>
        </m:r>
        <m:r>
          <w:ins w:id="4221" w:author="Garrick W Bruening" w:date="2020-07-27T20:35:00Z">
            <m:rPr>
              <m:nor/>
            </m:rPr>
            <w:rPr>
              <w:rFonts w:cstheme="minorHAnsi"/>
              <w:rPrChange w:id="4222" w:author="Garrick W Bruening" w:date="2020-07-27T20:35:00Z">
                <w:rPr>
                  <w:rFonts w:ascii="Cambria Math" w:hAnsi="Cambria Math"/>
                </w:rPr>
              </w:rPrChange>
            </w:rPr>
            <m:t>0.188</m:t>
          </w:ins>
        </m:r>
      </m:oMath>
      <w:del w:id="4223" w:author="Garrick W Bruening" w:date="2020-07-27T20:34:00Z">
        <w:r w:rsidR="002448E4" w:rsidRPr="009802F2">
          <w:delText>$</w:delText>
        </w:r>
      </w:del>
      <w:del w:id="4224" w:author="Garrick W Bruening" w:date="2020-07-27T20:35:00Z">
        <w:r w:rsidR="000C663C" w:rsidRPr="009802F2">
          <w:delText xml:space="preserve">\beta_2 = </w:delText>
        </w:r>
        <w:r w:rsidRPr="009802F2">
          <w:delText>5.</w:delText>
        </w:r>
        <w:r w:rsidR="002448E4" w:rsidRPr="009802F2">
          <w:delText>876\pm</w:delText>
        </w:r>
        <w:r w:rsidR="001930E0" w:rsidRPr="009802F2">
          <w:delText>0.188</w:delText>
        </w:r>
      </w:del>
      <w:del w:id="4225" w:author="Garrick W Bruening" w:date="2020-07-27T20:34:00Z">
        <w:r w:rsidR="001930E0" w:rsidRPr="009802F2">
          <w:delText>$</w:delText>
        </w:r>
      </w:del>
      <w:r w:rsidR="002448E4" w:rsidRPr="009802F2">
        <w:t xml:space="preserve"> </w:t>
      </w:r>
      <w:r w:rsidRPr="009802F2">
        <w:t xml:space="preserve">for movement duration, and </w:t>
      </w:r>
      <w:r w:rsidR="002A3623" w:rsidRPr="009802F2">
        <w:t xml:space="preserve">an </w:t>
      </w:r>
      <w:r w:rsidRPr="009802F2">
        <w:t>intercept of</w:t>
      </w:r>
      <w:del w:id="4226" w:author="Garrick W Bruening" w:date="2020-07-27T20:34:00Z">
        <w:r w:rsidRPr="009802F2">
          <w:delText xml:space="preserve"> </w:delText>
        </w:r>
        <w:r w:rsidR="002A3623" w:rsidRPr="009802F2" w:rsidDel="00F229C6">
          <w:delText>$</w:delText>
        </w:r>
      </w:del>
      <w:ins w:id="4227" w:author="Garrick W Bruening" w:date="2020-07-27T20:35:00Z">
        <w:r w:rsidR="00F229C6" w:rsidRPr="009802F2">
          <w:t xml:space="preserve"> </w:t>
        </w:r>
      </w:ins>
      <m:oMath>
        <m:sSub>
          <m:sSubPr>
            <m:ctrlPr>
              <w:ins w:id="4228" w:author="Garrick W Bruening" w:date="2020-07-27T20:36:00Z">
                <w:rPr>
                  <w:rFonts w:ascii="Cambria Math" w:hAnsi="Cambria Math" w:cstheme="minorHAnsi"/>
                </w:rPr>
              </w:ins>
            </m:ctrlPr>
          </m:sSubPr>
          <m:e>
            <m:r>
              <m:rPr>
                <m:nor/>
              </m:rPr>
              <w:rPr>
                <w:rFonts w:cstheme="minorHAnsi"/>
                <w:rPrChange w:id="4229" w:author="Garrick W Bruening" w:date="2020-07-27T20:36:00Z">
                  <w:rPr>
                    <w:rFonts w:ascii="Cambria Math" w:hAnsi="Cambria Math"/>
                  </w:rPr>
                </w:rPrChange>
              </w:rPr>
              <m:t>β</m:t>
            </m:r>
          </m:e>
          <m:sub>
            <m:r>
              <w:ins w:id="4230" w:author="Garrick W Bruening" w:date="2020-07-27T20:36:00Z">
                <m:rPr>
                  <m:nor/>
                </m:rPr>
                <w:rPr>
                  <w:rFonts w:cstheme="minorHAnsi"/>
                  <w:rPrChange w:id="4231" w:author="Garrick W Bruening" w:date="2020-07-27T20:36:00Z">
                    <w:rPr>
                      <w:rFonts w:ascii="Cambria Math" w:hAnsi="Cambria Math"/>
                    </w:rPr>
                  </w:rPrChange>
                </w:rPr>
                <m:t>0</m:t>
              </w:ins>
            </m:r>
          </m:sub>
        </m:sSub>
        <m:r>
          <w:ins w:id="4232" w:author="Garrick W Bruening" w:date="2020-07-27T20:36:00Z">
            <m:rPr>
              <m:nor/>
            </m:rPr>
            <w:rPr>
              <w:rFonts w:cstheme="minorHAnsi"/>
              <w:rPrChange w:id="4233" w:author="Garrick W Bruening" w:date="2020-07-27T20:36:00Z">
                <w:rPr>
                  <w:rFonts w:ascii="Cambria Math" w:hAnsi="Cambria Math"/>
                </w:rPr>
              </w:rPrChange>
            </w:rPr>
            <m:t>=-1.446</m:t>
          </w:ins>
        </m:r>
        <m:r>
          <m:rPr>
            <m:nor/>
          </m:rPr>
          <w:rPr>
            <w:rFonts w:cstheme="minorHAnsi"/>
            <w:rPrChange w:id="4234" w:author="Garrick W Bruening" w:date="2020-07-27T20:36:00Z">
              <w:rPr>
                <w:rFonts w:ascii="Cambria Math" w:hAnsi="Cambria Math"/>
              </w:rPr>
            </w:rPrChange>
          </w:rPr>
          <m:t>±</m:t>
        </m:r>
        <m:r>
          <w:ins w:id="4235" w:author="Garrick W Bruening" w:date="2020-07-27T20:36:00Z">
            <m:rPr>
              <m:nor/>
            </m:rPr>
            <w:rPr>
              <w:rFonts w:cstheme="minorHAnsi"/>
              <w:rPrChange w:id="4236" w:author="Garrick W Bruening" w:date="2020-07-27T20:36:00Z">
                <w:rPr>
                  <w:rFonts w:ascii="Cambria Math" w:hAnsi="Cambria Math"/>
                </w:rPr>
              </w:rPrChange>
            </w:rPr>
            <m:t>0.125</m:t>
          </w:ins>
        </m:r>
      </m:oMath>
      <w:del w:id="4237" w:author="Garrick W Bruening" w:date="2020-07-27T20:35:00Z">
        <w:r w:rsidR="000C663C" w:rsidRPr="009802F2" w:rsidDel="00673D1D">
          <w:delText>\</w:delText>
        </w:r>
        <w:r w:rsidR="000C663C" w:rsidRPr="009802F2">
          <w:delText xml:space="preserve">beta_0 = </w:delText>
        </w:r>
        <w:r w:rsidRPr="009802F2">
          <w:delText>-1.44</w:delText>
        </w:r>
        <w:r w:rsidR="009358AD" w:rsidRPr="009802F2">
          <w:delText>6\pm0.125$</w:delText>
        </w:r>
      </w:del>
      <w:r w:rsidRPr="009802F2">
        <w:t xml:space="preserve">. Experiment </w:t>
      </w:r>
      <w:r w:rsidR="007A24FE" w:rsidRPr="009802F2">
        <w:t xml:space="preserve">2b </w:t>
      </w:r>
      <w:r w:rsidRPr="009802F2">
        <w:t>had coefficients of</w:t>
      </w:r>
      <w:del w:id="4238" w:author="Garrick W Bruening" w:date="2020-07-27T20:35:00Z">
        <w:r w:rsidRPr="009802F2">
          <w:delText xml:space="preserve"> </w:delText>
        </w:r>
        <w:r w:rsidR="000C663C" w:rsidRPr="009802F2">
          <w:delText xml:space="preserve"> $</w:delText>
        </w:r>
      </w:del>
      <w:r w:rsidR="000C663C" w:rsidRPr="009802F2">
        <w:t xml:space="preserve"> </w:t>
      </w:r>
      <w:del w:id="4239" w:author="Garrick W Bruening" w:date="2020-07-27T20:36:00Z">
        <w:r w:rsidR="000C663C" w:rsidRPr="009802F2">
          <w:delText>\beta_1 =  -0.0641\pm0.006</w:delText>
        </w:r>
      </w:del>
      <w:del w:id="4240" w:author="Garrick W Bruening" w:date="2020-07-27T20:35:00Z">
        <w:r w:rsidR="000C663C" w:rsidRPr="009802F2">
          <w:delText>$</w:delText>
        </w:r>
      </w:del>
      <w:del w:id="4241" w:author="Garrick W Bruening" w:date="2020-07-27T20:36:00Z">
        <w:r w:rsidR="000C663C" w:rsidRPr="009802F2">
          <w:delText xml:space="preserve"> </w:delText>
        </w:r>
      </w:del>
      <m:oMath>
        <m:sSub>
          <m:sSubPr>
            <m:ctrlPr>
              <w:ins w:id="4242" w:author="Garrick W Bruening" w:date="2020-07-27T20:36:00Z">
                <w:rPr>
                  <w:rFonts w:ascii="Cambria Math" w:hAnsi="Cambria Math" w:cstheme="minorHAnsi"/>
                </w:rPr>
              </w:ins>
            </m:ctrlPr>
          </m:sSubPr>
          <m:e>
            <m:r>
              <m:rPr>
                <m:nor/>
              </m:rPr>
              <w:rPr>
                <w:rFonts w:cstheme="minorHAnsi"/>
                <w:rPrChange w:id="4243" w:author="Garrick W Bruening" w:date="2020-07-27T20:36:00Z">
                  <w:rPr>
                    <w:rFonts w:ascii="Cambria Math" w:hAnsi="Cambria Math"/>
                  </w:rPr>
                </w:rPrChange>
              </w:rPr>
              <m:t>β</m:t>
            </m:r>
          </m:e>
          <m:sub>
            <m:r>
              <w:ins w:id="4244" w:author="Garrick W Bruening" w:date="2020-07-27T20:36:00Z">
                <m:rPr>
                  <m:nor/>
                </m:rPr>
                <w:rPr>
                  <w:rFonts w:cstheme="minorHAnsi"/>
                  <w:rPrChange w:id="4245" w:author="Garrick W Bruening" w:date="2020-07-27T20:36:00Z">
                    <w:rPr>
                      <w:rFonts w:ascii="Cambria Math" w:hAnsi="Cambria Math"/>
                    </w:rPr>
                  </w:rPrChange>
                </w:rPr>
                <m:t>1</m:t>
              </w:ins>
            </m:r>
          </m:sub>
        </m:sSub>
        <m:r>
          <w:ins w:id="4246" w:author="Garrick W Bruening" w:date="2020-07-27T20:36:00Z">
            <m:rPr>
              <m:nor/>
            </m:rPr>
            <w:rPr>
              <w:rFonts w:cstheme="minorHAnsi"/>
              <w:rPrChange w:id="4247" w:author="Garrick W Bruening" w:date="2020-07-27T20:36:00Z">
                <w:rPr>
                  <w:rFonts w:ascii="Cambria Math" w:hAnsi="Cambria Math"/>
                </w:rPr>
              </w:rPrChange>
            </w:rPr>
            <m:t>=-0.0641</m:t>
          </w:ins>
        </m:r>
        <m:r>
          <m:rPr>
            <m:nor/>
          </m:rPr>
          <w:rPr>
            <w:rFonts w:cstheme="minorHAnsi"/>
            <w:rPrChange w:id="4248" w:author="Garrick W Bruening" w:date="2020-07-27T20:36:00Z">
              <w:rPr>
                <w:rFonts w:ascii="Cambria Math" w:hAnsi="Cambria Math"/>
              </w:rPr>
            </w:rPrChange>
          </w:rPr>
          <m:t>±</m:t>
        </m:r>
        <m:r>
          <w:ins w:id="4249" w:author="Garrick W Bruening" w:date="2020-07-27T20:36:00Z">
            <m:rPr>
              <m:nor/>
            </m:rPr>
            <w:rPr>
              <w:rFonts w:cstheme="minorHAnsi"/>
              <w:rPrChange w:id="4250" w:author="Garrick W Bruening" w:date="2020-07-27T20:36:00Z">
                <w:rPr>
                  <w:rFonts w:ascii="Cambria Math" w:hAnsi="Cambria Math"/>
                </w:rPr>
              </w:rPrChange>
            </w:rPr>
            <m:t>0.006</m:t>
          </w:ins>
        </m:r>
      </m:oMath>
      <w:ins w:id="4251" w:author="Garrick W Bruening" w:date="2020-07-27T20:36:00Z">
        <w:r w:rsidR="00673D1D" w:rsidRPr="009802F2">
          <w:t xml:space="preserve"> </w:t>
        </w:r>
      </w:ins>
      <w:r w:rsidR="000C663C" w:rsidRPr="009802F2">
        <w:t>for mass,</w:t>
      </w:r>
      <w:r w:rsidRPr="009802F2">
        <w:t xml:space="preserve"> </w:t>
      </w:r>
      <w:del w:id="4252" w:author="Garrick W Bruening" w:date="2020-07-27T20:35:00Z">
        <w:r w:rsidR="007A24FE" w:rsidRPr="009802F2">
          <w:delText>$</w:delText>
        </w:r>
      </w:del>
      <w:del w:id="4253" w:author="Garrick W Bruening" w:date="2020-07-27T20:36:00Z">
        <w:r w:rsidR="000C663C" w:rsidRPr="009802F2">
          <w:delText xml:space="preserve">\beta_2 = </w:delText>
        </w:r>
        <w:r w:rsidRPr="009802F2">
          <w:delText>4.</w:delText>
        </w:r>
        <w:r w:rsidR="007A24FE" w:rsidRPr="009802F2">
          <w:delText>839\pm0.100</w:delText>
        </w:r>
      </w:del>
      <w:del w:id="4254" w:author="Garrick W Bruening" w:date="2020-07-27T20:35:00Z">
        <w:r w:rsidR="007A24FE" w:rsidRPr="009802F2">
          <w:delText>$</w:delText>
        </w:r>
      </w:del>
      <w:del w:id="4255" w:author="Garrick W Bruening" w:date="2020-07-27T20:36:00Z">
        <w:r w:rsidR="007A24FE" w:rsidRPr="009802F2">
          <w:delText xml:space="preserve"> </w:delText>
        </w:r>
      </w:del>
      <m:oMath>
        <m:sSub>
          <m:sSubPr>
            <m:ctrlPr>
              <w:ins w:id="4256" w:author="Garrick W Bruening" w:date="2020-07-27T20:36:00Z">
                <w:rPr>
                  <w:rFonts w:ascii="Cambria Math" w:hAnsi="Cambria Math" w:cstheme="minorHAnsi"/>
                </w:rPr>
              </w:ins>
            </m:ctrlPr>
          </m:sSubPr>
          <m:e>
            <m:r>
              <m:rPr>
                <m:nor/>
              </m:rPr>
              <w:rPr>
                <w:rFonts w:cstheme="minorHAnsi"/>
                <w:rPrChange w:id="4257" w:author="Garrick W Bruening" w:date="2020-07-27T20:36:00Z">
                  <w:rPr>
                    <w:rFonts w:ascii="Cambria Math" w:hAnsi="Cambria Math"/>
                  </w:rPr>
                </w:rPrChange>
              </w:rPr>
              <m:t>β</m:t>
            </m:r>
          </m:e>
          <m:sub>
            <m:r>
              <w:ins w:id="4258" w:author="Garrick W Bruening" w:date="2020-07-27T20:36:00Z">
                <m:rPr>
                  <m:nor/>
                </m:rPr>
                <w:rPr>
                  <w:rFonts w:cstheme="minorHAnsi"/>
                  <w:rPrChange w:id="4259" w:author="Garrick W Bruening" w:date="2020-07-27T20:36:00Z">
                    <w:rPr>
                      <w:rFonts w:ascii="Cambria Math" w:hAnsi="Cambria Math"/>
                    </w:rPr>
                  </w:rPrChange>
                </w:rPr>
                <m:t>2</m:t>
              </w:ins>
            </m:r>
          </m:sub>
        </m:sSub>
        <m:r>
          <w:ins w:id="4260" w:author="Garrick W Bruening" w:date="2020-07-27T20:36:00Z">
            <m:rPr>
              <m:nor/>
            </m:rPr>
            <w:rPr>
              <w:rFonts w:cstheme="minorHAnsi"/>
              <w:rPrChange w:id="4261" w:author="Garrick W Bruening" w:date="2020-07-27T20:36:00Z">
                <w:rPr>
                  <w:rFonts w:ascii="Cambria Math" w:hAnsi="Cambria Math"/>
                </w:rPr>
              </w:rPrChange>
            </w:rPr>
            <m:t>=4.839</m:t>
          </w:ins>
        </m:r>
        <m:r>
          <m:rPr>
            <m:nor/>
          </m:rPr>
          <w:rPr>
            <w:rFonts w:cstheme="minorHAnsi"/>
            <w:rPrChange w:id="4262" w:author="Garrick W Bruening" w:date="2020-07-27T20:36:00Z">
              <w:rPr>
                <w:rFonts w:ascii="Cambria Math" w:hAnsi="Cambria Math"/>
              </w:rPr>
            </w:rPrChange>
          </w:rPr>
          <m:t>±</m:t>
        </m:r>
        <m:r>
          <w:ins w:id="4263" w:author="Garrick W Bruening" w:date="2020-07-27T20:36:00Z">
            <m:rPr>
              <m:nor/>
            </m:rPr>
            <w:rPr>
              <w:rFonts w:cstheme="minorHAnsi"/>
              <w:rPrChange w:id="4264" w:author="Garrick W Bruening" w:date="2020-07-27T20:36:00Z">
                <w:rPr>
                  <w:rFonts w:ascii="Cambria Math" w:hAnsi="Cambria Math"/>
                </w:rPr>
              </w:rPrChange>
            </w:rPr>
            <m:t>0.100</m:t>
          </w:ins>
        </m:r>
      </m:oMath>
      <w:ins w:id="4265" w:author="Garrick W Bruening" w:date="2020-07-27T20:36:00Z">
        <w:r w:rsidR="00673D1D" w:rsidRPr="009802F2">
          <w:rPr>
            <w:rFonts w:eastAsiaTheme="minorEastAsia"/>
          </w:rPr>
          <w:t xml:space="preserve"> </w:t>
        </w:r>
      </w:ins>
      <w:r w:rsidRPr="009802F2">
        <w:t xml:space="preserve">for movement duration, and </w:t>
      </w:r>
      <m:oMath>
        <m:sSub>
          <m:sSubPr>
            <m:ctrlPr>
              <w:ins w:id="4266" w:author="Garrick W Bruening" w:date="2020-07-27T20:36:00Z">
                <w:rPr>
                  <w:rFonts w:ascii="Cambria Math" w:hAnsi="Cambria Math" w:cstheme="minorHAnsi"/>
                </w:rPr>
              </w:ins>
            </m:ctrlPr>
          </m:sSubPr>
          <m:e>
            <m:r>
              <m:rPr>
                <m:nor/>
              </m:rPr>
              <w:rPr>
                <w:rFonts w:cstheme="minorHAnsi"/>
                <w:rPrChange w:id="4267" w:author="Garrick W Bruening" w:date="2020-07-27T20:37:00Z">
                  <w:rPr>
                    <w:rFonts w:ascii="Cambria Math" w:hAnsi="Cambria Math"/>
                  </w:rPr>
                </w:rPrChange>
              </w:rPr>
              <m:t>β</m:t>
            </m:r>
          </m:e>
          <m:sub>
            <m:r>
              <w:ins w:id="4268" w:author="Garrick W Bruening" w:date="2020-07-27T20:36:00Z">
                <m:rPr>
                  <m:nor/>
                </m:rPr>
                <w:rPr>
                  <w:rFonts w:cstheme="minorHAnsi"/>
                  <w:rPrChange w:id="4269" w:author="Garrick W Bruening" w:date="2020-07-27T20:37:00Z">
                    <w:rPr>
                      <w:rFonts w:ascii="Cambria Math" w:hAnsi="Cambria Math"/>
                    </w:rPr>
                  </w:rPrChange>
                </w:rPr>
                <m:t>0</m:t>
              </w:ins>
            </m:r>
          </m:sub>
        </m:sSub>
        <m:r>
          <w:ins w:id="4270" w:author="Garrick W Bruening" w:date="2020-07-27T20:36:00Z">
            <m:rPr>
              <m:nor/>
            </m:rPr>
            <w:rPr>
              <w:rFonts w:cstheme="minorHAnsi"/>
              <w:rPrChange w:id="4271" w:author="Garrick W Bruening" w:date="2020-07-27T20:37:00Z">
                <w:rPr>
                  <w:rFonts w:ascii="Cambria Math" w:hAnsi="Cambria Math"/>
                </w:rPr>
              </w:rPrChange>
            </w:rPr>
            <m:t>=-2.580</m:t>
          </w:ins>
        </m:r>
        <m:r>
          <m:rPr>
            <m:nor/>
          </m:rPr>
          <w:rPr>
            <w:rFonts w:cstheme="minorHAnsi"/>
            <w:rPrChange w:id="4272" w:author="Garrick W Bruening" w:date="2020-07-27T20:37:00Z">
              <w:rPr>
                <w:rFonts w:ascii="Cambria Math" w:hAnsi="Cambria Math"/>
              </w:rPr>
            </w:rPrChange>
          </w:rPr>
          <m:t>±</m:t>
        </m:r>
        <m:r>
          <w:ins w:id="4273" w:author="Garrick W Bruening" w:date="2020-07-27T20:36:00Z">
            <m:rPr>
              <m:nor/>
            </m:rPr>
            <w:rPr>
              <w:rFonts w:cstheme="minorHAnsi"/>
              <w:rPrChange w:id="4274" w:author="Garrick W Bruening" w:date="2020-07-27T20:37:00Z">
                <w:rPr>
                  <w:rFonts w:ascii="Cambria Math" w:hAnsi="Cambria Math"/>
                </w:rPr>
              </w:rPrChange>
            </w:rPr>
            <m:t>0.077</m:t>
          </w:ins>
        </m:r>
      </m:oMath>
      <w:del w:id="4275" w:author="Garrick W Bruening" w:date="2020-07-27T20:35:00Z">
        <w:r w:rsidR="007A24FE" w:rsidRPr="009802F2">
          <w:delText>$</w:delText>
        </w:r>
        <w:r w:rsidRPr="009802F2">
          <w:delText xml:space="preserve"> </w:delText>
        </w:r>
      </w:del>
      <w:del w:id="4276" w:author="Garrick W Bruening" w:date="2020-07-27T20:36:00Z">
        <w:r w:rsidR="000C663C" w:rsidRPr="009802F2">
          <w:delText xml:space="preserve">\beta_0 = </w:delText>
        </w:r>
        <w:r w:rsidRPr="009802F2">
          <w:delText>-2.58</w:delText>
        </w:r>
        <w:r w:rsidR="00986FC9" w:rsidRPr="009802F2">
          <w:delText>0\pm0.077</w:delText>
        </w:r>
      </w:del>
      <w:del w:id="4277" w:author="Garrick W Bruening" w:date="2020-07-27T20:35:00Z">
        <w:r w:rsidR="007A24FE" w:rsidRPr="009802F2">
          <w:delText>$</w:delText>
        </w:r>
      </w:del>
      <w:del w:id="4278" w:author="Garrick W Bruening" w:date="2020-07-27T20:36:00Z">
        <w:r w:rsidRPr="009802F2">
          <w:delText xml:space="preserve"> </w:delText>
        </w:r>
      </w:del>
      <w:ins w:id="4279" w:author="Garrick W Bruening" w:date="2020-07-27T20:36:00Z">
        <w:r w:rsidR="00673D1D" w:rsidRPr="009802F2">
          <w:t xml:space="preserve"> </w:t>
        </w:r>
      </w:ins>
      <w:r w:rsidRPr="009802F2">
        <w:t>for an intercept. These logistic regressions represent</w:t>
      </w:r>
      <w:ins w:id="4280" w:author="Garrick W Bruening" w:date="2020-07-27T20:37:00Z">
        <w:r w:rsidRPr="009802F2">
          <w:t xml:space="preserve"> </w:t>
        </w:r>
      </w:ins>
      <m:oMath>
        <m:r>
          <w:ins w:id="4281" w:author="Garrick W Bruening" w:date="2020-07-27T20:37:00Z">
            <m:rPr>
              <m:nor/>
            </m:rPr>
            <w:rPr>
              <w:rFonts w:cstheme="minorHAnsi"/>
              <w:rPrChange w:id="4282" w:author="Garrick W Bruening" w:date="2020-07-27T20:37:00Z">
                <w:rPr>
                  <w:rFonts w:ascii="Cambria Math" w:hAnsi="Cambria Math"/>
                </w:rPr>
              </w:rPrChange>
            </w:rPr>
            <m:t>P</m:t>
          </w:ins>
        </m:r>
        <m:d>
          <m:dPr>
            <m:ctrlPr>
              <w:ins w:id="4283" w:author="Garrick W Bruening" w:date="2020-07-27T20:37:00Z">
                <w:rPr>
                  <w:rFonts w:ascii="Cambria Math" w:hAnsi="Cambria Math" w:cstheme="minorHAnsi"/>
                </w:rPr>
              </w:ins>
            </m:ctrlPr>
          </m:dPr>
          <m:e>
            <m:r>
              <m:rPr>
                <m:nor/>
              </m:rPr>
              <w:rPr>
                <w:rFonts w:cstheme="minorHAnsi"/>
                <w:rPrChange w:id="4284" w:author="Garrick W Bruening" w:date="2020-07-27T20:37:00Z">
                  <w:rPr>
                    <w:rFonts w:ascii="Cambria Math" w:hAnsi="Cambria Math"/>
                  </w:rPr>
                </w:rPrChange>
              </w:rPr>
              <m:t>α</m:t>
            </m:r>
          </m:e>
          <m:e>
            <w:proofErr w:type="gramStart"/>
            <m:r>
              <w:ins w:id="4285" w:author="Garrick W Bruening" w:date="2020-07-27T20:37:00Z">
                <m:rPr>
                  <m:nor/>
                </m:rPr>
                <w:rPr>
                  <w:rFonts w:cstheme="minorHAnsi"/>
                  <w:rPrChange w:id="4286" w:author="Garrick W Bruening" w:date="2020-07-27T20:37:00Z">
                    <w:rPr>
                      <w:rFonts w:ascii="Cambria Math" w:hAnsi="Cambria Math"/>
                    </w:rPr>
                  </w:rPrChange>
                </w:rPr>
                <m:t>T,m</m:t>
              </w:ins>
            </m:r>
            <w:proofErr w:type="gramEnd"/>
          </m:e>
        </m:d>
      </m:oMath>
      <w:r w:rsidRPr="009802F2">
        <w:t xml:space="preserve"> </w:t>
      </w:r>
      <w:del w:id="4287" w:author="Garrick W Bruening" w:date="2020-07-27T20:37:00Z">
        <w:r w:rsidRPr="009802F2">
          <w:delText xml:space="preserve">$P(\alpha|T,m)$ </w:delText>
        </w:r>
      </w:del>
      <w:r w:rsidRPr="009802F2">
        <w:t xml:space="preserve">in the utility model. </w:t>
      </w:r>
    </w:p>
    <w:p w14:paraId="7713DC17" w14:textId="77777777" w:rsidR="00D14509" w:rsidRPr="009802F2" w:rsidRDefault="00D14509" w:rsidP="007963DD"/>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746EFA68" w14:textId="77777777" w:rsidTr="007963DD">
        <w:trPr>
          <w:ins w:id="4288" w:author="Garrick W Bruening" w:date="2020-07-25T15:18:00Z"/>
        </w:trPr>
        <w:tc>
          <w:tcPr>
            <w:tcW w:w="500" w:type="pct"/>
          </w:tcPr>
          <w:p w14:paraId="68B51489" w14:textId="77777777" w:rsidR="002E1506" w:rsidRPr="009802F2" w:rsidRDefault="002E1506" w:rsidP="003857B1">
            <w:pPr>
              <w:rPr>
                <w:ins w:id="4289" w:author="Garrick W Bruening" w:date="2020-07-25T15:18:00Z"/>
              </w:rPr>
            </w:pPr>
          </w:p>
        </w:tc>
        <w:tc>
          <w:tcPr>
            <w:tcW w:w="4000" w:type="pct"/>
            <w:vAlign w:val="center"/>
          </w:tcPr>
          <w:p w14:paraId="387F9B9A" w14:textId="7A50225E" w:rsidR="00CE111B" w:rsidRPr="009802F2" w:rsidRDefault="00AE3B32" w:rsidP="00CE111B">
            <w:pPr>
              <w:pStyle w:val="Caption"/>
              <w:rPr>
                <w:ins w:id="4290" w:author="Garrick W Bruening" w:date="2020-07-25T14:41:00Z"/>
                <w:rFonts w:ascii="Cambria Math" w:hAnsi="Cambria Math" w:cstheme="minorHAnsi"/>
                <w:color w:val="auto"/>
                <w:sz w:val="22"/>
                <w:szCs w:val="22"/>
                <w:oMath/>
                <w:rPrChange w:id="4291" w:author="Garrick W Bruening" w:date="2020-07-25T14:41:00Z">
                  <w:rPr>
                    <w:ins w:id="4292" w:author="Garrick W Bruening" w:date="2020-07-25T14:41:00Z"/>
                    <w:rFonts w:eastAsiaTheme="minorEastAsia"/>
                    <w:oMath/>
                  </w:rPr>
                </w:rPrChange>
              </w:rPr>
            </w:pPr>
            <m:oMathPara>
              <m:oMath>
                <m:r>
                  <w:ins w:id="4293" w:author="Garrick W Bruening" w:date="2020-07-25T14:40:00Z">
                    <m:rPr>
                      <m:nor/>
                    </m:rPr>
                    <w:rPr>
                      <w:rFonts w:cstheme="minorHAnsi"/>
                      <w:i w:val="0"/>
                      <w:iCs w:val="0"/>
                      <w:color w:val="auto"/>
                      <w:sz w:val="22"/>
                      <w:szCs w:val="22"/>
                    </w:rPr>
                    <m:t>ln</m:t>
                  </w:ins>
                </m:r>
                <m:d>
                  <m:dPr>
                    <m:ctrlPr>
                      <w:ins w:id="4294" w:author="Garrick W Bruening" w:date="2020-07-25T14:40:00Z">
                        <w:rPr>
                          <w:rFonts w:ascii="Cambria Math" w:hAnsi="Cambria Math" w:cstheme="minorHAnsi"/>
                          <w:i w:val="0"/>
                          <w:iCs w:val="0"/>
                          <w:color w:val="auto"/>
                          <w:sz w:val="22"/>
                          <w:szCs w:val="22"/>
                        </w:rPr>
                      </w:ins>
                    </m:ctrlPr>
                  </m:dPr>
                  <m:e>
                    <m:f>
                      <m:fPr>
                        <m:ctrlPr>
                          <w:ins w:id="4295" w:author="Garrick W Bruening" w:date="2020-07-25T14:40:00Z">
                            <w:rPr>
                              <w:rFonts w:ascii="Cambria Math" w:hAnsi="Cambria Math" w:cstheme="minorHAnsi"/>
                              <w:i w:val="0"/>
                              <w:iCs w:val="0"/>
                              <w:color w:val="auto"/>
                              <w:sz w:val="22"/>
                              <w:szCs w:val="22"/>
                            </w:rPr>
                          </w:ins>
                        </m:ctrlPr>
                      </m:fPr>
                      <m:num>
                        <m:r>
                          <w:ins w:id="4296" w:author="Garrick W Bruening" w:date="2020-07-25T14:41:00Z">
                            <m:rPr>
                              <m:nor/>
                            </m:rPr>
                            <w:rPr>
                              <w:rFonts w:cstheme="minorHAnsi"/>
                              <w:i w:val="0"/>
                              <w:iCs w:val="0"/>
                              <w:color w:val="auto"/>
                              <w:sz w:val="22"/>
                              <w:szCs w:val="22"/>
                            </w:rPr>
                            <m:t>P</m:t>
                          </w:ins>
                        </m:r>
                      </m:num>
                      <m:den>
                        <m:r>
                          <w:ins w:id="4297" w:author="Garrick W Bruening" w:date="2020-07-25T14:41:00Z">
                            <m:rPr>
                              <m:nor/>
                            </m:rPr>
                            <w:rPr>
                              <w:rFonts w:cstheme="minorHAnsi"/>
                              <w:i w:val="0"/>
                              <w:iCs w:val="0"/>
                              <w:color w:val="auto"/>
                              <w:sz w:val="22"/>
                              <w:szCs w:val="22"/>
                            </w:rPr>
                            <m:t>1-P</m:t>
                          </w:ins>
                        </m:r>
                      </m:den>
                    </m:f>
                  </m:e>
                </m:d>
                <m:r>
                  <w:ins w:id="4298" w:author="Garrick W Bruening" w:date="2020-07-25T14:41:00Z">
                    <m:rPr>
                      <m:nor/>
                    </m:rPr>
                    <w:rPr>
                      <w:rFonts w:cstheme="minorHAnsi"/>
                      <w:i w:val="0"/>
                      <w:iCs w:val="0"/>
                      <w:color w:val="auto"/>
                      <w:sz w:val="22"/>
                      <w:szCs w:val="22"/>
                    </w:rPr>
                    <m:t>=</m:t>
                  </w:ins>
                </m:r>
                <m:sSub>
                  <m:sSubPr>
                    <m:ctrlPr>
                      <w:ins w:id="4299" w:author="Garrick W Bruening" w:date="2020-07-25T14:41:00Z">
                        <w:rPr>
                          <w:rFonts w:ascii="Cambria Math" w:hAnsi="Cambria Math" w:cstheme="minorHAnsi"/>
                          <w:i w:val="0"/>
                          <w:iCs w:val="0"/>
                          <w:color w:val="auto"/>
                          <w:sz w:val="22"/>
                          <w:szCs w:val="22"/>
                        </w:rPr>
                      </w:ins>
                    </m:ctrlPr>
                  </m:sSubPr>
                  <m:e>
                    <m:r>
                      <w:ins w:id="4300" w:author="Garrick W Bruening" w:date="2020-07-25T14:41:00Z">
                        <m:rPr>
                          <m:nor/>
                        </m:rPr>
                        <w:rPr>
                          <w:rFonts w:cstheme="minorHAnsi"/>
                          <w:i w:val="0"/>
                          <w:iCs w:val="0"/>
                          <w:color w:val="auto"/>
                          <w:sz w:val="22"/>
                          <w:szCs w:val="22"/>
                        </w:rPr>
                        <m:t>β</m:t>
                      </w:ins>
                    </m:r>
                  </m:e>
                  <m:sub>
                    <m:r>
                      <w:ins w:id="4301" w:author="Garrick W Bruening" w:date="2020-07-25T14:41:00Z">
                        <m:rPr>
                          <m:nor/>
                        </m:rPr>
                        <w:rPr>
                          <w:rFonts w:cstheme="minorHAnsi"/>
                          <w:i w:val="0"/>
                          <w:iCs w:val="0"/>
                          <w:color w:val="auto"/>
                          <w:sz w:val="22"/>
                          <w:szCs w:val="22"/>
                        </w:rPr>
                        <m:t>0</m:t>
                      </w:ins>
                    </m:r>
                  </m:sub>
                </m:sSub>
                <m:r>
                  <w:ins w:id="4302" w:author="Garrick W Bruening" w:date="2020-07-25T14:41:00Z">
                    <m:rPr>
                      <m:nor/>
                    </m:rPr>
                    <w:rPr>
                      <w:rFonts w:cstheme="minorHAnsi"/>
                      <w:i w:val="0"/>
                      <w:iCs w:val="0"/>
                      <w:color w:val="auto"/>
                      <w:sz w:val="22"/>
                      <w:szCs w:val="22"/>
                    </w:rPr>
                    <m:t>+</m:t>
                  </w:ins>
                </m:r>
                <m:sSub>
                  <m:sSubPr>
                    <m:ctrlPr>
                      <w:ins w:id="4303" w:author="Garrick W Bruening" w:date="2020-07-25T14:41:00Z">
                        <w:rPr>
                          <w:rFonts w:ascii="Cambria Math" w:hAnsi="Cambria Math" w:cstheme="minorHAnsi"/>
                          <w:i w:val="0"/>
                          <w:iCs w:val="0"/>
                          <w:color w:val="auto"/>
                          <w:sz w:val="22"/>
                          <w:szCs w:val="22"/>
                        </w:rPr>
                      </w:ins>
                    </m:ctrlPr>
                  </m:sSubPr>
                  <m:e>
                    <m:r>
                      <w:ins w:id="4304" w:author="Garrick W Bruening" w:date="2020-07-25T14:41:00Z">
                        <m:rPr>
                          <m:nor/>
                        </m:rPr>
                        <w:rPr>
                          <w:rFonts w:cstheme="minorHAnsi"/>
                          <w:i w:val="0"/>
                          <w:iCs w:val="0"/>
                          <w:color w:val="auto"/>
                          <w:sz w:val="22"/>
                          <w:szCs w:val="22"/>
                        </w:rPr>
                        <m:t>β</m:t>
                      </w:ins>
                    </m:r>
                  </m:e>
                  <m:sub>
                    <m:r>
                      <w:ins w:id="4305" w:author="Garrick W Bruening" w:date="2020-07-25T14:41:00Z">
                        <m:rPr>
                          <m:nor/>
                        </m:rPr>
                        <w:rPr>
                          <w:rFonts w:cstheme="minorHAnsi"/>
                          <w:i w:val="0"/>
                          <w:iCs w:val="0"/>
                          <w:color w:val="auto"/>
                          <w:sz w:val="22"/>
                          <w:szCs w:val="22"/>
                        </w:rPr>
                        <m:t>1</m:t>
                      </w:ins>
                    </m:r>
                  </m:sub>
                </m:sSub>
                <m:r>
                  <w:ins w:id="4306" w:author="Garrick W Bruening" w:date="2020-07-25T14:42:00Z">
                    <m:rPr>
                      <m:nor/>
                    </m:rPr>
                    <w:rPr>
                      <w:rFonts w:cstheme="minorHAnsi"/>
                      <w:i w:val="0"/>
                      <w:iCs w:val="0"/>
                      <w:color w:val="auto"/>
                      <w:sz w:val="22"/>
                      <w:szCs w:val="22"/>
                    </w:rPr>
                    <m:t>t</m:t>
                  </w:ins>
                </m:r>
                <m:r>
                  <w:ins w:id="4307" w:author="Garrick W Bruening" w:date="2020-07-25T14:41:00Z">
                    <m:rPr>
                      <m:nor/>
                    </m:rPr>
                    <w:rPr>
                      <w:rFonts w:cstheme="minorHAnsi"/>
                      <w:i w:val="0"/>
                      <w:iCs w:val="0"/>
                      <w:color w:val="auto"/>
                      <w:sz w:val="22"/>
                      <w:szCs w:val="22"/>
                    </w:rPr>
                    <m:t>+</m:t>
                  </w:ins>
                </m:r>
                <m:sSub>
                  <m:sSubPr>
                    <m:ctrlPr>
                      <w:ins w:id="4308" w:author="Garrick W Bruening" w:date="2020-07-25T14:41:00Z">
                        <w:rPr>
                          <w:rFonts w:ascii="Cambria Math" w:hAnsi="Cambria Math" w:cstheme="minorHAnsi"/>
                          <w:i w:val="0"/>
                          <w:iCs w:val="0"/>
                          <w:color w:val="auto"/>
                          <w:sz w:val="22"/>
                          <w:szCs w:val="22"/>
                        </w:rPr>
                      </w:ins>
                    </m:ctrlPr>
                  </m:sSubPr>
                  <m:e>
                    <m:r>
                      <w:ins w:id="4309" w:author="Garrick W Bruening" w:date="2020-07-25T14:41:00Z">
                        <m:rPr>
                          <m:nor/>
                        </m:rPr>
                        <w:rPr>
                          <w:rFonts w:cstheme="minorHAnsi"/>
                          <w:i w:val="0"/>
                          <w:iCs w:val="0"/>
                          <w:color w:val="auto"/>
                          <w:sz w:val="22"/>
                          <w:szCs w:val="22"/>
                        </w:rPr>
                        <m:t>β</m:t>
                      </w:ins>
                    </m:r>
                  </m:e>
                  <m:sub>
                    <m:r>
                      <w:ins w:id="4310" w:author="Garrick W Bruening" w:date="2020-07-25T14:41:00Z">
                        <m:rPr>
                          <m:nor/>
                        </m:rPr>
                        <w:rPr>
                          <w:rFonts w:cstheme="minorHAnsi"/>
                          <w:i w:val="0"/>
                          <w:iCs w:val="0"/>
                          <w:color w:val="auto"/>
                          <w:sz w:val="22"/>
                          <w:szCs w:val="22"/>
                        </w:rPr>
                        <m:t>2</m:t>
                      </w:ins>
                    </m:r>
                  </m:sub>
                </m:sSub>
                <m:r>
                  <w:ins w:id="4311" w:author="Garrick W Bruening" w:date="2020-07-25T14:42:00Z">
                    <m:rPr>
                      <m:nor/>
                    </m:rPr>
                    <w:rPr>
                      <w:rFonts w:cstheme="minorHAnsi"/>
                      <w:i w:val="0"/>
                      <w:iCs w:val="0"/>
                      <w:color w:val="auto"/>
                      <w:sz w:val="22"/>
                      <w:szCs w:val="22"/>
                    </w:rPr>
                    <m:t>m</m:t>
                  </w:ins>
                </m:r>
              </m:oMath>
            </m:oMathPara>
          </w:p>
          <w:p w14:paraId="1281457B" w14:textId="26A9534E" w:rsidR="00CE111B" w:rsidRPr="009802F2" w:rsidDel="007545B5" w:rsidRDefault="00AE3B32">
            <w:pPr>
              <w:rPr>
                <w:del w:id="4312" w:author="Garrick W Bruening" w:date="2020-07-25T14:44:00Z"/>
              </w:rPr>
            </w:pPr>
            <m:oMathPara>
              <m:oMath>
                <m:r>
                  <w:ins w:id="4313" w:author="Garrick W Bruening" w:date="2020-07-25T14:42:00Z">
                    <m:rPr>
                      <m:nor/>
                    </m:rPr>
                    <w:rPr>
                      <w:rFonts w:cstheme="minorHAnsi"/>
                    </w:rPr>
                    <m:t>P</m:t>
                  </w:ins>
                </m:r>
                <m:d>
                  <m:dPr>
                    <m:endChr m:val="|"/>
                    <m:ctrlPr>
                      <w:ins w:id="4314" w:author="Garrick W Bruening" w:date="2020-07-25T14:42:00Z">
                        <w:rPr>
                          <w:rFonts w:ascii="Cambria Math" w:hAnsi="Cambria Math" w:cstheme="minorHAnsi"/>
                        </w:rPr>
                      </w:ins>
                    </m:ctrlPr>
                  </m:dPr>
                  <m:e>
                    <m:r>
                      <w:ins w:id="4315" w:author="Garrick W Bruening" w:date="2020-07-25T14:42:00Z">
                        <m:rPr>
                          <m:nor/>
                        </m:rPr>
                        <w:rPr>
                          <w:rFonts w:cstheme="minorHAnsi"/>
                        </w:rPr>
                        <m:t>α</m:t>
                      </w:ins>
                    </m:r>
                  </m:e>
                </m:d>
                <m:sSub>
                  <m:sSubPr>
                    <m:ctrlPr>
                      <w:ins w:id="4316" w:author="Garrick W Bruening" w:date="2020-07-25T14:42:00Z">
                        <w:rPr>
                          <w:rFonts w:ascii="Cambria Math" w:hAnsi="Cambria Math" w:cstheme="minorHAnsi"/>
                        </w:rPr>
                      </w:ins>
                    </m:ctrlPr>
                  </m:sSubPr>
                  <m:e>
                    <m:r>
                      <w:ins w:id="4317" w:author="Garrick W Bruening" w:date="2020-07-25T14:42:00Z">
                        <m:rPr>
                          <m:nor/>
                        </m:rPr>
                        <w:rPr>
                          <w:rFonts w:cstheme="minorHAnsi"/>
                        </w:rPr>
                        <m:t>t</m:t>
                      </w:ins>
                    </m:r>
                  </m:e>
                  <m:sub>
                    <m:r>
                      <w:ins w:id="4318" w:author="Garrick W Bruening" w:date="2020-07-25T14:42:00Z">
                        <m:rPr>
                          <m:nor/>
                        </m:rPr>
                        <w:rPr>
                          <w:rFonts w:cstheme="minorHAnsi"/>
                        </w:rPr>
                        <m:t>m</m:t>
                      </w:ins>
                    </m:r>
                  </m:sub>
                </m:sSub>
                <m:r>
                  <w:ins w:id="4319" w:author="Garrick W Bruening" w:date="2020-07-25T14:42:00Z">
                    <m:rPr>
                      <m:nor/>
                    </m:rPr>
                    <w:rPr>
                      <w:rFonts w:cstheme="minorHAnsi"/>
                    </w:rPr>
                    <m:t>, m)</m:t>
                  </w:ins>
                </m:r>
                <m:r>
                  <w:ins w:id="4320" w:author="Garrick W Bruening" w:date="2020-07-25T14:43:00Z">
                    <m:rPr>
                      <m:nor/>
                    </m:rPr>
                    <w:rPr>
                      <w:rFonts w:eastAsiaTheme="minorEastAsia" w:cstheme="minorHAnsi"/>
                    </w:rPr>
                    <m:t>=</m:t>
                  </w:ins>
                </m:r>
                <m:f>
                  <m:fPr>
                    <m:ctrlPr>
                      <w:ins w:id="4321" w:author="Garrick W Bruening" w:date="2020-07-25T14:43:00Z">
                        <w:rPr>
                          <w:rFonts w:ascii="Cambria Math" w:eastAsiaTheme="minorEastAsia" w:hAnsi="Cambria Math" w:cstheme="minorHAnsi"/>
                        </w:rPr>
                      </w:ins>
                    </m:ctrlPr>
                  </m:fPr>
                  <m:num>
                    <m:r>
                      <w:ins w:id="4322" w:author="Garrick W Bruening" w:date="2020-07-25T14:43:00Z">
                        <m:rPr>
                          <m:nor/>
                        </m:rPr>
                        <w:rPr>
                          <w:rFonts w:eastAsiaTheme="minorEastAsia" w:cstheme="minorHAnsi"/>
                        </w:rPr>
                        <m:t>1</m:t>
                      </w:ins>
                    </m:r>
                  </m:num>
                  <m:den>
                    <m:r>
                      <w:ins w:id="4323" w:author="Garrick W Bruening" w:date="2020-07-25T14:43:00Z">
                        <m:rPr>
                          <m:nor/>
                        </m:rPr>
                        <w:rPr>
                          <w:rFonts w:eastAsiaTheme="minorEastAsia" w:cstheme="minorHAnsi"/>
                        </w:rPr>
                        <m:t>1+</m:t>
                      </w:ins>
                    </m:r>
                    <m:sSup>
                      <m:sSupPr>
                        <m:ctrlPr>
                          <w:ins w:id="4324" w:author="Garrick W Bruening" w:date="2020-07-25T14:43:00Z">
                            <w:rPr>
                              <w:rFonts w:ascii="Cambria Math" w:eastAsiaTheme="minorEastAsia" w:hAnsi="Cambria Math" w:cstheme="minorHAnsi"/>
                            </w:rPr>
                          </w:ins>
                        </m:ctrlPr>
                      </m:sSupPr>
                      <m:e>
                        <m:r>
                          <w:ins w:id="4325" w:author="Garrick W Bruening" w:date="2020-07-25T14:43:00Z">
                            <m:rPr>
                              <m:nor/>
                            </m:rPr>
                            <w:rPr>
                              <w:rFonts w:eastAsiaTheme="minorEastAsia" w:cstheme="minorHAnsi"/>
                            </w:rPr>
                            <m:t>e</m:t>
                          </w:ins>
                        </m:r>
                      </m:e>
                      <m:sup>
                        <m:r>
                          <w:ins w:id="4326" w:author="Garrick W Bruening" w:date="2020-07-25T14:43:00Z">
                            <m:rPr>
                              <m:nor/>
                            </m:rPr>
                            <w:rPr>
                              <w:rFonts w:eastAsiaTheme="minorEastAsia" w:cstheme="minorHAnsi"/>
                            </w:rPr>
                            <m:t>-</m:t>
                          </w:ins>
                        </m:r>
                        <m:sSub>
                          <m:sSubPr>
                            <m:ctrlPr>
                              <w:ins w:id="4327" w:author="Garrick W Bruening" w:date="2020-07-25T14:43:00Z">
                                <w:rPr>
                                  <w:rFonts w:ascii="Cambria Math" w:eastAsiaTheme="minorEastAsia" w:hAnsi="Cambria Math" w:cstheme="minorHAnsi"/>
                                </w:rPr>
                              </w:ins>
                            </m:ctrlPr>
                          </m:sSubPr>
                          <m:e>
                            <m:r>
                              <w:ins w:id="4328" w:author="Garrick W Bruening" w:date="2020-07-25T14:43:00Z">
                                <m:rPr>
                                  <m:nor/>
                                </m:rPr>
                                <w:rPr>
                                  <w:rFonts w:eastAsiaTheme="minorEastAsia" w:cstheme="minorHAnsi"/>
                                </w:rPr>
                                <m:t>β</m:t>
                              </w:ins>
                            </m:r>
                          </m:e>
                          <m:sub>
                            <m:r>
                              <w:ins w:id="4329" w:author="Garrick W Bruening" w:date="2020-07-25T14:43:00Z">
                                <m:rPr>
                                  <m:nor/>
                                </m:rPr>
                                <w:rPr>
                                  <w:rFonts w:eastAsiaTheme="minorEastAsia" w:cstheme="minorHAnsi"/>
                                </w:rPr>
                                <m:t>0</m:t>
                              </w:ins>
                            </m:r>
                          </m:sub>
                        </m:sSub>
                        <m:r>
                          <w:ins w:id="4330" w:author="Garrick W Bruening" w:date="2020-07-25T14:43:00Z">
                            <m:rPr>
                              <m:nor/>
                            </m:rPr>
                            <w:rPr>
                              <w:rFonts w:eastAsiaTheme="minorEastAsia" w:cstheme="minorHAnsi"/>
                            </w:rPr>
                            <m:t>-</m:t>
                          </w:ins>
                        </m:r>
                        <m:sSub>
                          <m:sSubPr>
                            <m:ctrlPr>
                              <w:ins w:id="4331" w:author="Garrick W Bruening" w:date="2020-07-25T14:44:00Z">
                                <w:rPr>
                                  <w:rFonts w:ascii="Cambria Math" w:eastAsiaTheme="minorEastAsia" w:hAnsi="Cambria Math" w:cstheme="minorHAnsi"/>
                                </w:rPr>
                              </w:ins>
                            </m:ctrlPr>
                          </m:sSubPr>
                          <m:e>
                            <m:r>
                              <w:ins w:id="4332" w:author="Garrick W Bruening" w:date="2020-07-25T14:44:00Z">
                                <m:rPr>
                                  <m:nor/>
                                </m:rPr>
                                <w:rPr>
                                  <w:rFonts w:eastAsiaTheme="minorEastAsia" w:cstheme="minorHAnsi"/>
                                </w:rPr>
                                <m:t>β</m:t>
                              </w:ins>
                            </m:r>
                          </m:e>
                          <m:sub>
                            <m:r>
                              <w:ins w:id="4333" w:author="Garrick W Bruening" w:date="2020-07-25T14:44:00Z">
                                <m:rPr>
                                  <m:nor/>
                                </m:rPr>
                                <w:rPr>
                                  <w:rFonts w:eastAsiaTheme="minorEastAsia" w:cstheme="minorHAnsi"/>
                                </w:rPr>
                                <m:t>1</m:t>
                              </w:ins>
                            </m:r>
                          </m:sub>
                        </m:sSub>
                        <m:sSub>
                          <m:sSubPr>
                            <m:ctrlPr>
                              <w:ins w:id="4334" w:author="Garrick W Bruening" w:date="2020-07-25T14:44:00Z">
                                <w:rPr>
                                  <w:rFonts w:ascii="Cambria Math" w:eastAsiaTheme="minorEastAsia" w:hAnsi="Cambria Math" w:cstheme="minorHAnsi"/>
                                </w:rPr>
                              </w:ins>
                            </m:ctrlPr>
                          </m:sSubPr>
                          <m:e>
                            <m:r>
                              <w:ins w:id="4335" w:author="Garrick W Bruening" w:date="2020-07-25T14:44:00Z">
                                <m:rPr>
                                  <m:nor/>
                                </m:rPr>
                                <w:rPr>
                                  <w:rFonts w:eastAsiaTheme="minorEastAsia" w:cstheme="minorHAnsi"/>
                                </w:rPr>
                                <m:t>t</m:t>
                              </w:ins>
                            </m:r>
                          </m:e>
                          <m:sub>
                            <m:r>
                              <w:ins w:id="4336" w:author="Garrick W Bruening" w:date="2020-07-25T14:44:00Z">
                                <m:rPr>
                                  <m:nor/>
                                </m:rPr>
                                <w:rPr>
                                  <w:rFonts w:eastAsiaTheme="minorEastAsia" w:cstheme="minorHAnsi"/>
                                </w:rPr>
                                <m:t>m</m:t>
                              </w:ins>
                            </m:r>
                          </m:sub>
                        </m:sSub>
                        <m:r>
                          <w:ins w:id="4337" w:author="Garrick W Bruening" w:date="2020-07-25T14:44:00Z">
                            <m:rPr>
                              <m:nor/>
                            </m:rPr>
                            <w:rPr>
                              <w:rFonts w:eastAsiaTheme="minorEastAsia" w:cstheme="minorHAnsi"/>
                            </w:rPr>
                            <m:t>-</m:t>
                          </w:ins>
                        </m:r>
                        <m:sSub>
                          <m:sSubPr>
                            <m:ctrlPr>
                              <w:ins w:id="4338" w:author="Garrick W Bruening" w:date="2020-07-25T14:44:00Z">
                                <w:rPr>
                                  <w:rFonts w:ascii="Cambria Math" w:eastAsiaTheme="minorEastAsia" w:hAnsi="Cambria Math" w:cstheme="minorHAnsi"/>
                                </w:rPr>
                              </w:ins>
                            </m:ctrlPr>
                          </m:sSubPr>
                          <m:e>
                            <m:r>
                              <w:ins w:id="4339" w:author="Garrick W Bruening" w:date="2020-07-25T14:44:00Z">
                                <m:rPr>
                                  <m:nor/>
                                </m:rPr>
                                <w:rPr>
                                  <w:rFonts w:eastAsiaTheme="minorEastAsia" w:cstheme="minorHAnsi"/>
                                </w:rPr>
                                <m:t>β</m:t>
                              </w:ins>
                            </m:r>
                          </m:e>
                          <m:sub>
                            <m:r>
                              <w:ins w:id="4340" w:author="Garrick W Bruening" w:date="2020-07-25T14:44:00Z">
                                <m:rPr>
                                  <m:nor/>
                                </m:rPr>
                                <w:rPr>
                                  <w:rFonts w:eastAsiaTheme="minorEastAsia" w:cstheme="minorHAnsi"/>
                                </w:rPr>
                                <m:t>2</m:t>
                              </w:ins>
                            </m:r>
                          </m:sub>
                        </m:sSub>
                        <m:r>
                          <w:ins w:id="4341" w:author="Garrick W Bruening" w:date="2020-07-25T14:44:00Z">
                            <m:rPr>
                              <m:nor/>
                            </m:rPr>
                            <w:rPr>
                              <w:rFonts w:eastAsiaTheme="minorEastAsia" w:cstheme="minorHAnsi"/>
                            </w:rPr>
                            <m:t>m</m:t>
                          </w:ins>
                        </m:r>
                      </m:sup>
                    </m:sSup>
                  </m:den>
                </m:f>
              </m:oMath>
            </m:oMathPara>
          </w:p>
          <w:p w14:paraId="05E1CD53" w14:textId="77777777" w:rsidR="002E1506" w:rsidRPr="009802F2" w:rsidRDefault="002E1506" w:rsidP="003857B1">
            <w:pPr>
              <w:jc w:val="center"/>
              <w:rPr>
                <w:ins w:id="4342" w:author="Garrick W Bruening" w:date="2020-07-25T15:18:00Z"/>
                <w:rFonts w:ascii="Cambria" w:hAnsi="Cambria" w:cs="Aharoni"/>
              </w:rPr>
            </w:pPr>
          </w:p>
        </w:tc>
        <w:tc>
          <w:tcPr>
            <w:tcW w:w="500" w:type="pct"/>
            <w:vAlign w:val="center"/>
          </w:tcPr>
          <w:p w14:paraId="428E9ECD" w14:textId="326BF1F1" w:rsidR="002E1506" w:rsidRPr="009802F2" w:rsidRDefault="007963DD" w:rsidP="00056D5C">
            <w:pPr>
              <w:pStyle w:val="Caption"/>
              <w:keepNext/>
              <w:jc w:val="right"/>
              <w:rPr>
                <w:ins w:id="4343" w:author="Garrick W Bruening" w:date="2020-07-25T15:18:00Z"/>
                <w:i w:val="0"/>
                <w:iCs w:val="0"/>
                <w:sz w:val="22"/>
                <w:szCs w:val="22"/>
                <w:rPrChange w:id="4344" w:author="Garrick W Bruening" w:date="2020-07-27T23:34:00Z">
                  <w:rPr>
                    <w:ins w:id="4345" w:author="Garrick W Bruening" w:date="2020-07-25T15:18:00Z"/>
                    <w:i w:val="0"/>
                    <w:sz w:val="24"/>
                    <w:szCs w:val="24"/>
                  </w:rPr>
                </w:rPrChange>
              </w:rPr>
            </w:pPr>
            <w:bookmarkStart w:id="4346" w:name="_Ref46772419"/>
            <w:r w:rsidRPr="009802F2">
              <w:rPr>
                <w:i w:val="0"/>
                <w:iCs w:val="0"/>
                <w:color w:val="auto"/>
                <w:sz w:val="22"/>
                <w:szCs w:val="22"/>
                <w:rPrChange w:id="4347" w:author="Garrick W Bruening" w:date="2020-07-27T23:34:00Z">
                  <w:rPr>
                    <w:i w:val="0"/>
                    <w:iCs w:val="0"/>
                    <w:color w:val="auto"/>
                    <w:sz w:val="24"/>
                    <w:szCs w:val="24"/>
                  </w:rPr>
                </w:rPrChange>
              </w:rPr>
              <w:t>(</w:t>
            </w:r>
            <w:r w:rsidRPr="009802F2">
              <w:rPr>
                <w:i w:val="0"/>
                <w:iCs w:val="0"/>
                <w:color w:val="auto"/>
                <w:sz w:val="22"/>
                <w:szCs w:val="22"/>
                <w:rPrChange w:id="4348" w:author="Garrick W Bruening" w:date="2020-07-27T23:34:00Z">
                  <w:rPr>
                    <w:i w:val="0"/>
                    <w:iCs w:val="0"/>
                    <w:color w:val="auto"/>
                    <w:sz w:val="24"/>
                    <w:szCs w:val="24"/>
                  </w:rPr>
                </w:rPrChange>
              </w:rPr>
              <w:fldChar w:fldCharType="begin"/>
            </w:r>
            <w:r w:rsidRPr="009802F2">
              <w:rPr>
                <w:i w:val="0"/>
                <w:iCs w:val="0"/>
                <w:color w:val="auto"/>
                <w:sz w:val="24"/>
                <w:szCs w:val="24"/>
              </w:rPr>
              <w:instrText xml:space="preserve"> SEQ Equation \* ARABIC </w:instrText>
            </w:r>
            <w:r w:rsidRPr="009802F2">
              <w:rPr>
                <w:i w:val="0"/>
                <w:iCs w:val="0"/>
                <w:color w:val="auto"/>
                <w:sz w:val="22"/>
                <w:szCs w:val="22"/>
                <w:rPrChange w:id="4349" w:author="Garrick W Bruening" w:date="2020-07-27T23:34:00Z">
                  <w:rPr>
                    <w:i w:val="0"/>
                    <w:iCs w:val="0"/>
                    <w:color w:val="auto"/>
                    <w:sz w:val="24"/>
                    <w:szCs w:val="24"/>
                  </w:rPr>
                </w:rPrChange>
              </w:rPr>
              <w:fldChar w:fldCharType="separate"/>
            </w:r>
            <w:r w:rsidR="005B369E" w:rsidRPr="009802F2">
              <w:rPr>
                <w:i w:val="0"/>
                <w:iCs w:val="0"/>
                <w:noProof/>
                <w:color w:val="auto"/>
                <w:sz w:val="24"/>
                <w:szCs w:val="24"/>
              </w:rPr>
              <w:t>18</w:t>
            </w:r>
            <w:r w:rsidRPr="009802F2">
              <w:rPr>
                <w:i w:val="0"/>
                <w:iCs w:val="0"/>
                <w:color w:val="auto"/>
                <w:sz w:val="22"/>
                <w:szCs w:val="22"/>
                <w:rPrChange w:id="4350" w:author="Garrick W Bruening" w:date="2020-07-27T23:34:00Z">
                  <w:rPr>
                    <w:i w:val="0"/>
                    <w:iCs w:val="0"/>
                    <w:color w:val="auto"/>
                    <w:sz w:val="24"/>
                    <w:szCs w:val="24"/>
                  </w:rPr>
                </w:rPrChange>
              </w:rPr>
              <w:fldChar w:fldCharType="end"/>
            </w:r>
            <w:r w:rsidRPr="009802F2">
              <w:rPr>
                <w:i w:val="0"/>
                <w:iCs w:val="0"/>
                <w:color w:val="auto"/>
                <w:sz w:val="22"/>
                <w:szCs w:val="22"/>
                <w:rPrChange w:id="4351" w:author="Garrick W Bruening" w:date="2020-07-27T23:34:00Z">
                  <w:rPr>
                    <w:i w:val="0"/>
                    <w:iCs w:val="0"/>
                    <w:color w:val="auto"/>
                    <w:sz w:val="24"/>
                    <w:szCs w:val="24"/>
                  </w:rPr>
                </w:rPrChange>
              </w:rPr>
              <w:t>)</w:t>
            </w:r>
            <w:bookmarkEnd w:id="4346"/>
          </w:p>
        </w:tc>
      </w:tr>
    </w:tbl>
    <w:p w14:paraId="76960645" w14:textId="2D9022BE" w:rsidR="007B367D" w:rsidRPr="009802F2" w:rsidDel="007545B5" w:rsidRDefault="007B367D">
      <w:pPr>
        <w:rPr>
          <w:del w:id="4352" w:author="Garrick W Bruening" w:date="2020-07-25T14:44:00Z"/>
        </w:rPr>
      </w:pPr>
      <w:del w:id="4353" w:author="Garrick W Bruening" w:date="2020-07-25T14:44:00Z">
        <w:r w:rsidRPr="009802F2" w:rsidDel="007545B5">
          <w:delText>\begin{equation}</w:delText>
        </w:r>
      </w:del>
    </w:p>
    <w:p w14:paraId="1A2533A0" w14:textId="77777777" w:rsidR="001508AD" w:rsidRPr="009802F2" w:rsidRDefault="001508AD">
      <w:pPr>
        <w:rPr>
          <w:ins w:id="4354" w:author="Garrick W Bruening" w:date="2020-07-27T20:00:00Z"/>
        </w:rPr>
      </w:pPr>
    </w:p>
    <w:p w14:paraId="747B8292" w14:textId="0846DFEA" w:rsidR="007B367D" w:rsidRPr="009802F2" w:rsidDel="007545B5" w:rsidRDefault="001508AD">
      <w:pPr>
        <w:rPr>
          <w:del w:id="4355" w:author="Garrick W Bruening" w:date="2020-07-25T14:44:00Z"/>
        </w:rPr>
      </w:pPr>
      <w:ins w:id="4356" w:author="Garrick W Bruening" w:date="2020-07-27T20:00:00Z">
        <w:r w:rsidRPr="009802F2">
          <w:lastRenderedPageBreak/>
          <w:t xml:space="preserve">We optimize this utility model (Eq. </w:t>
        </w:r>
        <w:r w:rsidRPr="009802F2">
          <w:fldChar w:fldCharType="begin"/>
        </w:r>
        <w:r w:rsidRPr="009802F2">
          <w:instrText xml:space="preserve"> REF _Ref46587146 \h </w:instrText>
        </w:r>
      </w:ins>
      <w:r w:rsidRPr="009802F2">
        <w:instrText xml:space="preserve"> \* MERGEFORMAT </w:instrText>
      </w:r>
      <w:r w:rsidRPr="009802F2">
        <w:fldChar w:fldCharType="separate"/>
      </w:r>
      <w:r w:rsidR="005B369E" w:rsidRPr="009802F2">
        <w:rPr>
          <w:noProof/>
          <w:rPrChange w:id="4357" w:author="Garrick W Bruening" w:date="2020-07-27T23:34:00Z">
            <w:rPr>
              <w:i/>
              <w:iCs/>
              <w:sz w:val="24"/>
              <w:szCs w:val="24"/>
            </w:rPr>
          </w:rPrChange>
        </w:rPr>
        <w:t>(</w:t>
      </w:r>
      <w:r w:rsidR="005B369E" w:rsidRPr="009802F2">
        <w:rPr>
          <w:noProof/>
          <w:sz w:val="24"/>
          <w:szCs w:val="24"/>
        </w:rPr>
        <w:t>19</w:t>
      </w:r>
      <w:r w:rsidR="005B369E" w:rsidRPr="009802F2">
        <w:rPr>
          <w:rPrChange w:id="4358" w:author="Garrick W Bruening" w:date="2020-07-27T23:34:00Z">
            <w:rPr>
              <w:i/>
              <w:iCs/>
              <w:sz w:val="24"/>
              <w:szCs w:val="24"/>
            </w:rPr>
          </w:rPrChange>
        </w:rPr>
        <w:t>)</w:t>
      </w:r>
      <w:ins w:id="4359" w:author="Garrick W Bruening" w:date="2020-07-27T20:00:00Z">
        <w:r w:rsidRPr="009802F2">
          <w:fldChar w:fldCharType="end"/>
        </w:r>
        <w:r w:rsidRPr="009802F2">
          <w:t xml:space="preserve">) by finding the </w:t>
        </w:r>
      </w:ins>
      <m:oMath>
        <m:r>
          <w:ins w:id="4360" w:author="Garrick W Bruening" w:date="2020-07-27T20:37:00Z">
            <m:rPr>
              <m:sty m:val="p"/>
            </m:rPr>
            <w:rPr>
              <w:rFonts w:ascii="Cambria Math" w:hAnsi="Cambria Math"/>
            </w:rPr>
            <m:t>α</m:t>
          </w:ins>
        </m:r>
      </m:oMath>
      <w:ins w:id="4361" w:author="Garrick W Bruening" w:date="2020-07-27T20:00:00Z">
        <w:r w:rsidRPr="009802F2">
          <w:t xml:space="preserve"> value that minimizes the sum of squared error between predicted movement duration and the average movement duration from experiment </w:t>
        </w:r>
      </w:ins>
      <w:ins w:id="4362" w:author="Garrick W Bruening" w:date="2020-09-21T15:09:00Z">
        <w:r w:rsidR="007048D8" w:rsidRPr="009802F2">
          <w:t>2a, 2b, and 2c</w:t>
        </w:r>
      </w:ins>
      <w:ins w:id="4363" w:author="Garrick W Bruening" w:date="2020-07-27T20:00:00Z">
        <w:r w:rsidRPr="009802F2">
          <w:t>.</w:t>
        </w:r>
      </w:ins>
      <w:ins w:id="4364" w:author="Garrick W Bruening" w:date="2020-09-21T15:10:00Z">
        <w:r w:rsidR="007048D8" w:rsidRPr="009802F2">
          <w:t xml:space="preserve"> One </w:t>
        </w:r>
      </w:ins>
      <m:oMath>
        <m:r>
          <w:ins w:id="4365" w:author="Garrick W Bruening" w:date="2020-09-21T15:10:00Z">
            <m:rPr>
              <m:sty m:val="p"/>
            </m:rPr>
            <w:rPr>
              <w:rFonts w:ascii="Cambria Math" w:hAnsi="Cambria Math"/>
            </w:rPr>
            <m:t>α</m:t>
          </w:ins>
        </m:r>
      </m:oMath>
      <w:ins w:id="4366" w:author="Garrick W Bruening" w:date="2020-09-21T15:10:00Z">
        <w:r w:rsidR="007048D8" w:rsidRPr="009802F2">
          <w:rPr>
            <w:rFonts w:eastAsiaTheme="minorEastAsia"/>
          </w:rPr>
          <w:t xml:space="preserve"> value </w:t>
        </w:r>
        <w:r w:rsidR="0036574C" w:rsidRPr="009802F2">
          <w:rPr>
            <w:rFonts w:eastAsiaTheme="minorEastAsia"/>
          </w:rPr>
          <w:t>is fitted to each experiment, and then</w:t>
        </w:r>
      </w:ins>
      <w:ins w:id="4367" w:author="Garrick W Bruening" w:date="2020-09-21T15:11:00Z">
        <w:r w:rsidR="00C02B0E" w:rsidRPr="009802F2">
          <w:rPr>
            <w:rFonts w:eastAsiaTheme="minorEastAsia"/>
          </w:rPr>
          <w:t xml:space="preserve"> a single </w:t>
        </w:r>
      </w:ins>
      <m:oMath>
        <m:r>
          <w:ins w:id="4368" w:author="Garrick W Bruening" w:date="2020-09-21T15:11:00Z">
            <m:rPr>
              <m:sty m:val="p"/>
            </m:rPr>
            <w:rPr>
              <w:rFonts w:ascii="Cambria Math" w:hAnsi="Cambria Math"/>
            </w:rPr>
            <m:t>α</m:t>
          </w:ins>
        </m:r>
      </m:oMath>
      <w:ins w:id="4369" w:author="Garrick W Bruening" w:date="2020-09-21T15:11:00Z">
        <w:r w:rsidR="00C02B0E" w:rsidRPr="009802F2">
          <w:rPr>
            <w:rFonts w:eastAsiaTheme="minorEastAsia"/>
          </w:rPr>
          <w:t xml:space="preserve"> value is fit to experiment 2a and 2b together.</w:t>
        </w:r>
      </w:ins>
      <w:ins w:id="4370" w:author="Garrick W Bruening" w:date="2020-07-27T20:00:00Z">
        <w:r w:rsidRPr="009802F2">
          <w:t xml:space="preserve"> This was done with the function optimize in R and a custom written error function.</w:t>
        </w:r>
        <w:commentRangeStart w:id="4371"/>
        <w:commentRangeEnd w:id="4371"/>
        <w:r w:rsidRPr="009802F2">
          <w:rPr>
            <w:rStyle w:val="CommentReference"/>
          </w:rPr>
          <w:commentReference w:id="4371"/>
        </w:r>
      </w:ins>
      <w:del w:id="4372" w:author="Garrick W Bruening" w:date="2020-07-25T14:44:00Z">
        <w:r w:rsidR="007B367D" w:rsidRPr="009802F2" w:rsidDel="007545B5">
          <w:delText xml:space="preserve">    ln\left(\frac{P_i}{1-P_i}\right) = \beta_0 + \beta_1 </w:delText>
        </w:r>
        <w:r w:rsidR="006C71A2" w:rsidRPr="009802F2" w:rsidDel="007545B5">
          <w:delText>m</w:delText>
        </w:r>
        <w:r w:rsidR="007B367D" w:rsidRPr="009802F2" w:rsidDel="007545B5">
          <w:delText xml:space="preserve"> + \beta_2 </w:delText>
        </w:r>
        <w:r w:rsidR="006C71A2" w:rsidRPr="009802F2" w:rsidDel="007545B5">
          <w:delText>T</w:delText>
        </w:r>
      </w:del>
    </w:p>
    <w:p w14:paraId="414CFE78" w14:textId="408EA8F3" w:rsidR="007B367D" w:rsidRPr="009802F2" w:rsidDel="007545B5" w:rsidRDefault="007B367D">
      <w:pPr>
        <w:rPr>
          <w:del w:id="4373" w:author="Garrick W Bruening" w:date="2020-07-25T14:44:00Z"/>
        </w:rPr>
      </w:pPr>
      <w:del w:id="4374" w:author="Garrick W Bruening" w:date="2020-07-25T14:44:00Z">
        <w:r w:rsidRPr="009802F2" w:rsidDel="007545B5">
          <w:delText>\end{equation}</w:delText>
        </w:r>
      </w:del>
    </w:p>
    <w:p w14:paraId="41CB1CEE" w14:textId="3BF44BAB" w:rsidR="007B367D" w:rsidRPr="009802F2" w:rsidDel="007545B5" w:rsidRDefault="007B367D">
      <w:pPr>
        <w:rPr>
          <w:del w:id="4375" w:author="Garrick W Bruening" w:date="2020-07-25T14:44:00Z"/>
        </w:rPr>
      </w:pPr>
    </w:p>
    <w:p w14:paraId="2821C069" w14:textId="6E5A46F8" w:rsidR="007B367D" w:rsidRPr="009802F2" w:rsidDel="007545B5" w:rsidRDefault="007B367D">
      <w:pPr>
        <w:rPr>
          <w:del w:id="4376" w:author="Garrick W Bruening" w:date="2020-07-25T14:44:00Z"/>
        </w:rPr>
      </w:pPr>
      <w:del w:id="4377" w:author="Garrick W Bruening" w:date="2020-07-25T14:44:00Z">
        <w:r w:rsidRPr="009802F2" w:rsidDel="007545B5">
          <w:delText>\begin{equation}</w:delText>
        </w:r>
        <w:r w:rsidR="3F4611DA" w:rsidRPr="009802F2" w:rsidDel="007545B5">
          <w:delText>\label{eq:prob_scaling_function}</w:delText>
        </w:r>
      </w:del>
    </w:p>
    <w:p w14:paraId="31DF4FD7" w14:textId="3ADD5BD7" w:rsidR="007B367D" w:rsidRPr="009802F2" w:rsidDel="007545B5" w:rsidRDefault="007B367D">
      <w:pPr>
        <w:rPr>
          <w:del w:id="4378" w:author="Garrick W Bruening" w:date="2020-07-25T14:44:00Z"/>
        </w:rPr>
      </w:pPr>
      <w:del w:id="4379" w:author="Garrick W Bruening" w:date="2020-07-25T14:44:00Z">
        <w:r w:rsidRPr="009802F2" w:rsidDel="007545B5">
          <w:delText xml:space="preserve">    P(R|duration,mass) = \frac{1}{1+e^{-\beta_0 - \beta_1 </w:delText>
        </w:r>
        <w:r w:rsidR="006C71A2" w:rsidRPr="009802F2" w:rsidDel="007545B5">
          <w:delText>m</w:delText>
        </w:r>
        <w:r w:rsidRPr="009802F2" w:rsidDel="007545B5">
          <w:delText xml:space="preserve"> - \beta_2 </w:delText>
        </w:r>
        <w:r w:rsidR="006C71A2" w:rsidRPr="009802F2" w:rsidDel="007545B5">
          <w:delText>T</w:delText>
        </w:r>
        <w:r w:rsidRPr="009802F2" w:rsidDel="007545B5">
          <w:delText>}}</w:delText>
        </w:r>
      </w:del>
    </w:p>
    <w:p w14:paraId="0FC88123" w14:textId="4E73F524" w:rsidR="007B367D" w:rsidRPr="009802F2" w:rsidRDefault="007B367D" w:rsidP="007B367D">
      <w:pPr>
        <w:rPr>
          <w:del w:id="4380" w:author="Garrick W Bruening" w:date="2020-07-27T19:59:00Z"/>
        </w:rPr>
      </w:pPr>
      <w:del w:id="4381" w:author="Garrick W Bruening" w:date="2020-07-25T14:44:00Z">
        <w:r w:rsidRPr="009802F2" w:rsidDel="007545B5">
          <w:delText>\end{equation</w:delText>
        </w:r>
      </w:del>
    </w:p>
    <w:p w14:paraId="30F9A32B" w14:textId="25CB8DBA" w:rsidR="002E1506" w:rsidRPr="009802F2" w:rsidRDefault="00220B1E" w:rsidP="007B367D">
      <w:pPr>
        <w:rPr>
          <w:del w:id="4382" w:author="Garrick W Bruening" w:date="2020-07-27T19:33:00Z"/>
        </w:rPr>
      </w:pPr>
      <w:del w:id="4383" w:author="Garrick W Bruening" w:date="2020-07-27T19:59:00Z">
        <w:r w:rsidRPr="009802F2">
          <w:delText>The full utility model then is shown in Eq. \ref{eq:utility_fit}.</w:delText>
        </w:r>
      </w:del>
    </w:p>
    <w:p w14:paraId="653B07C6" w14:textId="77777777" w:rsidR="00F862B6" w:rsidRPr="009802F2" w:rsidRDefault="00F862B6">
      <w:pPr>
        <w:pPrChange w:id="4384" w:author="Garrick W Bruening" w:date="2020-07-27T23:34:00Z">
          <w:pPr>
            <w:pStyle w:val="Caption"/>
            <w:keepNext/>
          </w:pPr>
        </w:pPrChange>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E1506" w:rsidRPr="009802F2" w14:paraId="7C84E83C" w14:textId="77777777" w:rsidTr="00F862B6">
        <w:trPr>
          <w:ins w:id="4385" w:author="Garrick W Bruening" w:date="2020-07-25T15:18:00Z"/>
        </w:trPr>
        <w:tc>
          <w:tcPr>
            <w:tcW w:w="500" w:type="pct"/>
          </w:tcPr>
          <w:p w14:paraId="73F57CC3" w14:textId="77777777" w:rsidR="002E1506" w:rsidRPr="009802F2" w:rsidRDefault="002E1506" w:rsidP="003857B1">
            <w:pPr>
              <w:rPr>
                <w:ins w:id="4386" w:author="Garrick W Bruening" w:date="2020-07-25T15:18:00Z"/>
              </w:rPr>
            </w:pPr>
          </w:p>
        </w:tc>
        <w:tc>
          <w:tcPr>
            <w:tcW w:w="4000" w:type="pct"/>
            <w:vAlign w:val="center"/>
          </w:tcPr>
          <w:p w14:paraId="2BC0445F" w14:textId="55E68FD2" w:rsidR="002E1506" w:rsidRPr="009802F2" w:rsidRDefault="00014117" w:rsidP="003857B1">
            <w:pPr>
              <w:jc w:val="center"/>
              <w:rPr>
                <w:ins w:id="4387" w:author="Garrick W Bruening" w:date="2020-07-25T15:18:00Z"/>
                <w:rFonts w:cstheme="minorHAnsi"/>
              </w:rPr>
            </w:pPr>
            <w:commentRangeStart w:id="4388"/>
            <m:oMathPara>
              <m:oMathParaPr>
                <m:jc m:val="center"/>
              </m:oMathParaPr>
              <m:oMath>
                <m:r>
                  <w:del w:id="4389" w:author="Garrick W Bruening" w:date="2020-07-27T19:38:00Z">
                    <m:rPr>
                      <m:nor/>
                    </m:rPr>
                    <w:rPr>
                      <w:rFonts w:eastAsiaTheme="minorEastAsia" w:cstheme="minorHAnsi"/>
                      <w:rPrChange w:id="4390" w:author="Garrick W Bruening" w:date="2020-07-27T19:33:00Z">
                        <w:rPr>
                          <w:rFonts w:ascii="Cambria Math" w:eastAsiaTheme="minorEastAsia" w:hAnsi="Cambria Math"/>
                        </w:rPr>
                      </w:rPrChange>
                    </w:rPr>
                    <m:t>J</m:t>
                  </w:del>
                </m:r>
                <m:r>
                  <w:del w:id="4391" w:author="Garrick W Bruening" w:date="2020-07-27T19:38:00Z">
                    <m:rPr>
                      <m:nor/>
                    </m:rPr>
                    <w:rPr>
                      <w:rFonts w:eastAsiaTheme="minorEastAsia" w:cstheme="minorHAnsi"/>
                      <w:rPrChange w:id="4392" w:author="Garrick W Bruening" w:date="2020-07-27T19:33:00Z">
                        <w:rPr>
                          <w:rFonts w:ascii="Cambria Math" w:eastAsiaTheme="minorEastAsia" w:hAnsi="Cambria Math"/>
                          <w:i/>
                        </w:rPr>
                      </w:rPrChange>
                    </w:rPr>
                    <m:t>=</m:t>
                  </w:del>
                </m:r>
                <m:f>
                  <m:fPr>
                    <m:ctrlPr>
                      <w:del w:id="4393" w:author="Garrick W Bruening" w:date="2020-07-27T19:38:00Z">
                        <w:rPr>
                          <w:rFonts w:ascii="Cambria Math" w:eastAsiaTheme="minorEastAsia" w:hAnsi="Cambria Math" w:cstheme="minorHAnsi"/>
                        </w:rPr>
                      </w:del>
                    </m:ctrlPr>
                  </m:fPr>
                  <m:num>
                    <m:r>
                      <w:del w:id="4394" w:author="Garrick W Bruening" w:date="2020-07-27T19:38:00Z">
                        <m:rPr>
                          <m:nor/>
                        </m:rPr>
                        <w:rPr>
                          <w:rFonts w:eastAsiaTheme="minorEastAsia" w:cstheme="minorHAnsi"/>
                          <w:rPrChange w:id="4395" w:author="Garrick W Bruening" w:date="2020-07-27T19:33:00Z">
                            <w:rPr>
                              <w:rFonts w:ascii="Cambria Math" w:eastAsiaTheme="minorEastAsia" w:hAnsi="Cambria Math"/>
                            </w:rPr>
                          </w:rPrChange>
                        </w:rPr>
                        <m:t>α</m:t>
                      </w:del>
                    </m:r>
                    <m:r>
                      <w:del w:id="4396" w:author="Garrick W Bruening" w:date="2020-07-27T19:38:00Z">
                        <m:rPr>
                          <m:nor/>
                        </m:rPr>
                        <w:rPr>
                          <w:rFonts w:eastAsiaTheme="minorEastAsia" w:cstheme="minorHAnsi"/>
                          <w:rPrChange w:id="4397" w:author="Garrick W Bruening" w:date="2020-07-27T19:33:00Z">
                            <w:rPr>
                              <w:rFonts w:ascii="Cambria Math" w:eastAsiaTheme="minorEastAsia" w:hAnsi="Cambria Math"/>
                              <w:i/>
                            </w:rPr>
                          </w:rPrChange>
                        </w:rPr>
                        <m:t>- </m:t>
                      </w:del>
                    </m:r>
                    <m:r>
                      <w:del w:id="4398" w:author="Garrick W Bruening" w:date="2020-07-27T19:38:00Z">
                        <m:rPr>
                          <m:nor/>
                        </m:rPr>
                        <w:rPr>
                          <w:rFonts w:eastAsiaTheme="minorEastAsia" w:cstheme="minorHAnsi"/>
                          <w:rPrChange w:id="4399" w:author="Garrick W Bruening" w:date="2020-07-27T19:33:00Z">
                            <w:rPr>
                              <w:rFonts w:ascii="Cambria Math" w:eastAsiaTheme="minorEastAsia" w:hAnsi="Cambria Math"/>
                            </w:rPr>
                          </w:rPrChange>
                        </w:rPr>
                        <m:t>E</m:t>
                      </w:del>
                    </m:r>
                  </m:num>
                  <m:den>
                    <m:r>
                      <w:del w:id="4400" w:author="Garrick W Bruening" w:date="2020-07-27T19:38:00Z">
                        <m:rPr>
                          <m:nor/>
                        </m:rPr>
                        <w:rPr>
                          <w:rFonts w:eastAsiaTheme="minorEastAsia" w:cstheme="minorHAnsi"/>
                          <w:rPrChange w:id="4401" w:author="Garrick W Bruening" w:date="2020-07-27T19:33:00Z">
                            <w:rPr>
                              <w:rFonts w:ascii="Cambria Math" w:eastAsiaTheme="minorEastAsia" w:hAnsi="Cambria Math"/>
                            </w:rPr>
                          </w:rPrChange>
                        </w:rPr>
                        <m:t>T</m:t>
                      </w:del>
                    </m:r>
                  </m:den>
                </m:f>
                <m:r>
                  <w:ins w:id="4402" w:author="Garrick W Bruening" w:date="2020-07-25T14:45:00Z">
                    <m:rPr>
                      <m:nor/>
                    </m:rPr>
                    <w:rPr>
                      <w:rFonts w:cstheme="minorHAnsi"/>
                    </w:rPr>
                    <m:t xml:space="preserve">J= </m:t>
                  </w:ins>
                </m:r>
                <m:f>
                  <m:fPr>
                    <m:ctrlPr>
                      <w:ins w:id="4403" w:author="Garrick W Bruening" w:date="2020-07-25T14:45:00Z">
                        <w:rPr>
                          <w:rFonts w:ascii="Cambria Math" w:hAnsi="Cambria Math" w:cstheme="minorHAnsi"/>
                        </w:rPr>
                      </w:ins>
                    </m:ctrlPr>
                  </m:fPr>
                  <m:num>
                    <m:r>
                      <w:ins w:id="4404" w:author="Garrick W Bruening" w:date="2020-07-25T14:45:00Z">
                        <m:rPr>
                          <m:nor/>
                        </m:rPr>
                        <w:rPr>
                          <w:rFonts w:cstheme="minorHAnsi"/>
                        </w:rPr>
                        <m:t>αP</m:t>
                      </w:ins>
                    </m:r>
                    <m:d>
                      <m:dPr>
                        <m:endChr m:val="|"/>
                        <m:ctrlPr>
                          <w:ins w:id="4405" w:author="Garrick W Bruening" w:date="2020-07-25T14:45:00Z">
                            <w:rPr>
                              <w:rFonts w:ascii="Cambria Math" w:hAnsi="Cambria Math" w:cstheme="minorHAnsi"/>
                            </w:rPr>
                          </w:ins>
                        </m:ctrlPr>
                      </m:dPr>
                      <m:e>
                        <m:r>
                          <w:ins w:id="4406" w:author="Garrick W Bruening" w:date="2020-07-25T14:45:00Z">
                            <m:rPr>
                              <m:nor/>
                            </m:rPr>
                            <w:rPr>
                              <w:rFonts w:cstheme="minorHAnsi"/>
                            </w:rPr>
                            <m:t>α</m:t>
                          </w:ins>
                        </m:r>
                      </m:e>
                    </m:d>
                    <m:sSub>
                      <m:sSubPr>
                        <m:ctrlPr>
                          <w:ins w:id="4407" w:author="Garrick W Bruening" w:date="2020-07-25T14:45:00Z">
                            <w:rPr>
                              <w:rFonts w:ascii="Cambria Math" w:hAnsi="Cambria Math" w:cstheme="minorHAnsi"/>
                            </w:rPr>
                          </w:ins>
                        </m:ctrlPr>
                      </m:sSubPr>
                      <m:e>
                        <m:r>
                          <w:ins w:id="4408" w:author="Garrick W Bruening" w:date="2020-07-25T14:45:00Z">
                            <m:rPr>
                              <m:nor/>
                            </m:rPr>
                            <w:rPr>
                              <w:rFonts w:cstheme="minorHAnsi"/>
                            </w:rPr>
                            <m:t>t</m:t>
                          </w:ins>
                        </m:r>
                      </m:e>
                      <m:sub>
                        <m:r>
                          <w:ins w:id="4409" w:author="Garrick W Bruening" w:date="2020-07-25T14:45:00Z">
                            <m:rPr>
                              <m:nor/>
                            </m:rPr>
                            <w:rPr>
                              <w:rFonts w:cstheme="minorHAnsi"/>
                            </w:rPr>
                            <m:t>m</m:t>
                          </w:ins>
                        </m:r>
                      </m:sub>
                    </m:sSub>
                    <m:r>
                      <w:ins w:id="4410" w:author="Garrick W Bruening" w:date="2020-07-25T14:45:00Z">
                        <m:rPr>
                          <m:nor/>
                        </m:rPr>
                        <w:rPr>
                          <w:rFonts w:cstheme="minorHAnsi"/>
                        </w:rPr>
                        <m:t>, m)-</m:t>
                      </w:ins>
                    </m:r>
                    <m:d>
                      <m:dPr>
                        <m:ctrlPr>
                          <w:ins w:id="4411" w:author="Garrick W Bruening" w:date="2020-07-25T14:47:00Z">
                            <w:rPr>
                              <w:rFonts w:ascii="Cambria Math" w:hAnsi="Cambria Math" w:cstheme="minorHAnsi"/>
                            </w:rPr>
                          </w:ins>
                        </m:ctrlPr>
                      </m:dPr>
                      <m:e>
                        <m:sSub>
                          <m:sSubPr>
                            <m:ctrlPr>
                              <w:ins w:id="4412" w:author="Garrick W Bruening" w:date="2020-07-25T14:47:00Z">
                                <w:rPr>
                                  <w:rFonts w:ascii="Cambria Math" w:hAnsi="Cambria Math" w:cstheme="minorHAnsi"/>
                                </w:rPr>
                              </w:ins>
                            </m:ctrlPr>
                          </m:sSubPr>
                          <m:e>
                            <m:r>
                              <w:ins w:id="4413" w:author="Garrick W Bruening" w:date="2020-07-25T14:47:00Z">
                                <m:rPr>
                                  <m:nor/>
                                </m:rPr>
                                <w:rPr>
                                  <w:rFonts w:cstheme="minorHAnsi"/>
                                </w:rPr>
                                <m:t>a</m:t>
                              </w:ins>
                            </m:r>
                          </m:e>
                          <m:sub>
                            <m:r>
                              <w:ins w:id="4414" w:author="Garrick W Bruening" w:date="2020-07-25T14:47:00Z">
                                <m:rPr>
                                  <m:nor/>
                                </m:rPr>
                                <w:rPr>
                                  <w:rFonts w:cstheme="minorHAnsi"/>
                                </w:rPr>
                                <m:t>0</m:t>
                              </w:ins>
                            </m:r>
                          </m:sub>
                        </m:sSub>
                        <m:sSub>
                          <m:sSubPr>
                            <m:ctrlPr>
                              <w:ins w:id="4415" w:author="Garrick W Bruening" w:date="2020-07-25T14:47:00Z">
                                <w:rPr>
                                  <w:rFonts w:ascii="Cambria Math" w:hAnsi="Cambria Math" w:cstheme="minorHAnsi"/>
                                </w:rPr>
                              </w:ins>
                            </m:ctrlPr>
                          </m:sSubPr>
                          <m:e>
                            <m:r>
                              <w:ins w:id="4416" w:author="Garrick W Bruening" w:date="2020-07-25T14:47:00Z">
                                <m:rPr>
                                  <m:nor/>
                                </m:rPr>
                                <w:rPr>
                                  <w:rFonts w:cstheme="minorHAnsi"/>
                                </w:rPr>
                                <m:t>t</m:t>
                              </w:ins>
                            </m:r>
                          </m:e>
                          <m:sub>
                            <m:r>
                              <w:ins w:id="4417" w:author="Garrick W Bruening" w:date="2020-07-25T14:47:00Z">
                                <m:rPr>
                                  <m:nor/>
                                </m:rPr>
                                <w:rPr>
                                  <w:rFonts w:cstheme="minorHAnsi"/>
                                </w:rPr>
                                <m:t>r</m:t>
                              </w:ins>
                            </m:r>
                          </m:sub>
                        </m:sSub>
                        <m:r>
                          <w:ins w:id="4418" w:author="Garrick W Bruening" w:date="2020-07-25T14:47:00Z">
                            <m:rPr>
                              <m:nor/>
                            </m:rPr>
                            <w:rPr>
                              <w:rFonts w:cstheme="minorHAnsi"/>
                            </w:rPr>
                            <m:t>+a</m:t>
                          </w:ins>
                        </m:r>
                        <m:sSub>
                          <m:sSubPr>
                            <m:ctrlPr>
                              <w:ins w:id="4419" w:author="Garrick W Bruening" w:date="2020-07-25T14:47:00Z">
                                <w:rPr>
                                  <w:rFonts w:ascii="Cambria Math" w:hAnsi="Cambria Math" w:cstheme="minorHAnsi"/>
                                </w:rPr>
                              </w:ins>
                            </m:ctrlPr>
                          </m:sSubPr>
                          <m:e>
                            <m:r>
                              <w:ins w:id="4420" w:author="Garrick W Bruening" w:date="2020-07-25T14:47:00Z">
                                <m:rPr>
                                  <m:nor/>
                                </m:rPr>
                                <w:rPr>
                                  <w:rFonts w:cstheme="minorHAnsi"/>
                                </w:rPr>
                                <m:t>t</m:t>
                              </w:ins>
                            </m:r>
                          </m:e>
                          <m:sub>
                            <m:r>
                              <w:ins w:id="4421" w:author="Garrick W Bruening" w:date="2020-07-25T14:47:00Z">
                                <m:rPr>
                                  <m:nor/>
                                </m:rPr>
                                <w:rPr>
                                  <w:rFonts w:cstheme="minorHAnsi"/>
                                </w:rPr>
                                <m:t>m</m:t>
                              </w:ins>
                            </m:r>
                          </m:sub>
                        </m:sSub>
                        <m:r>
                          <w:ins w:id="4422" w:author="Garrick W Bruening" w:date="2020-07-25T14:47:00Z">
                            <m:rPr>
                              <m:nor/>
                            </m:rPr>
                            <w:rPr>
                              <w:rFonts w:cstheme="minorHAnsi"/>
                            </w:rPr>
                            <m:t>+</m:t>
                          </w:ins>
                        </m:r>
                        <m:f>
                          <m:fPr>
                            <m:ctrlPr>
                              <w:ins w:id="4423" w:author="Garrick W Bruening" w:date="2020-07-25T14:47:00Z">
                                <w:rPr>
                                  <w:rFonts w:ascii="Cambria Math" w:hAnsi="Cambria Math" w:cstheme="minorHAnsi"/>
                                </w:rPr>
                              </w:ins>
                            </m:ctrlPr>
                          </m:fPr>
                          <m:num>
                            <m:r>
                              <w:ins w:id="4424" w:author="Garrick W Bruening" w:date="2020-07-25T14:47:00Z">
                                <m:rPr>
                                  <m:nor/>
                                </m:rPr>
                                <w:rPr>
                                  <w:rFonts w:cstheme="minorHAnsi"/>
                                </w:rPr>
                                <m:t>b</m:t>
                              </w:ins>
                            </m:r>
                            <m:sSup>
                              <m:sSupPr>
                                <m:ctrlPr>
                                  <w:ins w:id="4425" w:author="Garrick W Bruening" w:date="2020-07-25T14:47:00Z">
                                    <w:rPr>
                                      <w:rFonts w:ascii="Cambria Math" w:hAnsi="Cambria Math" w:cstheme="minorHAnsi"/>
                                    </w:rPr>
                                  </w:ins>
                                </m:ctrlPr>
                              </m:sSupPr>
                              <m:e>
                                <m:r>
                                  <w:ins w:id="4426" w:author="Garrick W Bruening" w:date="2020-07-25T14:47:00Z">
                                    <m:rPr>
                                      <m:nor/>
                                    </m:rPr>
                                    <w:rPr>
                                      <w:rFonts w:cstheme="minorHAnsi"/>
                                    </w:rPr>
                                    <m:t>m</m:t>
                                  </w:ins>
                                </m:r>
                              </m:e>
                              <m:sup>
                                <m:r>
                                  <w:ins w:id="4427" w:author="Garrick W Bruening" w:date="2020-07-25T14:47:00Z">
                                    <m:rPr>
                                      <m:nor/>
                                    </m:rPr>
                                    <w:rPr>
                                      <w:rFonts w:cstheme="minorHAnsi"/>
                                    </w:rPr>
                                    <m:t>i</m:t>
                                  </w:ins>
                                </m:r>
                              </m:sup>
                            </m:sSup>
                          </m:num>
                          <m:den>
                            <m:sSubSup>
                              <m:sSubSupPr>
                                <m:ctrlPr>
                                  <w:ins w:id="4428" w:author="Garrick W Bruening" w:date="2020-07-25T14:47:00Z">
                                    <w:rPr>
                                      <w:rFonts w:ascii="Cambria Math" w:hAnsi="Cambria Math" w:cstheme="minorHAnsi"/>
                                    </w:rPr>
                                  </w:ins>
                                </m:ctrlPr>
                              </m:sSubSupPr>
                              <m:e>
                                <m:r>
                                  <w:ins w:id="4429" w:author="Garrick W Bruening" w:date="2020-07-25T14:47:00Z">
                                    <m:rPr>
                                      <m:nor/>
                                    </m:rPr>
                                    <w:rPr>
                                      <w:rFonts w:cstheme="minorHAnsi"/>
                                    </w:rPr>
                                    <m:t>t</m:t>
                                  </w:ins>
                                </m:r>
                              </m:e>
                              <m:sub>
                                <m:r>
                                  <w:ins w:id="4430" w:author="Garrick W Bruening" w:date="2020-07-25T14:47:00Z">
                                    <m:rPr>
                                      <m:nor/>
                                    </m:rPr>
                                    <w:rPr>
                                      <w:rFonts w:cstheme="minorHAnsi"/>
                                    </w:rPr>
                                    <m:t>m</m:t>
                                  </w:ins>
                                </m:r>
                              </m:sub>
                              <m:sup>
                                <m:r>
                                  <w:ins w:id="4431" w:author="Garrick W Bruening" w:date="2020-07-25T14:47:00Z">
                                    <m:rPr>
                                      <m:nor/>
                                    </m:rPr>
                                    <w:rPr>
                                      <w:rFonts w:cstheme="minorHAnsi"/>
                                    </w:rPr>
                                    <m:t>j-1</m:t>
                                  </w:ins>
                                </m:r>
                              </m:sup>
                            </m:sSubSup>
                          </m:den>
                        </m:f>
                      </m:e>
                    </m:d>
                  </m:num>
                  <m:den>
                    <m:sSub>
                      <m:sSubPr>
                        <m:ctrlPr>
                          <w:ins w:id="4432" w:author="Garrick W Bruening" w:date="2020-07-25T14:46:00Z">
                            <w:rPr>
                              <w:rFonts w:ascii="Cambria Math" w:hAnsi="Cambria Math" w:cstheme="minorHAnsi"/>
                            </w:rPr>
                          </w:ins>
                        </m:ctrlPr>
                      </m:sSubPr>
                      <m:e>
                        <m:r>
                          <w:ins w:id="4433" w:author="Garrick W Bruening" w:date="2020-07-25T14:46:00Z">
                            <m:rPr>
                              <m:nor/>
                            </m:rPr>
                            <w:rPr>
                              <w:rFonts w:cstheme="minorHAnsi"/>
                            </w:rPr>
                            <m:t>t</m:t>
                          </w:ins>
                        </m:r>
                      </m:e>
                      <m:sub>
                        <m:r>
                          <w:ins w:id="4434" w:author="Garrick W Bruening" w:date="2020-07-25T14:46:00Z">
                            <m:rPr>
                              <m:nor/>
                            </m:rPr>
                            <w:rPr>
                              <w:rFonts w:cstheme="minorHAnsi"/>
                            </w:rPr>
                            <m:t>r</m:t>
                          </w:ins>
                        </m:r>
                      </m:sub>
                    </m:sSub>
                    <m:r>
                      <w:ins w:id="4435" w:author="Garrick W Bruening" w:date="2020-07-25T14:46:00Z">
                        <m:rPr>
                          <m:nor/>
                        </m:rPr>
                        <w:rPr>
                          <w:rFonts w:cstheme="minorHAnsi"/>
                        </w:rPr>
                        <m:t>+</m:t>
                      </w:ins>
                    </m:r>
                    <m:sSub>
                      <m:sSubPr>
                        <m:ctrlPr>
                          <w:ins w:id="4436" w:author="Garrick W Bruening" w:date="2020-07-25T14:47:00Z">
                            <w:rPr>
                              <w:rFonts w:ascii="Cambria Math" w:hAnsi="Cambria Math" w:cstheme="minorHAnsi"/>
                            </w:rPr>
                          </w:ins>
                        </m:ctrlPr>
                      </m:sSubPr>
                      <m:e>
                        <m:r>
                          <w:ins w:id="4437" w:author="Garrick W Bruening" w:date="2020-07-25T14:46:00Z">
                            <m:rPr>
                              <m:nor/>
                            </m:rPr>
                            <w:rPr>
                              <w:rFonts w:cstheme="minorHAnsi"/>
                            </w:rPr>
                            <m:t>t</m:t>
                          </w:ins>
                        </m:r>
                      </m:e>
                      <m:sub>
                        <m:r>
                          <w:ins w:id="4438" w:author="Garrick W Bruening" w:date="2020-07-25T14:47:00Z">
                            <m:rPr>
                              <m:nor/>
                            </m:rPr>
                            <w:rPr>
                              <w:rFonts w:cstheme="minorHAnsi"/>
                            </w:rPr>
                            <m:t>m</m:t>
                          </w:ins>
                        </m:r>
                      </m:sub>
                    </m:sSub>
                  </m:den>
                </m:f>
                <w:commentRangeEnd w:id="4388"/>
                <m:r>
                  <m:rPr>
                    <m:sty m:val="p"/>
                  </m:rPr>
                  <w:rPr>
                    <w:rStyle w:val="CommentReference"/>
                    <w:rFonts w:ascii="Cambria Math" w:hAnsi="Cambria Math"/>
                  </w:rPr>
                  <w:commentReference w:id="4388"/>
                </m:r>
              </m:oMath>
            </m:oMathPara>
          </w:p>
        </w:tc>
        <w:tc>
          <w:tcPr>
            <w:tcW w:w="500" w:type="pct"/>
            <w:vAlign w:val="center"/>
          </w:tcPr>
          <w:p w14:paraId="0A0BA9FC" w14:textId="7DBDAB8F" w:rsidR="002E1506" w:rsidRPr="009802F2" w:rsidRDefault="00034D4A" w:rsidP="00F862B6">
            <w:pPr>
              <w:pStyle w:val="Caption"/>
              <w:keepNext/>
              <w:jc w:val="right"/>
              <w:rPr>
                <w:ins w:id="4439" w:author="Garrick W Bruening" w:date="2020-07-25T15:18:00Z"/>
                <w:i w:val="0"/>
                <w:iCs w:val="0"/>
                <w:sz w:val="22"/>
                <w:szCs w:val="22"/>
                <w:rPrChange w:id="4440" w:author="Garrick W Bruening" w:date="2020-07-27T23:34:00Z">
                  <w:rPr>
                    <w:ins w:id="4441" w:author="Garrick W Bruening" w:date="2020-07-25T15:18:00Z"/>
                    <w:i w:val="0"/>
                    <w:sz w:val="24"/>
                    <w:szCs w:val="24"/>
                  </w:rPr>
                </w:rPrChange>
              </w:rPr>
            </w:pPr>
            <w:bookmarkStart w:id="4442" w:name="_Ref46587146"/>
            <w:r w:rsidRPr="009802F2">
              <w:rPr>
                <w:i w:val="0"/>
                <w:iCs w:val="0"/>
                <w:color w:val="auto"/>
                <w:sz w:val="22"/>
                <w:szCs w:val="22"/>
                <w:rPrChange w:id="4443" w:author="Garrick W Bruening" w:date="2020-07-27T23:34:00Z">
                  <w:rPr>
                    <w:i w:val="0"/>
                    <w:iCs w:val="0"/>
                    <w:color w:val="auto"/>
                    <w:sz w:val="24"/>
                    <w:szCs w:val="24"/>
                  </w:rPr>
                </w:rPrChange>
              </w:rPr>
              <w:t>(</w:t>
            </w:r>
            <w:r w:rsidR="00F862B6" w:rsidRPr="009802F2">
              <w:rPr>
                <w:i w:val="0"/>
                <w:iCs w:val="0"/>
                <w:color w:val="auto"/>
                <w:sz w:val="22"/>
                <w:szCs w:val="22"/>
                <w:rPrChange w:id="4444" w:author="Garrick W Bruening" w:date="2020-07-27T23:34:00Z">
                  <w:rPr>
                    <w:i w:val="0"/>
                    <w:iCs w:val="0"/>
                    <w:color w:val="auto"/>
                    <w:sz w:val="24"/>
                    <w:szCs w:val="24"/>
                  </w:rPr>
                </w:rPrChange>
              </w:rPr>
              <w:fldChar w:fldCharType="begin"/>
            </w:r>
            <w:r w:rsidR="00F862B6" w:rsidRPr="009802F2">
              <w:rPr>
                <w:i w:val="0"/>
                <w:iCs w:val="0"/>
                <w:color w:val="auto"/>
                <w:sz w:val="24"/>
                <w:szCs w:val="24"/>
              </w:rPr>
              <w:instrText xml:space="preserve"> SEQ Equation \* ARABIC </w:instrText>
            </w:r>
            <w:r w:rsidR="00F862B6" w:rsidRPr="009802F2">
              <w:rPr>
                <w:i w:val="0"/>
                <w:iCs w:val="0"/>
                <w:color w:val="auto"/>
                <w:sz w:val="22"/>
                <w:szCs w:val="22"/>
                <w:rPrChange w:id="4445" w:author="Garrick W Bruening" w:date="2020-07-27T23:34:00Z">
                  <w:rPr>
                    <w:i w:val="0"/>
                    <w:iCs w:val="0"/>
                    <w:color w:val="auto"/>
                    <w:sz w:val="24"/>
                    <w:szCs w:val="24"/>
                  </w:rPr>
                </w:rPrChange>
              </w:rPr>
              <w:fldChar w:fldCharType="separate"/>
            </w:r>
            <w:r w:rsidR="005B369E" w:rsidRPr="009802F2">
              <w:rPr>
                <w:i w:val="0"/>
                <w:iCs w:val="0"/>
                <w:noProof/>
                <w:color w:val="auto"/>
                <w:sz w:val="24"/>
                <w:szCs w:val="24"/>
              </w:rPr>
              <w:t>19</w:t>
            </w:r>
            <w:r w:rsidR="00F862B6" w:rsidRPr="009802F2">
              <w:rPr>
                <w:i w:val="0"/>
                <w:iCs w:val="0"/>
                <w:color w:val="auto"/>
                <w:sz w:val="22"/>
                <w:szCs w:val="22"/>
                <w:rPrChange w:id="4446" w:author="Garrick W Bruening" w:date="2020-07-27T23:34:00Z">
                  <w:rPr>
                    <w:i w:val="0"/>
                    <w:iCs w:val="0"/>
                    <w:color w:val="auto"/>
                    <w:sz w:val="24"/>
                    <w:szCs w:val="24"/>
                  </w:rPr>
                </w:rPrChange>
              </w:rPr>
              <w:fldChar w:fldCharType="end"/>
            </w:r>
            <w:r w:rsidRPr="009802F2">
              <w:rPr>
                <w:i w:val="0"/>
                <w:iCs w:val="0"/>
                <w:color w:val="auto"/>
                <w:sz w:val="22"/>
                <w:szCs w:val="22"/>
                <w:rPrChange w:id="4447" w:author="Garrick W Bruening" w:date="2020-07-27T23:34:00Z">
                  <w:rPr>
                    <w:i w:val="0"/>
                    <w:iCs w:val="0"/>
                    <w:color w:val="auto"/>
                    <w:sz w:val="24"/>
                    <w:szCs w:val="24"/>
                  </w:rPr>
                </w:rPrChange>
              </w:rPr>
              <w:t>)</w:t>
            </w:r>
            <w:bookmarkEnd w:id="4442"/>
          </w:p>
        </w:tc>
      </w:tr>
    </w:tbl>
    <w:p w14:paraId="698CE30E" w14:textId="160A8ADA" w:rsidR="007545B5" w:rsidRPr="009802F2" w:rsidRDefault="007545B5" w:rsidP="007B367D">
      <w:pPr>
        <w:rPr>
          <w:del w:id="4448" w:author="Garrick W Bruening" w:date="2020-07-27T20:40:00Z"/>
          <w:rFonts w:ascii="Aharoni" w:hAnsi="Aharoni" w:cs="Aharoni"/>
        </w:rPr>
      </w:pPr>
    </w:p>
    <w:p w14:paraId="7145C4AE" w14:textId="77777777" w:rsidR="00812901" w:rsidRPr="009802F2" w:rsidRDefault="00812901" w:rsidP="007B367D">
      <w:pPr>
        <w:rPr>
          <w:ins w:id="4449" w:author="Garrick W Bruening" w:date="2020-07-27T20:50:00Z"/>
          <w:rFonts w:ascii="Aharoni" w:hAnsi="Aharoni" w:cs="Aharoni"/>
        </w:rPr>
      </w:pPr>
    </w:p>
    <w:p w14:paraId="1A0EE526" w14:textId="2438D6E9" w:rsidR="007B367D" w:rsidRPr="009802F2" w:rsidDel="00390E7F" w:rsidRDefault="00812901" w:rsidP="3539444E">
      <w:pPr>
        <w:pStyle w:val="Heading3"/>
        <w:rPr>
          <w:del w:id="4450" w:author="Garrick W Bruening" w:date="2020-07-25T14:47:00Z"/>
        </w:rPr>
      </w:pPr>
      <w:ins w:id="4451" w:author="Garrick W Bruening" w:date="2020-07-27T20:50:00Z">
        <w:r w:rsidRPr="009802F2">
          <w:t>We f</w:t>
        </w:r>
      </w:ins>
      <w:ins w:id="4452" w:author="Garrick W Bruening" w:date="2020-07-27T20:51:00Z">
        <w:r w:rsidRPr="009802F2">
          <w:t>it multiple utility model</w:t>
        </w:r>
        <w:r w:rsidR="00752B66" w:rsidRPr="009802F2">
          <w:t>s</w:t>
        </w:r>
      </w:ins>
      <w:ins w:id="4453" w:author="Garrick W Bruening" w:date="2020-09-21T15:12:00Z">
        <w:r w:rsidR="009D3084" w:rsidRPr="009802F2">
          <w:t xml:space="preserve"> to each experiment.</w:t>
        </w:r>
      </w:ins>
      <w:ins w:id="4454" w:author="Garrick W Bruening" w:date="2020-07-27T20:51:00Z">
        <w:r w:rsidR="00752B66" w:rsidRPr="009802F2">
          <w:t xml:space="preserve"> We </w:t>
        </w:r>
      </w:ins>
      <w:ins w:id="4455" w:author="Garrick W Bruening" w:date="2020-09-21T15:12:00Z">
        <w:r w:rsidR="009D3084" w:rsidRPr="009802F2">
          <w:t xml:space="preserve">estimate the </w:t>
        </w:r>
      </w:ins>
      <w:ins w:id="4456" w:author="Garrick W Bruening" w:date="2020-07-27T20:51:00Z">
        <w:r w:rsidR="00752B66" w:rsidRPr="009802F2">
          <w:t xml:space="preserve">utility using gross metabolic </w:t>
        </w:r>
      </w:ins>
      <w:ins w:id="4457" w:author="Garrick W Bruening" w:date="2020-09-21T15:12:00Z">
        <w:r w:rsidR="009D3084" w:rsidRPr="009802F2">
          <w:t>cost,</w:t>
        </w:r>
      </w:ins>
      <w:ins w:id="4458" w:author="Garrick W Bruening" w:date="2020-07-27T20:52:00Z">
        <w:r w:rsidR="00966C6D" w:rsidRPr="009802F2">
          <w:t xml:space="preserve"> net metabolic </w:t>
        </w:r>
      </w:ins>
      <w:ins w:id="4459" w:author="Garrick W Bruening" w:date="2020-09-21T15:12:00Z">
        <w:r w:rsidR="009D3084" w:rsidRPr="009802F2">
          <w:t xml:space="preserve">cost, and sum of torque squared for experiment 2a, 2b, and </w:t>
        </w:r>
      </w:ins>
      <w:ins w:id="4460" w:author="Garrick W Bruening" w:date="2020-07-27T20:53:00Z">
        <w:r w:rsidR="000B739A" w:rsidRPr="009802F2">
          <w:t>2c.</w:t>
        </w:r>
      </w:ins>
      <w:del w:id="4461" w:author="Garrick W Bruening" w:date="2020-07-25T14:47:00Z">
        <w:r w:rsidR="007B367D" w:rsidRPr="009802F2" w:rsidDel="00390E7F">
          <w:delText>\begin{equation}</w:delText>
        </w:r>
      </w:del>
    </w:p>
    <w:p w14:paraId="176ABB08" w14:textId="5C8FBD00" w:rsidR="00FA140B" w:rsidRPr="009802F2" w:rsidRDefault="00FA140B" w:rsidP="0078632B">
      <w:pPr>
        <w:rPr>
          <w:ins w:id="4462" w:author="Garrick W Bruening" w:date="2020-07-27T20:53:00Z"/>
        </w:rPr>
      </w:pPr>
      <w:ins w:id="4463" w:author="Garrick W Bruening" w:date="2020-07-27T20:53:00Z">
        <w:r w:rsidRPr="009802F2">
          <w:t xml:space="preserve"> Sum of squared errors are computed for each of the above utility models </w:t>
        </w:r>
        <w:r w:rsidR="001B4608" w:rsidRPr="009802F2">
          <w:t>between predic</w:t>
        </w:r>
      </w:ins>
      <w:ins w:id="4464" w:author="Garrick W Bruening" w:date="2020-07-27T20:54:00Z">
        <w:r w:rsidR="001B4608" w:rsidRPr="009802F2">
          <w:t>ted duration and duration seen in the experiment.</w:t>
        </w:r>
      </w:ins>
    </w:p>
    <w:p w14:paraId="48799694" w14:textId="49C788E9" w:rsidR="007B367D" w:rsidRPr="009802F2" w:rsidDel="00390E7F" w:rsidRDefault="007B367D" w:rsidP="007B367D">
      <w:pPr>
        <w:rPr>
          <w:del w:id="4465" w:author="Garrick W Bruening" w:date="2020-07-25T14:47:00Z"/>
        </w:rPr>
      </w:pPr>
      <w:del w:id="4466" w:author="Garrick W Bruening" w:date="2020-07-25T14:47:00Z">
        <w:r w:rsidRPr="009802F2" w:rsidDel="00390E7F">
          <w:delText>\begin{split}</w:delText>
        </w:r>
      </w:del>
    </w:p>
    <w:p w14:paraId="7B92994F" w14:textId="45A3B9BD" w:rsidR="007B367D" w:rsidRPr="009802F2" w:rsidDel="00390E7F" w:rsidRDefault="007B367D" w:rsidP="007B367D">
      <w:pPr>
        <w:rPr>
          <w:del w:id="4467" w:author="Garrick W Bruening" w:date="2020-07-25T14:47:00Z"/>
        </w:rPr>
      </w:pPr>
      <w:del w:id="4468" w:author="Garrick W Bruening" w:date="2020-07-25T14:47:00Z">
        <w:r w:rsidRPr="009802F2" w:rsidDel="00390E7F">
          <w:tab/>
          <w:delText>\label{eq:utility_fit}</w:delText>
        </w:r>
      </w:del>
    </w:p>
    <w:p w14:paraId="42105AF8" w14:textId="21A4C441" w:rsidR="007B367D" w:rsidRPr="009802F2" w:rsidDel="00390E7F" w:rsidRDefault="007B367D" w:rsidP="007B367D">
      <w:pPr>
        <w:rPr>
          <w:del w:id="4469" w:author="Garrick W Bruening" w:date="2020-07-25T14:47:00Z"/>
        </w:rPr>
      </w:pPr>
      <w:del w:id="4470" w:author="Garrick W Bruening" w:date="2020-07-25T14:47:00Z">
        <w:r w:rsidRPr="009802F2" w:rsidDel="00390E7F">
          <w:tab/>
          <w:delText>\text{Utility (J)} &amp;=\frac{\alpha - e}{T} \\</w:delText>
        </w:r>
      </w:del>
    </w:p>
    <w:p w14:paraId="087EABE5" w14:textId="137684DD" w:rsidR="007B367D" w:rsidRPr="009802F2" w:rsidDel="00390E7F" w:rsidRDefault="007B367D" w:rsidP="007B367D">
      <w:pPr>
        <w:rPr>
          <w:del w:id="4471" w:author="Garrick W Bruening" w:date="2020-07-25T14:47:00Z"/>
        </w:rPr>
      </w:pPr>
      <w:del w:id="4472" w:author="Garrick W Bruening" w:date="2020-07-25T14:47:00Z">
        <w:r w:rsidRPr="009802F2" w:rsidDel="00390E7F">
          <w:tab/>
          <w:delText>\text{where } e &amp;= a_{1}(T_{rx}+T)+\frac{a_2 m^{a_3}}{T^{(a_4-1)}}\\</w:delText>
        </w:r>
      </w:del>
    </w:p>
    <w:p w14:paraId="7E9534D2" w14:textId="0E8F9666" w:rsidR="007B367D" w:rsidRPr="009802F2" w:rsidDel="00390E7F" w:rsidRDefault="007B367D" w:rsidP="007B367D">
      <w:pPr>
        <w:rPr>
          <w:del w:id="4473" w:author="Garrick W Bruening" w:date="2020-07-25T14:47:00Z"/>
        </w:rPr>
      </w:pPr>
      <w:del w:id="4474" w:author="Garrick W Bruening" w:date="2020-07-25T14:47:00Z">
        <w:r w:rsidRPr="009802F2" w:rsidDel="00390E7F">
          <w:tab/>
          <w:delText>\alpha &amp;= \alpha P(\alpha|T,m)\\</w:delText>
        </w:r>
      </w:del>
    </w:p>
    <w:p w14:paraId="3D186B2E" w14:textId="55FBAACC" w:rsidR="007B367D" w:rsidRPr="009802F2" w:rsidDel="00390E7F" w:rsidRDefault="007B367D" w:rsidP="007B367D">
      <w:pPr>
        <w:rPr>
          <w:del w:id="4475" w:author="Garrick W Bruening" w:date="2020-07-25T14:47:00Z"/>
        </w:rPr>
      </w:pPr>
      <w:del w:id="4476" w:author="Garrick W Bruening" w:date="2020-07-25T14:47:00Z">
        <w:r w:rsidRPr="009802F2" w:rsidDel="00390E7F">
          <w:tab/>
          <w:delText>J &amp;= \frac{\alpha P(\alpha|T,m)-\left(a_{1}(T_{rx}+T)+\frac{a_2 m^{a_3}}{T^{(a_4-1)}}\right)}{T_{rx}+T}</w:delText>
        </w:r>
      </w:del>
    </w:p>
    <w:p w14:paraId="6CD4862C" w14:textId="13C7F45D" w:rsidR="007B367D" w:rsidRPr="009802F2" w:rsidDel="00390E7F" w:rsidRDefault="007B367D" w:rsidP="007B367D">
      <w:pPr>
        <w:rPr>
          <w:del w:id="4477" w:author="Garrick W Bruening" w:date="2020-07-25T14:47:00Z"/>
        </w:rPr>
      </w:pPr>
      <w:del w:id="4478" w:author="Garrick W Bruening" w:date="2020-07-25T14:47:00Z">
        <w:r w:rsidRPr="009802F2" w:rsidDel="00390E7F">
          <w:delText>\end{split}</w:delText>
        </w:r>
      </w:del>
    </w:p>
    <w:p w14:paraId="302C243F" w14:textId="043E9813" w:rsidR="007B367D" w:rsidRPr="009802F2" w:rsidDel="00390E7F" w:rsidRDefault="007B367D" w:rsidP="007B367D">
      <w:pPr>
        <w:rPr>
          <w:del w:id="4479" w:author="Garrick W Bruening" w:date="2020-07-25T14:47:00Z"/>
        </w:rPr>
      </w:pPr>
      <w:del w:id="4480" w:author="Garrick W Bruening" w:date="2020-07-25T14:47:00Z">
        <w:r w:rsidRPr="009802F2" w:rsidDel="00390E7F">
          <w:delText>\end{equation}</w:delText>
        </w:r>
      </w:del>
    </w:p>
    <w:p w14:paraId="28774BD8" w14:textId="36AB64A9" w:rsidR="007B367D" w:rsidRPr="009802F2" w:rsidRDefault="0C35D456" w:rsidP="007B367D">
      <w:pPr>
        <w:rPr>
          <w:ins w:id="4481" w:author="Alaa Ahmed" w:date="2020-07-27T18:24:00Z"/>
          <w:del w:id="4482" w:author="Garrick W Bruening" w:date="2020-07-27T20:00:00Z"/>
        </w:rPr>
      </w:pPr>
      <w:del w:id="4483" w:author="Garrick W Bruening" w:date="2020-07-27T20:00:00Z">
        <w:r w:rsidRPr="009802F2">
          <w:delText xml:space="preserve">We optimize this utility model by finding the $\alpha$ value that minimizes the sum of squared error between predicted movement duration and the average movement duration from </w:delText>
        </w:r>
      </w:del>
      <w:del w:id="4484" w:author="Garrick W Bruening" w:date="2020-07-25T11:09:00Z">
        <w:r w:rsidRPr="009802F2" w:rsidDel="002E04D4">
          <w:delText xml:space="preserve">the </w:delText>
        </w:r>
      </w:del>
      <w:del w:id="4485" w:author="Garrick W Bruening" w:date="2020-07-27T20:00:00Z">
        <w:r w:rsidRPr="009802F2">
          <w:delText>experiment two.</w:delText>
        </w:r>
        <w:r w:rsidR="2AAD11FD" w:rsidRPr="009802F2">
          <w:delText xml:space="preserve"> This was done with the function optimize in R and a </w:delText>
        </w:r>
        <w:commentRangeStart w:id="4486"/>
        <w:commentRangeStart w:id="4487"/>
        <w:r w:rsidR="2AAD11FD" w:rsidRPr="009802F2">
          <w:delText>custom written error function.</w:delText>
        </w:r>
        <w:commentRangeEnd w:id="4486"/>
        <w:r w:rsidR="00472752" w:rsidRPr="009802F2">
          <w:rPr>
            <w:rStyle w:val="CommentReference"/>
          </w:rPr>
          <w:commentReference w:id="4486"/>
        </w:r>
        <w:commentRangeEnd w:id="4487"/>
        <w:r w:rsidR="00AB6ECD" w:rsidRPr="009802F2" w:rsidDel="001508AD">
          <w:rPr>
            <w:rStyle w:val="CommentReference"/>
          </w:rPr>
          <w:commentReference w:id="4487"/>
        </w:r>
      </w:del>
    </w:p>
    <w:p w14:paraId="4B7B8479" w14:textId="3EC3359B" w:rsidR="00D217CC" w:rsidRPr="009802F2" w:rsidRDefault="00D217CC" w:rsidP="007B367D">
      <w:pPr>
        <w:rPr>
          <w:del w:id="4488" w:author="Garrick W Bruening" w:date="2020-07-27T20:53:00Z"/>
        </w:rPr>
      </w:pPr>
    </w:p>
    <w:p w14:paraId="03A577D6" w14:textId="38B40792" w:rsidR="007B367D" w:rsidRPr="009802F2" w:rsidDel="006C5D50" w:rsidRDefault="007B367D" w:rsidP="007B367D">
      <w:pPr>
        <w:rPr>
          <w:del w:id="4489" w:author="Alaa Ahmed" w:date="2020-07-27T18:22:00Z"/>
        </w:rPr>
      </w:pPr>
      <w:del w:id="4490" w:author="Alaa Ahmed" w:date="2020-07-27T18:22:00Z">
        <w:r w:rsidRPr="009802F2" w:rsidDel="006C5D50">
          <w:delText>\begin{figure}</w:delText>
        </w:r>
      </w:del>
    </w:p>
    <w:p w14:paraId="7DF30276" w14:textId="434638EE" w:rsidR="007B367D" w:rsidRPr="009802F2" w:rsidDel="006C5D50" w:rsidRDefault="007B367D" w:rsidP="007B367D">
      <w:pPr>
        <w:rPr>
          <w:del w:id="4491" w:author="Alaa Ahmed" w:date="2020-07-27T18:22:00Z"/>
        </w:rPr>
      </w:pPr>
      <w:del w:id="4492" w:author="Alaa Ahmed" w:date="2020-07-27T18:22:00Z">
        <w:r w:rsidRPr="009802F2" w:rsidDel="006C5D50">
          <w:delText>\centering</w:delText>
        </w:r>
      </w:del>
    </w:p>
    <w:p w14:paraId="6EB27222" w14:textId="22C430E3" w:rsidR="007B367D" w:rsidRPr="009802F2" w:rsidDel="006C5D50" w:rsidRDefault="007B367D" w:rsidP="007B367D">
      <w:pPr>
        <w:rPr>
          <w:del w:id="4493" w:author="Alaa Ahmed" w:date="2020-07-27T18:22:00Z"/>
        </w:rPr>
      </w:pPr>
      <w:del w:id="4494" w:author="Alaa Ahmed" w:date="2020-07-27T18:22:00Z">
        <w:r w:rsidRPr="009802F2" w:rsidDel="006C5D50">
          <w:delText>\includegraphics[width=\textwidth,keepaspectratio]{p_alpha_plot_cont.pdf}</w:delText>
        </w:r>
      </w:del>
    </w:p>
    <w:p w14:paraId="4ED17990" w14:textId="148E094A" w:rsidR="007B367D" w:rsidRPr="009802F2" w:rsidDel="006C5D50" w:rsidRDefault="007B367D" w:rsidP="007B367D">
      <w:pPr>
        <w:rPr>
          <w:del w:id="4495" w:author="Alaa Ahmed" w:date="2020-07-27T18:22:00Z"/>
        </w:rPr>
      </w:pPr>
      <w:del w:id="4496" w:author="Alaa Ahmed" w:date="2020-07-27T18:22:00Z">
        <w:r w:rsidRPr="009802F2" w:rsidDel="006C5D50">
          <w:delText>\caption{Probability of success of a reach given movement duration and mass. The solid lines represent the probability for experiment 1, the dashed lines represent the probability from experiment 1a.}</w:delText>
        </w:r>
      </w:del>
    </w:p>
    <w:p w14:paraId="553162DA" w14:textId="329FE5B0" w:rsidR="007B367D" w:rsidRPr="009802F2" w:rsidDel="006C5D50" w:rsidRDefault="007B367D" w:rsidP="007B367D">
      <w:pPr>
        <w:rPr>
          <w:del w:id="4497" w:author="Alaa Ahmed" w:date="2020-07-27T18:22:00Z"/>
        </w:rPr>
      </w:pPr>
      <w:del w:id="4498" w:author="Alaa Ahmed" w:date="2020-07-27T18:22:00Z">
        <w:r w:rsidRPr="009802F2" w:rsidDel="006C5D50">
          <w:delText>\label{fig:p_alpha}</w:delText>
        </w:r>
      </w:del>
    </w:p>
    <w:p w14:paraId="0AF29FE1" w14:textId="7184C593" w:rsidR="0042006A" w:rsidRPr="009802F2" w:rsidDel="006C5D50" w:rsidRDefault="007B367D" w:rsidP="64CB2258">
      <w:pPr>
        <w:rPr>
          <w:del w:id="4499" w:author="Alaa Ahmed" w:date="2020-07-27T18:22:00Z"/>
        </w:rPr>
      </w:pPr>
      <w:del w:id="4500" w:author="Alaa Ahmed" w:date="2020-07-27T18:22:00Z">
        <w:r w:rsidRPr="009802F2" w:rsidDel="006C5D50">
          <w:delText>\end{figure}</w:delText>
        </w:r>
      </w:del>
    </w:p>
    <w:p w14:paraId="62909DC4" w14:textId="039F9E1B" w:rsidR="0042006A" w:rsidRPr="009802F2" w:rsidRDefault="53E4B329" w:rsidP="3539444E">
      <w:pPr>
        <w:pStyle w:val="Heading3"/>
      </w:pPr>
      <w:r w:rsidRPr="009802F2">
        <w:t>Statistical Tests</w:t>
      </w:r>
    </w:p>
    <w:p w14:paraId="1E04B8F9" w14:textId="074B0C55" w:rsidR="0042006A" w:rsidRPr="009802F2" w:rsidRDefault="00D65047" w:rsidP="3539444E">
      <w:ins w:id="4501" w:author="Garrick W Bruening" w:date="2020-07-27T17:02:00Z">
        <w:r w:rsidRPr="009802F2">
          <w:t>Kinematic data was</w:t>
        </w:r>
      </w:ins>
      <w:ins w:id="4502" w:author="Garrick W Bruening" w:date="2020-07-27T19:28:00Z">
        <w:r w:rsidRPr="009802F2">
          <w:t xml:space="preserve"> </w:t>
        </w:r>
      </w:ins>
      <w:ins w:id="4503" w:author="Garrick W Bruening" w:date="2020-07-27T17:02:00Z">
        <w:del w:id="4504" w:author="Garrick W Bruening" w:date="2020-07-27T19:28:00Z">
          <w:r w:rsidRPr="009802F2" w:rsidDel="00D2624A">
            <w:delText xml:space="preserve"> </w:delText>
          </w:r>
          <w:commentRangeStart w:id="4505"/>
          <w:r w:rsidRPr="009802F2">
            <w:delText>then</w:delText>
          </w:r>
        </w:del>
      </w:ins>
      <w:commentRangeEnd w:id="4505"/>
      <w:del w:id="4506" w:author="Garrick W Bruening" w:date="2020-07-27T19:28:00Z">
        <w:r w:rsidR="00872104" w:rsidRPr="009802F2">
          <w:rPr>
            <w:rStyle w:val="CommentReference"/>
          </w:rPr>
          <w:commentReference w:id="4505"/>
        </w:r>
      </w:del>
      <w:ins w:id="4507" w:author="Garrick W Bruening" w:date="2020-07-27T17:02:00Z">
        <w:del w:id="4508" w:author="Garrick W Bruening" w:date="2020-07-27T19:28:00Z">
          <w:r w:rsidRPr="009802F2">
            <w:delText xml:space="preserve"> </w:delText>
          </w:r>
        </w:del>
        <w:r w:rsidRPr="009802F2">
          <w:t xml:space="preserve">exported </w:t>
        </w:r>
        <w:del w:id="4509" w:author="Alaa Ahmed" w:date="2020-08-03T16:23:00Z">
          <w:r w:rsidRPr="009802F2" w:rsidDel="00EC493B">
            <w:delText xml:space="preserve">as a csv </w:delText>
          </w:r>
        </w:del>
        <w:r w:rsidRPr="009802F2">
          <w:t xml:space="preserve">to R (v 1.2.5001) for statistical analysis. Linear mixed effects models were computed using the lme4 and </w:t>
        </w:r>
        <w:proofErr w:type="spellStart"/>
        <w:r w:rsidRPr="009802F2">
          <w:t>multcomp</w:t>
        </w:r>
        <w:proofErr w:type="spellEnd"/>
        <w:r w:rsidRPr="009802F2">
          <w:t xml:space="preserve"> package, and </w:t>
        </w:r>
      </w:ins>
      <w:ins w:id="4510" w:author="Garrick W Bruening" w:date="2020-09-21T15:15:00Z">
        <w:r w:rsidR="000E2FBD" w:rsidRPr="009802F2">
          <w:t xml:space="preserve">the </w:t>
        </w:r>
      </w:ins>
      <w:ins w:id="4511" w:author="Garrick W Bruening" w:date="2020-07-27T17:02:00Z">
        <w:r w:rsidRPr="009802F2">
          <w:t xml:space="preserve">functions </w:t>
        </w:r>
      </w:ins>
      <w:ins w:id="4512" w:author="Garrick W Bruening" w:date="2020-09-21T15:15:00Z">
        <w:r w:rsidR="000E2FBD" w:rsidRPr="009802F2">
          <w:t xml:space="preserve">used were </w:t>
        </w:r>
      </w:ins>
      <w:proofErr w:type="spellStart"/>
      <w:ins w:id="4513" w:author="Garrick W Bruening" w:date="2020-07-27T17:02:00Z">
        <w:r w:rsidRPr="009802F2">
          <w:t>lmer</w:t>
        </w:r>
        <w:proofErr w:type="spellEnd"/>
        <w:r w:rsidRPr="009802F2">
          <w:t xml:space="preserve"> and </w:t>
        </w:r>
        <w:proofErr w:type="spellStart"/>
        <w:r w:rsidRPr="009802F2">
          <w:t>cftest</w:t>
        </w:r>
        <w:proofErr w:type="spellEnd"/>
        <w:r w:rsidRPr="009802F2">
          <w:t xml:space="preserve">. </w:t>
        </w:r>
      </w:ins>
      <w:r w:rsidR="53E4B329" w:rsidRPr="009802F2">
        <w:t xml:space="preserve">To analyze the effect of mass on the kinematic variables we used linear mixed effects models. </w:t>
      </w:r>
      <w:del w:id="4514" w:author="Garrick W Bruening" w:date="2020-09-01T11:09:00Z">
        <w:r w:rsidR="53E4B329" w:rsidRPr="009802F2" w:rsidDel="005704B2">
          <w:delText xml:space="preserve">For all linear mixed effects models, the effective mass of the arm is estimated for each individual subject. </w:delText>
        </w:r>
      </w:del>
      <w:ins w:id="4515" w:author="Garrick W Bruening" w:date="2020-09-01T11:10:00Z">
        <w:r w:rsidR="00361EC5" w:rsidRPr="009802F2">
          <w:t xml:space="preserve">The effective mass used in the linear mixed </w:t>
        </w:r>
      </w:ins>
      <w:ins w:id="4516" w:author="Garrick W Bruening" w:date="2020-09-01T11:11:00Z">
        <w:r w:rsidR="00361EC5" w:rsidRPr="009802F2">
          <w:t>effects models is the average effective mass for a human</w:t>
        </w:r>
      </w:ins>
      <w:ins w:id="4517" w:author="Garrick W Bruening" w:date="2020-09-01T11:28:00Z">
        <w:r w:rsidR="00A07A3B" w:rsidRPr="009802F2">
          <w:t xml:space="preserve"> of </w:t>
        </w:r>
      </w:ins>
      <w:ins w:id="4518" w:author="Garrick W Bruening" w:date="2020-09-01T11:29:00Z">
        <w:r w:rsidR="00F34F03" w:rsidRPr="009802F2">
          <w:t xml:space="preserve">63.77 kg and </w:t>
        </w:r>
        <w:r w:rsidR="00D34E43" w:rsidRPr="009802F2">
          <w:t xml:space="preserve">173.91cm tall </w:t>
        </w:r>
      </w:ins>
      <w:ins w:id="4519" w:author="Garrick W Bruening" w:date="2020-09-01T11:11:00Z">
        <w:r w:rsidR="00361EC5" w:rsidRPr="009802F2">
          <w:t>with the added mass</w:t>
        </w:r>
      </w:ins>
      <w:ins w:id="4520" w:author="Garrick W Bruening" w:date="2020-09-01T11:29:00Z">
        <w:r w:rsidR="00D34E43" w:rsidRPr="009802F2">
          <w:t>es</w:t>
        </w:r>
      </w:ins>
      <w:ins w:id="4521" w:author="Garrick W Bruening" w:date="2020-09-01T11:11:00Z">
        <w:r w:rsidR="00361EC5" w:rsidRPr="009802F2">
          <w:t>.</w:t>
        </w:r>
      </w:ins>
      <w:ins w:id="4522" w:author="Garrick W Bruening" w:date="2020-09-01T11:10:00Z">
        <w:r w:rsidR="005470DA" w:rsidRPr="009802F2">
          <w:t xml:space="preserve"> </w:t>
        </w:r>
      </w:ins>
    </w:p>
    <w:p w14:paraId="175290C7" w14:textId="4E94213A" w:rsidR="008D79F1" w:rsidRPr="009802F2" w:rsidRDefault="53E4B329" w:rsidP="00154F8E">
      <w:r w:rsidRPr="009802F2">
        <w:t>For experiment one, we tested a model with no between</w:t>
      </w:r>
      <w:ins w:id="4523" w:author="Alaa Ahmed" w:date="2020-08-03T16:23:00Z">
        <w:r w:rsidR="00276208" w:rsidRPr="009802F2">
          <w:t>-</w:t>
        </w:r>
      </w:ins>
      <w:del w:id="4524" w:author="Alaa Ahmed" w:date="2020-08-03T16:23:00Z">
        <w:r w:rsidRPr="009802F2" w:rsidDel="00276208">
          <w:delText xml:space="preserve"> </w:delText>
        </w:r>
      </w:del>
      <w:r w:rsidRPr="009802F2">
        <w:t xml:space="preserve">subject </w:t>
      </w:r>
      <w:del w:id="4525" w:author="Garrick W Bruening" w:date="2020-09-21T15:16:00Z">
        <w:r w:rsidRPr="009802F2">
          <w:delText>variables, and</w:delText>
        </w:r>
      </w:del>
      <w:ins w:id="4526" w:author="Garrick W Bruening" w:date="2020-09-21T15:16:00Z">
        <w:r w:rsidR="00182AD2" w:rsidRPr="009802F2">
          <w:t>variables and</w:t>
        </w:r>
      </w:ins>
      <w:r w:rsidRPr="009802F2">
        <w:t xml:space="preserve"> added mass and movement duration as within</w:t>
      </w:r>
      <w:ins w:id="4527" w:author="Alaa Ahmed" w:date="2020-08-03T16:23:00Z">
        <w:r w:rsidR="00276208" w:rsidRPr="009802F2">
          <w:t>-</w:t>
        </w:r>
      </w:ins>
      <w:del w:id="4528" w:author="Alaa Ahmed" w:date="2020-08-03T16:23:00Z">
        <w:r w:rsidRPr="009802F2" w:rsidDel="00276208">
          <w:delText xml:space="preserve"> </w:delText>
        </w:r>
      </w:del>
      <w:r w:rsidRPr="009802F2">
        <w:t>subject variables.</w:t>
      </w:r>
      <w:r w:rsidR="00CF6E3A" w:rsidRPr="009802F2">
        <w:t xml:space="preserve"> </w:t>
      </w:r>
      <w:r w:rsidR="00DE102D" w:rsidRPr="009802F2">
        <w:t>We tested g</w:t>
      </w:r>
      <w:r w:rsidRPr="009802F2">
        <w:t xml:space="preserve">ross metabolic power, </w:t>
      </w:r>
      <w:del w:id="4529" w:author="Alaa Ahmed" w:date="2020-08-03T16:24:00Z">
        <w:r w:rsidRPr="009802F2" w:rsidDel="002744B4">
          <w:delText xml:space="preserve">net metabolic power, </w:delText>
        </w:r>
      </w:del>
      <w:r w:rsidRPr="009802F2">
        <w:t>endpoint error, endpoint angle variance, radial endpoint</w:t>
      </w:r>
      <w:r w:rsidR="00DE102D" w:rsidRPr="009802F2">
        <w:t xml:space="preserve"> variance, and reaction time</w:t>
      </w:r>
      <w:ins w:id="4530" w:author="Garrick W Bruening" w:date="2020-09-21T15:16:00Z">
        <w:r w:rsidR="00182AD2" w:rsidRPr="009802F2">
          <w:t xml:space="preserve"> as dependent variables</w:t>
        </w:r>
      </w:ins>
      <w:r w:rsidR="00DE102D" w:rsidRPr="009802F2">
        <w:t>.</w:t>
      </w:r>
      <w:r w:rsidRPr="009802F2">
        <w:t xml:space="preserve"> Some variables were log</w:t>
      </w:r>
      <w:ins w:id="4531" w:author="Alaa Ahmed" w:date="2020-08-03T16:23:00Z">
        <w:r w:rsidR="00276208" w:rsidRPr="009802F2">
          <w:t>-</w:t>
        </w:r>
      </w:ins>
      <w:del w:id="4532" w:author="Alaa Ahmed" w:date="2020-08-03T16:23:00Z">
        <w:r w:rsidRPr="009802F2" w:rsidDel="00276208">
          <w:delText xml:space="preserve"> </w:delText>
        </w:r>
      </w:del>
      <w:r w:rsidRPr="009802F2">
        <w:t xml:space="preserve">transformed to linearize the data for use in the linear mixed effects model. The outcome variables that were log transformed were metabolic power, the angle which subjects missed the target by (and variance), and </w:t>
      </w:r>
      <w:del w:id="4533" w:author="Garrick W Bruening" w:date="2020-07-25T11:16:00Z">
        <w:r w:rsidRPr="009802F2" w:rsidDel="00AA1C12">
          <w:delText>subjects</w:delText>
        </w:r>
      </w:del>
      <w:ins w:id="4534" w:author="Garrick W Bruening" w:date="2020-07-25T11:16:00Z">
        <w:r w:rsidR="00AA1C12" w:rsidRPr="009802F2">
          <w:t>subjects’</w:t>
        </w:r>
      </w:ins>
      <w:r w:rsidRPr="009802F2">
        <w:t xml:space="preserve"> radial endpoint (and variance).</w:t>
      </w:r>
    </w:p>
    <w:p w14:paraId="27106FE6" w14:textId="7C483C41" w:rsidR="00950B67" w:rsidRPr="009802F2" w:rsidRDefault="53E4B329">
      <w:pPr>
        <w:jc w:val="center"/>
        <w:rPr>
          <w:ins w:id="4535" w:author="Garrick W Bruening" w:date="2020-07-25T11:16:00Z"/>
        </w:rPr>
        <w:pPrChange w:id="4536" w:author="Garrick W Bruening" w:date="2020-07-25T11:16:00Z">
          <w:pPr/>
        </w:pPrChange>
      </w:pPr>
      <w:r w:rsidRPr="009802F2">
        <w:t>Lme4</w:t>
      </w:r>
      <w:ins w:id="4537" w:author="Garrick W Bruening" w:date="2020-07-25T11:16:00Z">
        <w:r w:rsidR="00950B67" w:rsidRPr="009802F2">
          <w:t xml:space="preserve"> log</w:t>
        </w:r>
      </w:ins>
      <w:r w:rsidRPr="009802F2">
        <w:t xml:space="preserve"> formula: </w:t>
      </w:r>
      <m:oMath>
        <m:r>
          <m:rPr>
            <m:sty m:val="p"/>
          </m:rPr>
          <w:rPr>
            <w:rFonts w:ascii="Cambria Math" w:hAnsi="Cambria Math"/>
          </w:rPr>
          <m:t>log</m:t>
        </m:r>
        <m:d>
          <m:dPr>
            <m:ctrlPr>
              <w:rPr>
                <w:rFonts w:ascii="Cambria Math" w:hAnsi="Cambria Math"/>
              </w:rPr>
            </m:ctrlPr>
          </m:dPr>
          <m:e>
            <m:r>
              <m:rPr>
                <m:sty m:val="p"/>
              </m:rPr>
              <w:rPr>
                <w:rFonts w:ascii="Cambria Math" w:hAnsi="Cambria Math"/>
              </w:rPr>
              <m:t>Outcome</m:t>
            </m:r>
          </m:e>
        </m:d>
        <m:r>
          <m:rPr>
            <m:sty m:val="p"/>
          </m:rPr>
          <w:rPr>
            <w:rFonts w:ascii="Cambria Math" w:hAnsi="Cambria Math"/>
          </w:rPr>
          <m:t>~log</m:t>
        </m:r>
        <m:d>
          <m:dPr>
            <m:ctrlPr>
              <w:rPr>
                <w:rFonts w:ascii="Cambria Math" w:hAnsi="Cambria Math"/>
              </w:rPr>
            </m:ctrlPr>
          </m:dPr>
          <m:e>
            <m:r>
              <m:rPr>
                <m:sty m:val="p"/>
              </m:rPr>
              <w:rPr>
                <w:rFonts w:ascii="Cambria Math" w:hAnsi="Cambria Math"/>
              </w:rPr>
              <m:t>MovementDuration</m:t>
            </m:r>
          </m:e>
        </m:d>
        <m:r>
          <m:rPr>
            <m:sty m:val="p"/>
          </m:rPr>
          <w:rPr>
            <w:rFonts w:ascii="Cambria Math" w:hAnsi="Cambria Math"/>
          </w:rPr>
          <m:t>+EffectiveMass+</m:t>
        </m:r>
        <m:d>
          <m:dPr>
            <m:ctrlPr>
              <w:rPr>
                <w:rFonts w:ascii="Cambria Math" w:hAnsi="Cambria Math"/>
              </w:rPr>
            </m:ctrlPr>
          </m:dPr>
          <m:e>
            <m:r>
              <m:rPr>
                <m:sty m:val="p"/>
              </m:rPr>
              <w:rPr>
                <w:rFonts w:ascii="Cambria Math" w:hAnsi="Cambria Math"/>
              </w:rPr>
              <m:t>1</m:t>
            </m:r>
          </m:e>
          <m:e>
            <m:r>
              <m:rPr>
                <m:sty m:val="p"/>
              </m:rPr>
              <w:rPr>
                <w:rFonts w:ascii="Cambria Math" w:hAnsi="Cambria Math"/>
              </w:rPr>
              <m:t>Subject</m:t>
            </m:r>
          </m:e>
        </m:d>
      </m:oMath>
    </w:p>
    <w:p w14:paraId="770DA356" w14:textId="10496AA2" w:rsidR="00154F8E" w:rsidRPr="009802F2" w:rsidRDefault="00950B67" w:rsidP="00AE3B32">
      <w:pPr>
        <w:jc w:val="center"/>
      </w:pPr>
      <w:ins w:id="4538" w:author="Garrick W Bruening" w:date="2020-07-25T11:16:00Z">
        <w:r w:rsidRPr="009802F2">
          <w:t xml:space="preserve">Lme4 non-log formula: </w:t>
        </w:r>
      </w:ins>
      <m:oMath>
        <m:r>
          <w:ins w:id="4539" w:author="Garrick W Bruening" w:date="2020-07-25T11:16:00Z">
            <m:rPr>
              <m:sty m:val="p"/>
            </m:rPr>
            <w:rPr>
              <w:rFonts w:ascii="Cambria Math" w:hAnsi="Cambria Math"/>
            </w:rPr>
            <m:t>Outcome~MovementDuration+EffectiveMass+</m:t>
          </w:ins>
        </m:r>
        <m:d>
          <m:dPr>
            <m:ctrlPr>
              <w:ins w:id="4540" w:author="Garrick W Bruening" w:date="2020-07-25T11:16:00Z">
                <w:rPr>
                  <w:rFonts w:ascii="Cambria Math" w:hAnsi="Cambria Math"/>
                </w:rPr>
              </w:ins>
            </m:ctrlPr>
          </m:dPr>
          <m:e>
            <m:r>
              <w:ins w:id="4541" w:author="Garrick W Bruening" w:date="2020-07-25T11:16:00Z">
                <m:rPr>
                  <m:sty m:val="p"/>
                </m:rPr>
                <w:rPr>
                  <w:rFonts w:ascii="Cambria Math" w:hAnsi="Cambria Math"/>
                </w:rPr>
                <m:t>1</m:t>
              </w:ins>
            </m:r>
          </m:e>
          <m:e>
            <m:r>
              <w:ins w:id="4542" w:author="Garrick W Bruening" w:date="2020-07-25T11:16:00Z">
                <m:rPr>
                  <m:sty m:val="p"/>
                </m:rPr>
                <w:rPr>
                  <w:rFonts w:ascii="Cambria Math" w:hAnsi="Cambria Math"/>
                </w:rPr>
                <m:t>Subject</m:t>
              </w:ins>
            </m:r>
          </m:e>
        </m:d>
      </m:oMath>
    </w:p>
    <w:p w14:paraId="30D00DC8" w14:textId="40E09716" w:rsidR="0042006A" w:rsidRPr="009802F2" w:rsidRDefault="00154F8E" w:rsidP="3539444E">
      <w:r w:rsidRPr="009802F2">
        <w:t>F</w:t>
      </w:r>
      <w:r w:rsidR="53E4B329" w:rsidRPr="009802F2">
        <w:t>or experiment two we tested main effects of target, mass, and movement duration. Movement duration and velocity metrics only tested for main effects of mass and target.</w:t>
      </w:r>
    </w:p>
    <w:p w14:paraId="3CF48772" w14:textId="6F11011A" w:rsidR="0042006A" w:rsidRPr="009802F2" w:rsidRDefault="53E4B329" w:rsidP="00AE3B32">
      <w:pPr>
        <w:jc w:val="center"/>
      </w:pPr>
      <w:r w:rsidRPr="009802F2">
        <w:t xml:space="preserve">Lme4 formula: </w:t>
      </w:r>
      <m:oMath>
        <m:r>
          <m:rPr>
            <m:sty m:val="p"/>
          </m:rPr>
          <w:rPr>
            <w:rFonts w:ascii="Cambria Math" w:hAnsi="Cambria Math"/>
          </w:rPr>
          <m:t>Outcome~Target+EffectiveMass+</m:t>
        </m:r>
        <m:sSub>
          <m:sSubPr>
            <m:ctrlPr>
              <w:del w:id="4543" w:author="Garrick W Bruening" w:date="2020-07-27T21:14:00Z">
                <w:rPr>
                  <w:rFonts w:ascii="Cambria Math" w:hAnsi="Cambria Math"/>
                </w:rPr>
              </w:del>
            </m:ctrlPr>
          </m:sSubPr>
          <m:e>
            <m:d>
              <m:dPr>
                <m:ctrlPr>
                  <w:rPr>
                    <w:rFonts w:ascii="Cambria Math" w:hAnsi="Cambria Math"/>
                  </w:rPr>
                </m:ctrlPr>
              </m:dPr>
              <m:e>
                <m:r>
                  <m:rPr>
                    <m:sty m:val="p"/>
                  </m:rPr>
                  <w:rPr>
                    <w:rFonts w:ascii="Cambria Math" w:hAnsi="Cambria Math"/>
                  </w:rPr>
                  <m:t>1</m:t>
                </m:r>
              </m:e>
              <m:e>
                <m:r>
                  <m:rPr>
                    <m:sty m:val="p"/>
                  </m:rPr>
                  <w:rPr>
                    <w:rFonts w:ascii="Cambria Math" w:hAnsi="Cambria Math"/>
                  </w:rPr>
                  <m:t>Subject</m:t>
                </m:r>
              </m:e>
            </m:d>
          </m:e>
          <m:sub/>
        </m:sSub>
      </m:oMath>
    </w:p>
    <w:p w14:paraId="0C4A43F3" w14:textId="4CAABA18" w:rsidR="0042006A" w:rsidRPr="009802F2" w:rsidRDefault="53E4B329" w:rsidP="008932EA">
      <w:commentRangeStart w:id="4544"/>
      <w:r w:rsidRPr="009802F2">
        <w:t xml:space="preserve">We use a significance level of </w:t>
      </w:r>
      <w:del w:id="4545" w:author="Garrick W Bruening" w:date="2020-07-27T20:38:00Z">
        <w:r w:rsidRPr="009802F2">
          <w:delText>$\alpha = 0.00192$</w:delText>
        </w:r>
      </w:del>
      <m:oMath>
        <m:r>
          <m:rPr>
            <m:nor/>
          </m:rPr>
          <w:rPr>
            <w:rFonts w:cstheme="minorHAnsi"/>
            <w:rPrChange w:id="4546" w:author="Garrick W Bruening" w:date="2020-07-27T20:39:00Z">
              <w:rPr>
                <w:rFonts w:ascii="Cambria Math" w:hAnsi="Cambria Math"/>
              </w:rPr>
            </w:rPrChange>
          </w:rPr>
          <m:t>α</m:t>
        </m:r>
        <m:r>
          <w:ins w:id="4547" w:author="Garrick W Bruening" w:date="2020-07-27T20:39:00Z">
            <m:rPr>
              <m:nor/>
            </m:rPr>
            <w:rPr>
              <w:rFonts w:cstheme="minorHAnsi"/>
              <w:rPrChange w:id="4548" w:author="Garrick W Bruening" w:date="2020-07-27T20:39:00Z">
                <w:rPr>
                  <w:rFonts w:ascii="Cambria Math" w:hAnsi="Cambria Math"/>
                </w:rPr>
              </w:rPrChange>
            </w:rPr>
            <m:t>= 0.00</m:t>
          </w:ins>
        </m:r>
        <m:r>
          <m:rPr>
            <m:nor/>
          </m:rPr>
          <w:rPr>
            <w:rFonts w:ascii="Cambria Math" w:cstheme="minorHAnsi"/>
          </w:rPr>
          <m:t>25</m:t>
        </m:r>
      </m:oMath>
      <w:r w:rsidRPr="009802F2">
        <w:t xml:space="preserve"> or </w:t>
      </w:r>
      <w:r w:rsidR="00C05F0C" w:rsidRPr="009802F2">
        <w:t>2.5</w:t>
      </w:r>
      <w:ins w:id="4549" w:author="Garrick W Bruening" w:date="2020-07-27T20:39:00Z">
        <w:r w:rsidR="00F15CA1" w:rsidRPr="009802F2">
          <w:t>e</w:t>
        </w:r>
        <w:r w:rsidR="00F15CA1" w:rsidRPr="009802F2">
          <w:rPr>
            <w:vertAlign w:val="superscript"/>
            <w:rPrChange w:id="4550" w:author="Garrick W Bruening" w:date="2020-07-27T20:39:00Z">
              <w:rPr/>
            </w:rPrChange>
          </w:rPr>
          <w:t>-3</w:t>
        </w:r>
      </w:ins>
      <w:del w:id="4551" w:author="Garrick W Bruening" w:date="2020-07-27T20:39:00Z">
        <w:r w:rsidRPr="009802F2" w:rsidDel="00F15CA1">
          <w:delText>$</w:delText>
        </w:r>
        <w:r w:rsidRPr="009802F2">
          <w:delText>1.92e-3$</w:delText>
        </w:r>
      </w:del>
      <w:r w:rsidRPr="009802F2">
        <w:t xml:space="preserve"> as we ma</w:t>
      </w:r>
      <w:ins w:id="4552" w:author="Alaa Ahmed" w:date="2020-08-03T16:24:00Z">
        <w:r w:rsidR="00FD33B5" w:rsidRPr="009802F2">
          <w:t>d</w:t>
        </w:r>
      </w:ins>
      <w:del w:id="4553" w:author="Alaa Ahmed" w:date="2020-08-03T16:24:00Z">
        <w:r w:rsidRPr="009802F2" w:rsidDel="00FD33B5">
          <w:delText>k</w:delText>
        </w:r>
      </w:del>
      <w:r w:rsidRPr="009802F2">
        <w:t>e 2</w:t>
      </w:r>
      <w:r w:rsidR="00C05F0C" w:rsidRPr="009802F2">
        <w:t>0</w:t>
      </w:r>
      <w:r w:rsidRPr="009802F2">
        <w:t xml:space="preserve"> comparisons</w:t>
      </w:r>
      <w:commentRangeEnd w:id="4544"/>
      <w:r w:rsidR="0042006A" w:rsidRPr="009802F2">
        <w:rPr>
          <w:rStyle w:val="CommentReference"/>
        </w:rPr>
        <w:commentReference w:id="4544"/>
      </w:r>
      <w:r w:rsidRPr="009802F2">
        <w:t xml:space="preserve">. Exact p-values are reported unless it is less than </w:t>
      </w:r>
      <w:del w:id="4554" w:author="Garrick W Bruening" w:date="2020-07-27T20:39:00Z">
        <w:r w:rsidRPr="009802F2">
          <w:delText>$</w:delText>
        </w:r>
      </w:del>
      <w:r w:rsidRPr="009802F2">
        <w:t>2e</w:t>
      </w:r>
      <w:r w:rsidRPr="009802F2">
        <w:rPr>
          <w:vertAlign w:val="superscript"/>
          <w:rPrChange w:id="4555" w:author="Garrick W Bruening" w:date="2020-07-27T23:34:00Z">
            <w:rPr/>
          </w:rPrChange>
        </w:rPr>
        <w:t>-16</w:t>
      </w:r>
      <w:del w:id="4556" w:author="Garrick W Bruening" w:date="2020-07-27T20:39:00Z">
        <w:r w:rsidRPr="009802F2">
          <w:delText>$</w:delText>
        </w:r>
      </w:del>
      <w:r w:rsidRPr="009802F2">
        <w:t>. The linear model estimates are reported for the significant variables. For non-significant factors only the p</w:t>
      </w:r>
      <w:ins w:id="4557" w:author="Alaa Ahmed" w:date="2020-08-03T16:24:00Z">
        <w:r w:rsidR="00FD33B5" w:rsidRPr="009802F2">
          <w:t>-</w:t>
        </w:r>
      </w:ins>
      <w:del w:id="4558" w:author="Alaa Ahmed" w:date="2020-08-03T16:24:00Z">
        <w:r w:rsidRPr="009802F2" w:rsidDel="00FD33B5">
          <w:delText xml:space="preserve"> </w:delText>
        </w:r>
      </w:del>
      <w:r w:rsidRPr="009802F2">
        <w:t>value is reported.</w:t>
      </w:r>
    </w:p>
    <w:p w14:paraId="4059479B" w14:textId="6E6B62CB" w:rsidR="00787EBB" w:rsidRPr="009802F2" w:rsidRDefault="00787EBB" w:rsidP="00787EBB">
      <w:pPr>
        <w:pStyle w:val="Heading1"/>
        <w:rPr>
          <w:ins w:id="4559" w:author="Garrick" w:date="2020-10-02T14:55:00Z"/>
        </w:rPr>
      </w:pPr>
      <w:r w:rsidRPr="009802F2">
        <w:t>References</w:t>
      </w:r>
    </w:p>
    <w:p w14:paraId="2BDA55E1" w14:textId="77777777" w:rsidR="00EF525D" w:rsidRPr="009802F2" w:rsidRDefault="00EF525D" w:rsidP="00EF525D">
      <w:pPr>
        <w:pStyle w:val="Bibliography"/>
        <w:rPr>
          <w:rFonts w:ascii="Calibri" w:hAnsi="Calibri" w:cs="Calibri"/>
        </w:rPr>
      </w:pPr>
      <w:r w:rsidRPr="009802F2">
        <w:fldChar w:fldCharType="begin"/>
      </w:r>
      <w:r w:rsidRPr="009802F2">
        <w:instrText xml:space="preserve"> ADDIN ZOTERO_BIBL {"uncited":[],"omitted":[],"custom":[]} CSL_BIBLIOGRAPHY </w:instrText>
      </w:r>
      <w:r w:rsidRPr="009802F2">
        <w:fldChar w:fldCharType="separate"/>
      </w:r>
      <w:r w:rsidRPr="009802F2">
        <w:rPr>
          <w:rFonts w:ascii="Calibri" w:hAnsi="Calibri" w:cs="Calibri"/>
        </w:rPr>
        <w:t>[1]</w:t>
      </w:r>
      <w:r w:rsidRPr="009802F2">
        <w:rPr>
          <w:rFonts w:ascii="Calibri" w:hAnsi="Calibri" w:cs="Calibri"/>
        </w:rPr>
        <w:tab/>
        <w:t>R. Shadmehr, H. J. Huang, and A. A. Ahmed, “A Representation of Effort in Decision-Making and Motor Control,” Curr. Biol., vol. 26, no. 14, pp. 1929–1934, Jul. 2016, doi: 10.1016/j.cub.2016.05.065.</w:t>
      </w:r>
    </w:p>
    <w:p w14:paraId="721D713A" w14:textId="77777777" w:rsidR="00EF525D" w:rsidRPr="009802F2" w:rsidRDefault="00EF525D" w:rsidP="00EF525D">
      <w:pPr>
        <w:pStyle w:val="Bibliography"/>
        <w:rPr>
          <w:rFonts w:ascii="Calibri" w:hAnsi="Calibri" w:cs="Calibri"/>
        </w:rPr>
      </w:pPr>
      <w:r w:rsidRPr="009802F2">
        <w:rPr>
          <w:rFonts w:ascii="Calibri" w:hAnsi="Calibri" w:cs="Calibri"/>
        </w:rPr>
        <w:lastRenderedPageBreak/>
        <w:t>[2]</w:t>
      </w:r>
      <w:r w:rsidRPr="009802F2">
        <w:rPr>
          <w:rFonts w:ascii="Calibri" w:hAnsi="Calibri" w:cs="Calibri"/>
        </w:rPr>
        <w:tab/>
        <w:t>E. M. Summerside, R. Shadmehr, and A. A. Ahmed, “Vigor of reaching movements: reward discounts the cost of effort,” J. Neurophysiol., vol. 119, no. 6, pp. 2347–2357, Mar. 2018, doi: 10.1152/jn.00872.2017.</w:t>
      </w:r>
    </w:p>
    <w:p w14:paraId="6E8DABC3" w14:textId="77777777" w:rsidR="00EF525D" w:rsidRPr="009802F2" w:rsidRDefault="00EF525D" w:rsidP="00EF525D">
      <w:pPr>
        <w:pStyle w:val="Bibliography"/>
        <w:rPr>
          <w:rFonts w:ascii="Calibri" w:hAnsi="Calibri" w:cs="Calibri"/>
        </w:rPr>
      </w:pPr>
      <w:r w:rsidRPr="009802F2">
        <w:rPr>
          <w:rFonts w:ascii="Calibri" w:hAnsi="Calibri" w:cs="Calibri"/>
        </w:rPr>
        <w:t>[3]</w:t>
      </w:r>
      <w:r w:rsidRPr="009802F2">
        <w:rPr>
          <w:rFonts w:ascii="Calibri" w:hAnsi="Calibri" w:cs="Calibri"/>
        </w:rPr>
        <w:tab/>
        <w:t>J. A. Goble, Y. Zhang, Y. Shimansky, S. Sharma, and N. V. Dounskaia, “Directional Biases Reveal Utilization of Arm’s Biomechanical Properties for Optimization of Motor Behavior,” J. Neurophysiol., vol. 98, no. 3, pp. 1240–1252, Sep. 2007, doi: 10.1152/jn.00582.2007.</w:t>
      </w:r>
    </w:p>
    <w:p w14:paraId="4C03550B" w14:textId="77777777" w:rsidR="00EF525D" w:rsidRPr="009802F2" w:rsidRDefault="00EF525D" w:rsidP="00EF525D">
      <w:pPr>
        <w:pStyle w:val="Bibliography"/>
        <w:rPr>
          <w:rFonts w:ascii="Calibri" w:hAnsi="Calibri" w:cs="Calibri"/>
        </w:rPr>
      </w:pPr>
      <w:r w:rsidRPr="009802F2">
        <w:rPr>
          <w:rFonts w:ascii="Calibri" w:hAnsi="Calibri" w:cs="Calibri"/>
        </w:rPr>
        <w:t>[4]</w:t>
      </w:r>
      <w:r w:rsidRPr="009802F2">
        <w:rPr>
          <w:rFonts w:ascii="Calibri" w:hAnsi="Calibri" w:cs="Calibri"/>
        </w:rPr>
        <w:tab/>
        <w:t>J. Gordon, M. F. Ghilardi, S. E. Cooper, and C. Ghez, “Accuracy of planar reaching movements. II. Systematic extent errors resulting from inertial anisotropy.,” Exp. Brain Res., vol. 99, no. 1, pp. 112–130, 1994, doi: 10.1007/BF00241416.</w:t>
      </w:r>
    </w:p>
    <w:p w14:paraId="36E274EB" w14:textId="77777777" w:rsidR="00EF525D" w:rsidRPr="009802F2" w:rsidRDefault="00EF525D" w:rsidP="00EF525D">
      <w:pPr>
        <w:pStyle w:val="Bibliography"/>
        <w:rPr>
          <w:rFonts w:ascii="Calibri" w:hAnsi="Calibri" w:cs="Calibri"/>
        </w:rPr>
      </w:pPr>
      <w:r w:rsidRPr="009802F2">
        <w:rPr>
          <w:rFonts w:ascii="Calibri" w:hAnsi="Calibri" w:cs="Calibri"/>
        </w:rPr>
        <w:t>[5]</w:t>
      </w:r>
      <w:r w:rsidRPr="009802F2">
        <w:rPr>
          <w:rFonts w:ascii="Calibri" w:hAnsi="Calibri" w:cs="Calibri"/>
        </w:rPr>
        <w:tab/>
        <w:t>M. E. Batliner, S. Kipp, A. M. Grabowski, R. Kram, and W. C. Byrnes, “Does Metabolic Rate Increase Linearly with Running Speed in all Distance Runners?,” Sports Med. Int. Open, vol. 2, no. 1, pp. E1–E8, Nov. 2017, doi: 10.1055/s-0043-122068.</w:t>
      </w:r>
    </w:p>
    <w:p w14:paraId="28AC20C2" w14:textId="77777777" w:rsidR="00EF525D" w:rsidRPr="009802F2" w:rsidRDefault="00EF525D" w:rsidP="00EF525D">
      <w:pPr>
        <w:pStyle w:val="Bibliography"/>
        <w:rPr>
          <w:rFonts w:ascii="Calibri" w:hAnsi="Calibri" w:cs="Calibri"/>
        </w:rPr>
      </w:pPr>
      <w:r w:rsidRPr="009802F2">
        <w:rPr>
          <w:rFonts w:ascii="Calibri" w:hAnsi="Calibri" w:cs="Calibri"/>
        </w:rPr>
        <w:t>[6]</w:t>
      </w:r>
      <w:r w:rsidRPr="009802F2">
        <w:rPr>
          <w:rFonts w:ascii="Calibri" w:hAnsi="Calibri" w:cs="Calibri"/>
        </w:rPr>
        <w:tab/>
        <w:t>H. J. Ralston, “Energy-speed relation and optimal speed during level walking,” Int. Z. Für Angew. Physiol. Einschließlich Arbeitsphysiologie, vol. 17, no. 4, pp. 277–283, Oct. 1958, doi: 10.1007/BF00698754.</w:t>
      </w:r>
    </w:p>
    <w:p w14:paraId="6E716D98" w14:textId="77777777" w:rsidR="00EF525D" w:rsidRPr="009802F2" w:rsidRDefault="00EF525D" w:rsidP="00EF525D">
      <w:pPr>
        <w:pStyle w:val="Bibliography"/>
        <w:rPr>
          <w:rFonts w:ascii="Calibri" w:hAnsi="Calibri" w:cs="Calibri"/>
        </w:rPr>
      </w:pPr>
      <w:r w:rsidRPr="009802F2">
        <w:rPr>
          <w:rFonts w:ascii="Calibri" w:hAnsi="Calibri" w:cs="Calibri"/>
        </w:rPr>
        <w:t>[7]</w:t>
      </w:r>
      <w:r w:rsidRPr="009802F2">
        <w:rPr>
          <w:rFonts w:ascii="Calibri" w:hAnsi="Calibri" w:cs="Calibri"/>
        </w:rPr>
        <w:tab/>
        <w:t>J. C. Selinger, S. M. O’Connor, J. D. Wong, and J. M. Donelan, “Humans Can Continuously Optimize Energetic Cost during Walking,” Curr. Biol., vol. 25, no. 18, pp. 2452–2456, Sep. 2015, doi: 10.1016/j.cub.2015.08.016.</w:t>
      </w:r>
    </w:p>
    <w:p w14:paraId="10864620" w14:textId="77777777" w:rsidR="00EF525D" w:rsidRPr="009802F2" w:rsidRDefault="00EF525D" w:rsidP="00EF525D">
      <w:pPr>
        <w:pStyle w:val="Bibliography"/>
        <w:rPr>
          <w:rFonts w:ascii="Calibri" w:hAnsi="Calibri" w:cs="Calibri"/>
        </w:rPr>
      </w:pPr>
      <w:r w:rsidRPr="009802F2">
        <w:rPr>
          <w:rFonts w:ascii="Calibri" w:hAnsi="Calibri" w:cs="Calibri"/>
        </w:rPr>
        <w:t>[8]</w:t>
      </w:r>
      <w:r w:rsidRPr="009802F2">
        <w:rPr>
          <w:rFonts w:ascii="Calibri" w:hAnsi="Calibri" w:cs="Calibri"/>
        </w:rPr>
        <w:tab/>
        <w:t>J. K. Rathkey and C. M. Wall‐Scheffler, “People choose to run at their optimal speed,” Am. J. Phys. Anthropol., vol. 163, no. 1, pp. 85–93, 2017, doi: 10.1002/ajpa.23187.</w:t>
      </w:r>
    </w:p>
    <w:p w14:paraId="0A3CEE4E" w14:textId="77777777" w:rsidR="00EF525D" w:rsidRPr="009802F2" w:rsidRDefault="00EF525D" w:rsidP="00EF525D">
      <w:pPr>
        <w:pStyle w:val="Bibliography"/>
        <w:rPr>
          <w:rFonts w:ascii="Calibri" w:hAnsi="Calibri" w:cs="Calibri"/>
        </w:rPr>
      </w:pPr>
      <w:r w:rsidRPr="009802F2">
        <w:rPr>
          <w:rFonts w:ascii="Calibri" w:hAnsi="Calibri" w:cs="Calibri"/>
        </w:rPr>
        <w:t>[9]</w:t>
      </w:r>
      <w:r w:rsidRPr="009802F2">
        <w:rPr>
          <w:rFonts w:ascii="Calibri" w:hAnsi="Calibri" w:cs="Calibri"/>
        </w:rPr>
        <w:tab/>
        <w:t>D. F. Hoyt and C. R. Taylor, “Gait and the energetics of locomotion in horses,” Nature, vol. 292, no. 5820, p. 239, Jul. 1981, doi: 10.1038/292239a0.</w:t>
      </w:r>
    </w:p>
    <w:p w14:paraId="5E8ECE0C" w14:textId="77777777" w:rsidR="00EF525D" w:rsidRPr="009802F2" w:rsidRDefault="00EF525D" w:rsidP="00EF525D">
      <w:pPr>
        <w:pStyle w:val="Bibliography"/>
        <w:rPr>
          <w:rFonts w:ascii="Calibri" w:hAnsi="Calibri" w:cs="Calibri"/>
        </w:rPr>
      </w:pPr>
      <w:r w:rsidRPr="009802F2">
        <w:rPr>
          <w:rFonts w:ascii="Calibri" w:hAnsi="Calibri" w:cs="Calibri"/>
        </w:rPr>
        <w:t>[10]</w:t>
      </w:r>
      <w:r w:rsidRPr="009802F2">
        <w:rPr>
          <w:rFonts w:ascii="Calibri" w:hAnsi="Calibri" w:cs="Calibri"/>
        </w:rPr>
        <w:tab/>
        <w:t>S. J. Wickler, D. F. Hoyt, E. A. Cogger, and K. M. Hall, “Effect of load on preferred speed and cost of transport,” J. Appl. Physiol., vol. 90, no. 4, pp. 1548–1551, Apr. 2001, doi: 10.1152/jappl.2001.90.4.1548.</w:t>
      </w:r>
    </w:p>
    <w:p w14:paraId="2783868A" w14:textId="77777777" w:rsidR="00EF525D" w:rsidRPr="009802F2" w:rsidRDefault="00EF525D" w:rsidP="00EF525D">
      <w:pPr>
        <w:pStyle w:val="Bibliography"/>
        <w:rPr>
          <w:rFonts w:ascii="Calibri" w:hAnsi="Calibri" w:cs="Calibri"/>
        </w:rPr>
      </w:pPr>
      <w:r w:rsidRPr="009802F2">
        <w:rPr>
          <w:rFonts w:ascii="Calibri" w:hAnsi="Calibri" w:cs="Calibri"/>
        </w:rPr>
        <w:t>[11]</w:t>
      </w:r>
      <w:r w:rsidRPr="009802F2">
        <w:rPr>
          <w:rFonts w:ascii="Calibri" w:hAnsi="Calibri" w:cs="Calibri"/>
        </w:rPr>
        <w:tab/>
        <w:t>M. D. Eaton, D. L. Evans, D. R. Hodgson, and R. J. Rose, “Effect of treadmill incline and speed on metabolic rate during exercise in thoroughbred horses,” J. Appl. Physiol., vol. 79, no. 3, pp. 951–957, Sep. 1995, doi: 10.1152/jappl.1995.79.3.951.</w:t>
      </w:r>
    </w:p>
    <w:p w14:paraId="7BCD3059" w14:textId="77777777" w:rsidR="00EF525D" w:rsidRPr="009802F2" w:rsidRDefault="00EF525D" w:rsidP="00EF525D">
      <w:pPr>
        <w:pStyle w:val="Bibliography"/>
        <w:rPr>
          <w:rFonts w:ascii="Calibri" w:hAnsi="Calibri" w:cs="Calibri"/>
        </w:rPr>
      </w:pPr>
      <w:r w:rsidRPr="009802F2">
        <w:rPr>
          <w:rFonts w:ascii="Calibri" w:hAnsi="Calibri" w:cs="Calibri"/>
        </w:rPr>
        <w:t>[12]</w:t>
      </w:r>
      <w:r w:rsidRPr="009802F2">
        <w:rPr>
          <w:rFonts w:ascii="Calibri" w:hAnsi="Calibri" w:cs="Calibri"/>
        </w:rPr>
        <w:tab/>
        <w:t>G. J. Bastien, P. A. Willems, B. Schepens, and N. C. Heglund, “Effect of load and speed on the energetic cost of human walking,” Eur. J. Appl. Physiol., vol. 94, no. 1–2, pp. 76–83, May 2005, doi: 10.1007/s00421-004-1286-z.</w:t>
      </w:r>
    </w:p>
    <w:p w14:paraId="09C4CCD5" w14:textId="77777777" w:rsidR="00EF525D" w:rsidRPr="009802F2" w:rsidRDefault="00EF525D" w:rsidP="00EF525D">
      <w:pPr>
        <w:pStyle w:val="Bibliography"/>
        <w:rPr>
          <w:rFonts w:ascii="Calibri" w:hAnsi="Calibri" w:cs="Calibri"/>
        </w:rPr>
      </w:pPr>
      <w:r w:rsidRPr="009802F2">
        <w:rPr>
          <w:rFonts w:ascii="Calibri" w:hAnsi="Calibri" w:cs="Calibri"/>
        </w:rPr>
        <w:t>[13]</w:t>
      </w:r>
      <w:r w:rsidRPr="009802F2">
        <w:rPr>
          <w:rFonts w:ascii="Calibri" w:hAnsi="Calibri" w:cs="Calibri"/>
        </w:rPr>
        <w:tab/>
        <w:t>A. L. Hughes and R. F. Goldman, “Energy cost of ‘hard work,’” J. Appl. Physiol., vol. 29, no. 5, pp. 570–572, Nov. 1970, doi: 10.1152/jappl.1970.29.5.570.</w:t>
      </w:r>
    </w:p>
    <w:p w14:paraId="5DF2BCA7" w14:textId="77777777" w:rsidR="00EF525D" w:rsidRPr="009802F2" w:rsidRDefault="00EF525D" w:rsidP="00EF525D">
      <w:pPr>
        <w:pStyle w:val="Bibliography"/>
        <w:rPr>
          <w:rFonts w:ascii="Calibri" w:hAnsi="Calibri" w:cs="Calibri"/>
        </w:rPr>
      </w:pPr>
      <w:r w:rsidRPr="009802F2">
        <w:rPr>
          <w:rFonts w:ascii="Calibri" w:hAnsi="Calibri" w:cs="Calibri"/>
        </w:rPr>
        <w:t>[14]</w:t>
      </w:r>
      <w:r w:rsidRPr="009802F2">
        <w:rPr>
          <w:rFonts w:ascii="Calibri" w:hAnsi="Calibri" w:cs="Calibri"/>
        </w:rPr>
        <w:tab/>
        <w:t>Y. Takikawa, R. Kawagoe, H. Itoh, H. Nakahara, and O. Hikosaka, “Modulation of saccadic eye movements by predicted reward outcome,” Exp. Brain Res., vol. 142, no. 2, pp. 284–291, Jan. 2002, doi: 10.1007/s00221-001-0928-1.</w:t>
      </w:r>
    </w:p>
    <w:p w14:paraId="443C3220" w14:textId="77777777" w:rsidR="00EF525D" w:rsidRPr="009802F2" w:rsidRDefault="00EF525D" w:rsidP="00EF525D">
      <w:pPr>
        <w:pStyle w:val="Bibliography"/>
        <w:rPr>
          <w:rFonts w:ascii="Calibri" w:hAnsi="Calibri" w:cs="Calibri"/>
        </w:rPr>
      </w:pPr>
      <w:r w:rsidRPr="009802F2">
        <w:rPr>
          <w:rFonts w:ascii="Calibri" w:hAnsi="Calibri" w:cs="Calibri"/>
        </w:rPr>
        <w:lastRenderedPageBreak/>
        <w:t>[15]</w:t>
      </w:r>
      <w:r w:rsidRPr="009802F2">
        <w:rPr>
          <w:rFonts w:ascii="Calibri" w:hAnsi="Calibri" w:cs="Calibri"/>
        </w:rPr>
        <w:tab/>
        <w:t>L. M. Bautista, J. Tinbergen, and A. Kacelnik, “To walk or to fly? How birds choose among foraging modes,” Proc. Natl. Acad. Sci., vol. 98, no. 3, pp. 1089–1094, Jan. 2001, doi: 10.1073/pnas.98.3.1089.</w:t>
      </w:r>
    </w:p>
    <w:p w14:paraId="545BDF33" w14:textId="77777777" w:rsidR="00EF525D" w:rsidRPr="009802F2" w:rsidRDefault="00EF525D" w:rsidP="00EF525D">
      <w:pPr>
        <w:pStyle w:val="Bibliography"/>
        <w:rPr>
          <w:rFonts w:ascii="Calibri" w:hAnsi="Calibri" w:cs="Calibri"/>
        </w:rPr>
      </w:pPr>
      <w:r w:rsidRPr="009802F2">
        <w:rPr>
          <w:rFonts w:ascii="Calibri" w:hAnsi="Calibri" w:cs="Calibri"/>
        </w:rPr>
        <w:t>[16]</w:t>
      </w:r>
      <w:r w:rsidRPr="009802F2">
        <w:rPr>
          <w:rFonts w:ascii="Calibri" w:hAnsi="Calibri" w:cs="Calibri"/>
        </w:rPr>
        <w:tab/>
        <w:t>E. L. Charnov, “Optimal foraging, the marginal value theorem,” Theor. Popul. Biol., vol. 9, no. 2, pp. 129–136, Apr. 1976, doi: 10.1016/0040-5809(76)90040-X.</w:t>
      </w:r>
    </w:p>
    <w:p w14:paraId="638E7EBE" w14:textId="77777777" w:rsidR="00EF525D" w:rsidRPr="009802F2" w:rsidRDefault="00EF525D" w:rsidP="00EF525D">
      <w:pPr>
        <w:pStyle w:val="Bibliography"/>
        <w:rPr>
          <w:rFonts w:ascii="Calibri" w:hAnsi="Calibri" w:cs="Calibri"/>
        </w:rPr>
      </w:pPr>
      <w:r w:rsidRPr="009802F2">
        <w:rPr>
          <w:rFonts w:ascii="Calibri" w:hAnsi="Calibri" w:cs="Calibri"/>
        </w:rPr>
        <w:t>[17]</w:t>
      </w:r>
      <w:r w:rsidRPr="009802F2">
        <w:rPr>
          <w:rFonts w:ascii="Calibri" w:hAnsi="Calibri" w:cs="Calibri"/>
        </w:rPr>
        <w:tab/>
        <w:t>S. Agiovlasitis et al., “Energetic optimization during over-ground walking in people with and without Down syndrome,” Gait Posture, vol. 33, no. 4, pp. 630–634, Apr. 2011, doi: 10.1016/j.gaitpost.2011.02.007.</w:t>
      </w:r>
    </w:p>
    <w:p w14:paraId="6CA12958" w14:textId="77777777" w:rsidR="00EF525D" w:rsidRPr="009802F2" w:rsidRDefault="00EF525D" w:rsidP="00EF525D">
      <w:pPr>
        <w:pStyle w:val="Bibliography"/>
        <w:rPr>
          <w:rFonts w:ascii="Calibri" w:hAnsi="Calibri" w:cs="Calibri"/>
        </w:rPr>
      </w:pPr>
      <w:r w:rsidRPr="009802F2">
        <w:rPr>
          <w:rFonts w:ascii="Calibri" w:hAnsi="Calibri" w:cs="Calibri"/>
        </w:rPr>
        <w:t>[18]</w:t>
      </w:r>
      <w:r w:rsidRPr="009802F2">
        <w:rPr>
          <w:rFonts w:ascii="Calibri" w:hAnsi="Calibri" w:cs="Calibri"/>
        </w:rPr>
        <w:tab/>
        <w:t>J. E. A. Bertram and A. Ruina, “Multiple Walking Speed–frequency Relations are Predicted by Constrained Optimization,” J. Theor. Biol., vol. 209, no. 4, pp. 445–453, Apr. 2001, doi: 10.1006/jtbi.2001.2279.</w:t>
      </w:r>
    </w:p>
    <w:p w14:paraId="7DBC0B80" w14:textId="77777777" w:rsidR="00EF525D" w:rsidRPr="009802F2" w:rsidRDefault="00EF525D" w:rsidP="00EF525D">
      <w:pPr>
        <w:pStyle w:val="Bibliography"/>
        <w:rPr>
          <w:rFonts w:ascii="Calibri" w:hAnsi="Calibri" w:cs="Calibri"/>
        </w:rPr>
      </w:pPr>
      <w:r w:rsidRPr="009802F2">
        <w:rPr>
          <w:rFonts w:ascii="Calibri" w:hAnsi="Calibri" w:cs="Calibri"/>
        </w:rPr>
        <w:t>[19]</w:t>
      </w:r>
      <w:r w:rsidRPr="009802F2">
        <w:rPr>
          <w:rFonts w:ascii="Calibri" w:hAnsi="Calibri" w:cs="Calibri"/>
        </w:rPr>
        <w:tab/>
        <w:t>R. C. Browning and R. Kram, “Energetic Cost and Preferred Speed of Walking in Obese vs. Normal Weight Women,” Obes. Res., vol. 13, no. 5, pp. 891–899, 2005, doi: 10.1038/oby.2005.103.</w:t>
      </w:r>
    </w:p>
    <w:p w14:paraId="32123B7E" w14:textId="77777777" w:rsidR="00EF525D" w:rsidRPr="009802F2" w:rsidRDefault="00EF525D" w:rsidP="00EF525D">
      <w:pPr>
        <w:pStyle w:val="Bibliography"/>
        <w:rPr>
          <w:rFonts w:ascii="Calibri" w:hAnsi="Calibri" w:cs="Calibri"/>
        </w:rPr>
      </w:pPr>
      <w:r w:rsidRPr="009802F2">
        <w:rPr>
          <w:rFonts w:ascii="Calibri" w:hAnsi="Calibri" w:cs="Calibri"/>
        </w:rPr>
        <w:t>[20]</w:t>
      </w:r>
      <w:r w:rsidRPr="009802F2">
        <w:rPr>
          <w:rFonts w:ascii="Calibri" w:hAnsi="Calibri" w:cs="Calibri"/>
        </w:rPr>
        <w:tab/>
        <w:t>M. L. Handford and M. Srinivasan, “Sideways walking: preferred is slow, slow is optimal, and optimal is expensive,” Biol. Lett., vol. 10, no. 1, Jan. 2014, doi: 10.1098/rsbl.2013.1006.</w:t>
      </w:r>
    </w:p>
    <w:p w14:paraId="00810C58" w14:textId="77777777" w:rsidR="00EF525D" w:rsidRPr="009802F2" w:rsidRDefault="00EF525D" w:rsidP="00EF525D">
      <w:pPr>
        <w:pStyle w:val="Bibliography"/>
        <w:rPr>
          <w:rFonts w:ascii="Calibri" w:hAnsi="Calibri" w:cs="Calibri"/>
        </w:rPr>
      </w:pPr>
      <w:r w:rsidRPr="009802F2">
        <w:rPr>
          <w:rFonts w:ascii="Calibri" w:hAnsi="Calibri" w:cs="Calibri"/>
        </w:rPr>
        <w:t>[21]</w:t>
      </w:r>
      <w:r w:rsidRPr="009802F2">
        <w:rPr>
          <w:rFonts w:ascii="Calibri" w:hAnsi="Calibri" w:cs="Calibri"/>
        </w:rPr>
        <w:tab/>
        <w:t>P. Hogberg, “How do stride length and stride frequency influence the energy-output during running?,” Arbeitsphysiologie, vol. 14, no. 6, pp. 437–441.</w:t>
      </w:r>
    </w:p>
    <w:p w14:paraId="71C34EF4" w14:textId="77777777" w:rsidR="00EF525D" w:rsidRPr="009802F2" w:rsidRDefault="00EF525D" w:rsidP="00EF525D">
      <w:pPr>
        <w:pStyle w:val="Bibliography"/>
        <w:rPr>
          <w:rFonts w:ascii="Calibri" w:hAnsi="Calibri" w:cs="Calibri"/>
        </w:rPr>
      </w:pPr>
      <w:r w:rsidRPr="009802F2">
        <w:rPr>
          <w:rFonts w:ascii="Calibri" w:hAnsi="Calibri" w:cs="Calibri"/>
        </w:rPr>
        <w:t>[22]</w:t>
      </w:r>
      <w:r w:rsidRPr="009802F2">
        <w:rPr>
          <w:rFonts w:ascii="Calibri" w:hAnsi="Calibri" w:cs="Calibri"/>
        </w:rPr>
        <w:tab/>
        <w:t>L. L. Long and M. Srinivasan, “Walking, running, and resting under time, distance, and average speed constraints: optimality of walk-run-rest mixtures,” J. R. Soc. Interface, vol. 10, no. 81, p. 20120980, Apr. 2013, doi: 10.1098/rsif.2012.0980.</w:t>
      </w:r>
    </w:p>
    <w:p w14:paraId="6CB8CF50" w14:textId="77777777" w:rsidR="00EF525D" w:rsidRPr="009802F2" w:rsidRDefault="00EF525D" w:rsidP="00EF525D">
      <w:pPr>
        <w:pStyle w:val="Bibliography"/>
        <w:rPr>
          <w:rFonts w:ascii="Calibri" w:hAnsi="Calibri" w:cs="Calibri"/>
        </w:rPr>
      </w:pPr>
      <w:r w:rsidRPr="009802F2">
        <w:rPr>
          <w:rFonts w:ascii="Calibri" w:hAnsi="Calibri" w:cs="Calibri"/>
        </w:rPr>
        <w:t>[23]</w:t>
      </w:r>
      <w:r w:rsidRPr="009802F2">
        <w:rPr>
          <w:rFonts w:ascii="Calibri" w:hAnsi="Calibri" w:cs="Calibri"/>
        </w:rPr>
        <w:tab/>
        <w:t>A. E. Minetti, L. Boldrini, L. Brusamolin, P. Zamparo, and T. McKee, “A feedback-controlled treadmill (treadmill-on-demand) and the spontaneous speed of walking and running in humans,” J. Appl. Physiol., vol. 95, no. 2, pp. 838–843, Aug. 2003, doi: 10.1152/japplphysiol.00128.2003.</w:t>
      </w:r>
    </w:p>
    <w:p w14:paraId="08F6325E" w14:textId="77777777" w:rsidR="00EF525D" w:rsidRPr="009802F2" w:rsidRDefault="00EF525D" w:rsidP="00EF525D">
      <w:pPr>
        <w:pStyle w:val="Bibliography"/>
        <w:rPr>
          <w:rFonts w:ascii="Calibri" w:hAnsi="Calibri" w:cs="Calibri"/>
        </w:rPr>
      </w:pPr>
      <w:r w:rsidRPr="009802F2">
        <w:rPr>
          <w:rFonts w:ascii="Calibri" w:hAnsi="Calibri" w:cs="Calibri"/>
        </w:rPr>
        <w:t>[24]</w:t>
      </w:r>
      <w:r w:rsidRPr="009802F2">
        <w:rPr>
          <w:rFonts w:ascii="Calibri" w:hAnsi="Calibri" w:cs="Calibri"/>
        </w:rPr>
        <w:tab/>
        <w:t>N. Seethapathi and M. Srinivasan, “The metabolic cost of changing walking speeds is significant, implies lower optimal speeds for shorter distances, and increases daily energy estimates,” Biol. Lett., vol. 11, no. 9, Sep. 2015, doi: 10.1098/rsbl.2015.0486.</w:t>
      </w:r>
    </w:p>
    <w:p w14:paraId="67F6EED4" w14:textId="77777777" w:rsidR="00EF525D" w:rsidRPr="009802F2" w:rsidRDefault="00EF525D" w:rsidP="00EF525D">
      <w:pPr>
        <w:pStyle w:val="Bibliography"/>
        <w:rPr>
          <w:rFonts w:ascii="Calibri" w:hAnsi="Calibri" w:cs="Calibri"/>
        </w:rPr>
      </w:pPr>
      <w:r w:rsidRPr="009802F2">
        <w:rPr>
          <w:rFonts w:ascii="Calibri" w:hAnsi="Calibri" w:cs="Calibri"/>
        </w:rPr>
        <w:t>[25]</w:t>
      </w:r>
      <w:r w:rsidRPr="009802F2">
        <w:rPr>
          <w:rFonts w:ascii="Calibri" w:hAnsi="Calibri" w:cs="Calibri"/>
        </w:rPr>
        <w:tab/>
        <w:t>J. Myerson and L. Green, “Discounting of delayed rewards: Models of individual choice,” J. Exp. Anal. Behav., vol. 64, no. 3, pp. 263–276, Nov. 1995, doi: 10.1901/jeab.1995.64-263.</w:t>
      </w:r>
    </w:p>
    <w:p w14:paraId="07351B14" w14:textId="77777777" w:rsidR="00EF525D" w:rsidRPr="009802F2" w:rsidRDefault="00EF525D" w:rsidP="00EF525D">
      <w:pPr>
        <w:pStyle w:val="Bibliography"/>
        <w:rPr>
          <w:rFonts w:ascii="Calibri" w:hAnsi="Calibri" w:cs="Calibri"/>
        </w:rPr>
      </w:pPr>
      <w:r w:rsidRPr="009802F2">
        <w:rPr>
          <w:rFonts w:ascii="Calibri" w:hAnsi="Calibri" w:cs="Calibri"/>
        </w:rPr>
        <w:t>[26]</w:t>
      </w:r>
      <w:r w:rsidRPr="009802F2">
        <w:rPr>
          <w:rFonts w:ascii="Calibri" w:hAnsi="Calibri" w:cs="Calibri"/>
        </w:rPr>
        <w:tab/>
        <w:t>R. Shadmehr, J. J. O. de Xivry, M. Xu-Wilson, and T.-Y. Shih, “Temporal Discounting of Reward and the Cost of Time in Motor Control,” J. Neurosci., vol. 30, no. 31, pp. 10507–10516, Aug. 2010, doi: 10.1523/JNEUROSCI.1343-10.2010.</w:t>
      </w:r>
    </w:p>
    <w:p w14:paraId="1B5C7C80" w14:textId="77777777" w:rsidR="00EF525D" w:rsidRPr="009802F2" w:rsidRDefault="00EF525D" w:rsidP="00EF525D">
      <w:pPr>
        <w:pStyle w:val="Bibliography"/>
        <w:rPr>
          <w:rFonts w:ascii="Calibri" w:hAnsi="Calibri" w:cs="Calibri"/>
        </w:rPr>
      </w:pPr>
      <w:r w:rsidRPr="009802F2">
        <w:rPr>
          <w:rFonts w:ascii="Calibri" w:hAnsi="Calibri" w:cs="Calibri"/>
        </w:rPr>
        <w:t>[27]</w:t>
      </w:r>
      <w:r w:rsidRPr="009802F2">
        <w:rPr>
          <w:rFonts w:ascii="Calibri" w:hAnsi="Calibri" w:cs="Calibri"/>
        </w:rPr>
        <w:tab/>
        <w:t>E. M. Summerside, Kram Rodger, and Ahmed Alaa A., “Contributions of metabolic and temporal costs to human gait selection,” J. R. Soc. Interface, vol. 15, no. 143, p. 20180197, Jun. 2018, doi: 10.1098/rsif.2018.0197.</w:t>
      </w:r>
    </w:p>
    <w:p w14:paraId="4620F0BF" w14:textId="77777777" w:rsidR="00EF525D" w:rsidRPr="009802F2" w:rsidRDefault="00EF525D" w:rsidP="00EF525D">
      <w:pPr>
        <w:pStyle w:val="Bibliography"/>
        <w:rPr>
          <w:rFonts w:ascii="Calibri" w:hAnsi="Calibri" w:cs="Calibri"/>
        </w:rPr>
      </w:pPr>
      <w:r w:rsidRPr="009802F2">
        <w:rPr>
          <w:rFonts w:ascii="Calibri" w:hAnsi="Calibri" w:cs="Calibri"/>
        </w:rPr>
        <w:t>[28]</w:t>
      </w:r>
      <w:r w:rsidRPr="009802F2">
        <w:rPr>
          <w:rFonts w:ascii="Calibri" w:hAnsi="Calibri" w:cs="Calibri"/>
        </w:rPr>
        <w:tab/>
        <w:t xml:space="preserve">B. Berret, C. Darlot, F. Jean, T. Pozzo, C. Papaxanthis, and J. P. Gauthier, “The Inactivation Principle: Mathematical Solutions Minimizing the Absolute Work and Biological Implications for the </w:t>
      </w:r>
      <w:r w:rsidRPr="009802F2">
        <w:rPr>
          <w:rFonts w:ascii="Calibri" w:hAnsi="Calibri" w:cs="Calibri"/>
        </w:rPr>
        <w:lastRenderedPageBreak/>
        <w:t>Planning of Arm Movements,” PLOS Comput. Biol., vol. 4, no. 10, p. e1000194, Oct. 2008, doi: 10.1371/journal.pcbi.1000194.</w:t>
      </w:r>
    </w:p>
    <w:p w14:paraId="78C0BCB4" w14:textId="77777777" w:rsidR="00EF525D" w:rsidRPr="009802F2" w:rsidRDefault="00EF525D" w:rsidP="00EF525D">
      <w:pPr>
        <w:pStyle w:val="Bibliography"/>
        <w:rPr>
          <w:rFonts w:ascii="Calibri" w:hAnsi="Calibri" w:cs="Calibri"/>
        </w:rPr>
      </w:pPr>
      <w:r w:rsidRPr="009802F2">
        <w:rPr>
          <w:rFonts w:ascii="Calibri" w:hAnsi="Calibri" w:cs="Calibri"/>
        </w:rPr>
        <w:t>[29]</w:t>
      </w:r>
      <w:r w:rsidRPr="009802F2">
        <w:rPr>
          <w:rFonts w:ascii="Calibri" w:hAnsi="Calibri" w:cs="Calibri"/>
        </w:rPr>
        <w:tab/>
        <w:t>A. H. Fagg, A. Shah, and A. G. Barto, “A Computational Model of Muscle Recruitment for Wrist Movements,” J. Neurophysiol., vol. 88, no. 6, pp. 3348–3358, Dec. 2002, doi: 10.1152/jn.00621.2002.</w:t>
      </w:r>
    </w:p>
    <w:p w14:paraId="1514461F" w14:textId="77777777" w:rsidR="00EF525D" w:rsidRPr="009802F2" w:rsidRDefault="00EF525D" w:rsidP="00EF525D">
      <w:pPr>
        <w:pStyle w:val="Bibliography"/>
        <w:rPr>
          <w:rFonts w:ascii="Calibri" w:hAnsi="Calibri" w:cs="Calibri"/>
        </w:rPr>
      </w:pPr>
      <w:r w:rsidRPr="009802F2">
        <w:rPr>
          <w:rFonts w:ascii="Calibri" w:hAnsi="Calibri" w:cs="Calibri"/>
        </w:rPr>
        <w:t>[30]</w:t>
      </w:r>
      <w:r w:rsidRPr="009802F2">
        <w:rPr>
          <w:rFonts w:ascii="Calibri" w:hAnsi="Calibri" w:cs="Calibri"/>
        </w:rPr>
        <w:tab/>
        <w:t>T. Flash and N. Hogan, “The coordination of arm movements: an experimentally confirmed mathematical model,” J. Neurosci., vol. 5, no. 7, pp. 1688–1703, Jul. 1985.</w:t>
      </w:r>
    </w:p>
    <w:p w14:paraId="45D2C923" w14:textId="77777777" w:rsidR="00EF525D" w:rsidRPr="009802F2" w:rsidRDefault="00EF525D" w:rsidP="00EF525D">
      <w:pPr>
        <w:pStyle w:val="Bibliography"/>
        <w:rPr>
          <w:rFonts w:ascii="Calibri" w:hAnsi="Calibri" w:cs="Calibri"/>
        </w:rPr>
      </w:pPr>
      <w:r w:rsidRPr="009802F2">
        <w:rPr>
          <w:rFonts w:ascii="Calibri" w:hAnsi="Calibri" w:cs="Calibri"/>
        </w:rPr>
        <w:t>[31]</w:t>
      </w:r>
      <w:r w:rsidRPr="009802F2">
        <w:rPr>
          <w:rFonts w:ascii="Calibri" w:hAnsi="Calibri" w:cs="Calibri"/>
        </w:rPr>
        <w:tab/>
        <w:t>D. A. Kistemaker, J. D. Wong, and P. L. Gribble, “The Central Nervous System Does Not Minimize Energy Cost in Arm Movements,” J. Neurophysiol., vol. 104, no. 6, pp. 2985–2994, Sep. 2010, doi: 10.1152/jn.00483.2010.</w:t>
      </w:r>
    </w:p>
    <w:p w14:paraId="427B0E32" w14:textId="77777777" w:rsidR="00EF525D" w:rsidRPr="009802F2" w:rsidRDefault="00EF525D" w:rsidP="00EF525D">
      <w:pPr>
        <w:pStyle w:val="Bibliography"/>
        <w:rPr>
          <w:rFonts w:ascii="Calibri" w:hAnsi="Calibri" w:cs="Calibri"/>
        </w:rPr>
      </w:pPr>
      <w:r w:rsidRPr="009802F2">
        <w:rPr>
          <w:rFonts w:ascii="Calibri" w:hAnsi="Calibri" w:cs="Calibri"/>
        </w:rPr>
        <w:t>[32]</w:t>
      </w:r>
      <w:r w:rsidRPr="009802F2">
        <w:rPr>
          <w:rFonts w:ascii="Calibri" w:hAnsi="Calibri" w:cs="Calibri"/>
        </w:rPr>
        <w:tab/>
        <w:t>E. Nakano et al., “Quantitative Examinations of Internal Representations for Arm Trajectory Planning: Minimum Commanded Torque Change Model,” J. Neurophysiol., vol. 81, no. 5, pp. 2140–2155, May 1999.</w:t>
      </w:r>
    </w:p>
    <w:p w14:paraId="05DC5CC6" w14:textId="77777777" w:rsidR="00EF525D" w:rsidRPr="009802F2" w:rsidRDefault="00EF525D" w:rsidP="00EF525D">
      <w:pPr>
        <w:pStyle w:val="Bibliography"/>
        <w:rPr>
          <w:rFonts w:ascii="Calibri" w:hAnsi="Calibri" w:cs="Calibri"/>
        </w:rPr>
      </w:pPr>
      <w:r w:rsidRPr="009802F2">
        <w:rPr>
          <w:rFonts w:ascii="Calibri" w:hAnsi="Calibri" w:cs="Calibri"/>
        </w:rPr>
        <w:t>[33]</w:t>
      </w:r>
      <w:r w:rsidRPr="009802F2">
        <w:rPr>
          <w:rFonts w:ascii="Calibri" w:hAnsi="Calibri" w:cs="Calibri"/>
        </w:rPr>
        <w:tab/>
        <w:t>Y. Uno, M. Kawato, and R. Suzuki, “Formation and control of optimal trajectory in human multijoint arm movement. Minimum torque-change model,” Biol. Cybern., vol. 61, no. 2, pp. 89–101, 1989.</w:t>
      </w:r>
    </w:p>
    <w:p w14:paraId="71DFCBC7" w14:textId="77777777" w:rsidR="00EF525D" w:rsidRPr="009802F2" w:rsidRDefault="00EF525D" w:rsidP="00EF525D">
      <w:pPr>
        <w:pStyle w:val="Bibliography"/>
        <w:rPr>
          <w:rFonts w:ascii="Calibri" w:hAnsi="Calibri" w:cs="Calibri"/>
        </w:rPr>
      </w:pPr>
      <w:r w:rsidRPr="009802F2">
        <w:rPr>
          <w:rFonts w:ascii="Calibri" w:hAnsi="Calibri" w:cs="Calibri"/>
        </w:rPr>
        <w:t>[34]</w:t>
      </w:r>
      <w:r w:rsidRPr="009802F2">
        <w:rPr>
          <w:rFonts w:ascii="Calibri" w:hAnsi="Calibri" w:cs="Calibri"/>
        </w:rPr>
        <w:tab/>
        <w:t>M. Dean, S.-W. Wu, and L. T. Maloney, “Trading off speed and accuracy in rapid, goal-directed movements,” J. Vis., vol. 7, no. 5, pp. 10–10, Mar. 2007, doi: 10.1167/7.5.10.</w:t>
      </w:r>
    </w:p>
    <w:p w14:paraId="319985CF" w14:textId="77777777" w:rsidR="00EF525D" w:rsidRPr="009802F2" w:rsidRDefault="00EF525D" w:rsidP="00EF525D">
      <w:pPr>
        <w:pStyle w:val="Bibliography"/>
        <w:rPr>
          <w:rFonts w:ascii="Calibri" w:hAnsi="Calibri" w:cs="Calibri"/>
        </w:rPr>
      </w:pPr>
      <w:r w:rsidRPr="009802F2">
        <w:rPr>
          <w:rFonts w:ascii="Calibri" w:hAnsi="Calibri" w:cs="Calibri"/>
        </w:rPr>
        <w:t>[35]</w:t>
      </w:r>
      <w:r w:rsidRPr="009802F2">
        <w:rPr>
          <w:rFonts w:ascii="Calibri" w:hAnsi="Calibri" w:cs="Calibri"/>
        </w:rPr>
        <w:tab/>
        <w:t>P. M. Fitts, “The Information Capacity of the Human Motor System in Controlling the Amplitude of Movement,” J. Exp. Psychol., vol. 121, no. 3, p. 8, 1992.</w:t>
      </w:r>
    </w:p>
    <w:p w14:paraId="69AF1B0E" w14:textId="77777777" w:rsidR="00EF525D" w:rsidRPr="009802F2" w:rsidRDefault="00EF525D" w:rsidP="00EF525D">
      <w:pPr>
        <w:pStyle w:val="Bibliography"/>
        <w:rPr>
          <w:rFonts w:ascii="Calibri" w:hAnsi="Calibri" w:cs="Calibri"/>
        </w:rPr>
      </w:pPr>
      <w:r w:rsidRPr="009802F2">
        <w:rPr>
          <w:rFonts w:ascii="Calibri" w:hAnsi="Calibri" w:cs="Calibri"/>
        </w:rPr>
        <w:t>[36]</w:t>
      </w:r>
      <w:r w:rsidRPr="009802F2">
        <w:rPr>
          <w:rFonts w:ascii="Calibri" w:hAnsi="Calibri" w:cs="Calibri"/>
        </w:rPr>
        <w:tab/>
        <w:t>M. M. Mormann, J. Malmaud, A. Huth, C. Koch, and A. Rangel, “The Drift Diffusion Model Can Account for the Accuracy and Reaction Time of Value-Based Choices Under High and Low Time Pressure,” Oct. 2010, Accessed: Mar. 06, 2019. [Online]. Available: https://www.semanticscholar.org/paper/The-Drift-Diffusion-Model-can-account-for-the-and-Milosavljevic-Malmaud/48b22d9c7e9c538e56dd413e1c78c4b1e010af18.</w:t>
      </w:r>
    </w:p>
    <w:p w14:paraId="7DADE583" w14:textId="77777777" w:rsidR="00EF525D" w:rsidRPr="009802F2" w:rsidRDefault="00EF525D" w:rsidP="00EF525D">
      <w:pPr>
        <w:pStyle w:val="Bibliography"/>
        <w:rPr>
          <w:rFonts w:ascii="Calibri" w:hAnsi="Calibri" w:cs="Calibri"/>
        </w:rPr>
      </w:pPr>
      <w:r w:rsidRPr="009802F2">
        <w:rPr>
          <w:rFonts w:ascii="Calibri" w:hAnsi="Calibri" w:cs="Calibri"/>
        </w:rPr>
        <w:t>[37]</w:t>
      </w:r>
      <w:r w:rsidRPr="009802F2">
        <w:rPr>
          <w:rFonts w:ascii="Calibri" w:hAnsi="Calibri" w:cs="Calibri"/>
        </w:rPr>
        <w:tab/>
        <w:t>R. Ratcliff and H. P. A. Van Dongen, “Diffusion model for one-choice reaction-time tasks and the cognitive effects of sleep deprivation,” Proc. Natl. Acad. Sci. U. S. A., vol. 108, no. 27, pp. 11285–11290, Jul. 2011, doi: 10.1073/pnas.1100483108.</w:t>
      </w:r>
    </w:p>
    <w:p w14:paraId="134AD558" w14:textId="77777777" w:rsidR="00EF525D" w:rsidRPr="009802F2" w:rsidRDefault="00EF525D" w:rsidP="00EF525D">
      <w:pPr>
        <w:pStyle w:val="Bibliography"/>
        <w:rPr>
          <w:rFonts w:ascii="Calibri" w:hAnsi="Calibri" w:cs="Calibri"/>
        </w:rPr>
      </w:pPr>
      <w:r w:rsidRPr="009802F2">
        <w:rPr>
          <w:rFonts w:ascii="Calibri" w:hAnsi="Calibri" w:cs="Calibri"/>
        </w:rPr>
        <w:t>[38]</w:t>
      </w:r>
      <w:r w:rsidRPr="009802F2">
        <w:rPr>
          <w:rFonts w:ascii="Calibri" w:hAnsi="Calibri" w:cs="Calibri"/>
        </w:rPr>
        <w:tab/>
        <w:t>J. M. Brockway, “Derivation of formulae used to calculate energy expenditure in man,” Hum. Nutr. Clin. Nutr., 1987, Accessed: Apr. 14, 2017. [Online]. Available: http://agris.fao.org/agris-search/search.do?recordID=US201301401592.</w:t>
      </w:r>
    </w:p>
    <w:p w14:paraId="38E74319" w14:textId="77777777" w:rsidR="00EF525D" w:rsidRPr="009802F2" w:rsidRDefault="00EF525D" w:rsidP="00EF525D">
      <w:pPr>
        <w:pStyle w:val="Bibliography"/>
        <w:rPr>
          <w:rFonts w:ascii="Calibri" w:hAnsi="Calibri" w:cs="Calibri"/>
        </w:rPr>
      </w:pPr>
      <w:r w:rsidRPr="009802F2">
        <w:rPr>
          <w:rFonts w:ascii="Calibri" w:hAnsi="Calibri" w:cs="Calibri"/>
        </w:rPr>
        <w:t>[39]</w:t>
      </w:r>
      <w:r w:rsidRPr="009802F2">
        <w:rPr>
          <w:rFonts w:ascii="Calibri" w:hAnsi="Calibri" w:cs="Calibri"/>
        </w:rPr>
        <w:tab/>
        <w:t>E. Brenner and J. B. J. Smeets, “How Can You Best Measure Reaction Times?,” J. Mot. Behav., Aug. 2018, doi: 10.1080/00222895.2018.1518311.</w:t>
      </w:r>
    </w:p>
    <w:p w14:paraId="1B05DD6B" w14:textId="77777777" w:rsidR="00EF525D" w:rsidRPr="009802F2" w:rsidRDefault="00EF525D" w:rsidP="00EF525D">
      <w:pPr>
        <w:pStyle w:val="Bibliography"/>
        <w:rPr>
          <w:rFonts w:ascii="Calibri" w:hAnsi="Calibri" w:cs="Calibri"/>
        </w:rPr>
      </w:pPr>
      <w:r w:rsidRPr="009802F2">
        <w:rPr>
          <w:rFonts w:ascii="Calibri" w:hAnsi="Calibri" w:cs="Calibri"/>
        </w:rPr>
        <w:t>[40]</w:t>
      </w:r>
      <w:r w:rsidRPr="009802F2">
        <w:rPr>
          <w:rFonts w:ascii="Calibri" w:hAnsi="Calibri" w:cs="Calibri"/>
        </w:rPr>
        <w:tab/>
        <w:t>T. R. Reppert, I. Rigas, D. J. Herzfeld, E. Sedaghat-Nejad, O. Komogortsev, and R. Shadmehr, “Movement vigor as a traitlike attribute of individuality,” J. Neurophysiol., vol. 120, no. 2, pp. 741–757, Aug. 2018, doi: 10.1152/jn.00033.2018.</w:t>
      </w:r>
    </w:p>
    <w:p w14:paraId="4B0C0259" w14:textId="77777777" w:rsidR="00EF525D" w:rsidRPr="009802F2" w:rsidRDefault="00EF525D" w:rsidP="00EF525D">
      <w:pPr>
        <w:pStyle w:val="Bibliography"/>
        <w:rPr>
          <w:rFonts w:ascii="Calibri" w:hAnsi="Calibri" w:cs="Calibri"/>
        </w:rPr>
      </w:pPr>
      <w:r w:rsidRPr="009802F2">
        <w:rPr>
          <w:rFonts w:ascii="Calibri" w:hAnsi="Calibri" w:cs="Calibri"/>
        </w:rPr>
        <w:lastRenderedPageBreak/>
        <w:t>[41]</w:t>
      </w:r>
      <w:r w:rsidRPr="009802F2">
        <w:rPr>
          <w:rFonts w:ascii="Calibri" w:hAnsi="Calibri" w:cs="Calibri"/>
        </w:rPr>
        <w:tab/>
        <w:t>W. Li and E. Todorov, “Iterative linearization methods for approximately optimal control and estimation of non-linear stochastic system,” Int. J. Control, vol. 80, no. 9, pp. 1439–1453, Sep. 2007, doi: 10.1080/00207170701364913.</w:t>
      </w:r>
    </w:p>
    <w:p w14:paraId="26C2FE2E" w14:textId="77777777" w:rsidR="00EF525D" w:rsidRPr="009802F2" w:rsidRDefault="00EF525D" w:rsidP="00EF525D">
      <w:pPr>
        <w:pStyle w:val="Bibliography"/>
        <w:rPr>
          <w:rFonts w:ascii="Calibri" w:hAnsi="Calibri" w:cs="Calibri"/>
        </w:rPr>
      </w:pPr>
      <w:r w:rsidRPr="009802F2">
        <w:rPr>
          <w:rFonts w:ascii="Calibri" w:hAnsi="Calibri" w:cs="Calibri"/>
        </w:rPr>
        <w:t>[42]</w:t>
      </w:r>
      <w:r w:rsidRPr="009802F2">
        <w:rPr>
          <w:rFonts w:ascii="Calibri" w:hAnsi="Calibri" w:cs="Calibri"/>
        </w:rPr>
        <w:tab/>
        <w:t>R. Contini, “Body Segment Parameters, Part II,” Artif. Limbs, vol. 16, no. 1, p. 20, 1972.</w:t>
      </w:r>
    </w:p>
    <w:p w14:paraId="219DE921" w14:textId="77777777" w:rsidR="00EF525D" w:rsidRPr="009802F2" w:rsidRDefault="00EF525D" w:rsidP="00EF525D">
      <w:pPr>
        <w:pStyle w:val="Bibliography"/>
        <w:rPr>
          <w:rFonts w:ascii="Calibri" w:hAnsi="Calibri" w:cs="Calibri"/>
        </w:rPr>
      </w:pPr>
      <w:r w:rsidRPr="009802F2">
        <w:rPr>
          <w:rFonts w:ascii="Calibri" w:hAnsi="Calibri" w:cs="Calibri"/>
        </w:rPr>
        <w:t>[43]</w:t>
      </w:r>
      <w:r w:rsidRPr="009802F2">
        <w:rPr>
          <w:rFonts w:ascii="Calibri" w:hAnsi="Calibri" w:cs="Calibri"/>
        </w:rPr>
        <w:tab/>
        <w:t>R. Enoka, Neuromechanics of Human Movement, 5th ed. Human Kinetics, 2002.</w:t>
      </w:r>
    </w:p>
    <w:p w14:paraId="4205563A" w14:textId="77777777" w:rsidR="00EF525D" w:rsidRPr="009802F2" w:rsidRDefault="00EF525D" w:rsidP="00EF525D">
      <w:pPr>
        <w:pStyle w:val="Bibliography"/>
        <w:rPr>
          <w:rFonts w:ascii="Calibri" w:hAnsi="Calibri" w:cs="Calibri"/>
        </w:rPr>
      </w:pPr>
      <w:r w:rsidRPr="009802F2">
        <w:rPr>
          <w:rFonts w:ascii="Calibri" w:hAnsi="Calibri" w:cs="Calibri"/>
        </w:rPr>
        <w:t>[44]</w:t>
      </w:r>
      <w:r w:rsidRPr="009802F2">
        <w:rPr>
          <w:rFonts w:ascii="Calibri" w:hAnsi="Calibri" w:cs="Calibri"/>
        </w:rPr>
        <w:tab/>
        <w:t>D. Winter, Biomechanics and Motor Control of Human Movement, 4th Edition. John Wiley &amp; Sons, Ltd, 2009.</w:t>
      </w:r>
    </w:p>
    <w:p w14:paraId="61C9D499" w14:textId="77777777" w:rsidR="00EF525D" w:rsidRPr="009802F2" w:rsidRDefault="00EF525D" w:rsidP="00EF525D">
      <w:pPr>
        <w:pStyle w:val="Bibliography"/>
        <w:rPr>
          <w:rFonts w:ascii="Calibri" w:hAnsi="Calibri" w:cs="Calibri"/>
        </w:rPr>
      </w:pPr>
      <w:r w:rsidRPr="009802F2">
        <w:rPr>
          <w:rFonts w:ascii="Calibri" w:hAnsi="Calibri" w:cs="Calibri"/>
        </w:rPr>
        <w:t>[45]</w:t>
      </w:r>
      <w:r w:rsidRPr="009802F2">
        <w:rPr>
          <w:rFonts w:ascii="Calibri" w:hAnsi="Calibri" w:cs="Calibri"/>
        </w:rPr>
        <w:tab/>
        <w:t>R. Huston, Principles of Biomechanics. 2008.</w:t>
      </w:r>
    </w:p>
    <w:p w14:paraId="16EDD025" w14:textId="77777777" w:rsidR="00EF525D" w:rsidRPr="009802F2" w:rsidRDefault="00EF525D" w:rsidP="00EF525D">
      <w:pPr>
        <w:pStyle w:val="Bibliography"/>
        <w:rPr>
          <w:rFonts w:ascii="Calibri" w:hAnsi="Calibri" w:cs="Calibri"/>
        </w:rPr>
      </w:pPr>
      <w:r w:rsidRPr="009802F2">
        <w:rPr>
          <w:rFonts w:ascii="Calibri" w:hAnsi="Calibri" w:cs="Calibri"/>
        </w:rPr>
        <w:t>[46]</w:t>
      </w:r>
      <w:r w:rsidRPr="009802F2">
        <w:rPr>
          <w:rFonts w:ascii="Calibri" w:hAnsi="Calibri" w:cs="Calibri"/>
        </w:rPr>
        <w:tab/>
        <w:t>E. Todorov, “Optimality principles in sensorimotor control,” Nat. Neurosci., vol. 7, no. 9, pp. 907–915, Sep. 2004, doi: 10.1038/nn1309.</w:t>
      </w:r>
    </w:p>
    <w:p w14:paraId="28B9F65D" w14:textId="6AA00FC8" w:rsidR="00B323B4" w:rsidRPr="009802F2" w:rsidRDefault="00EF525D" w:rsidP="00B323B4">
      <w:pPr>
        <w:rPr>
          <w:ins w:id="4560" w:author="Garrick" w:date="2020-10-02T14:55:00Z"/>
        </w:rPr>
      </w:pPr>
      <w:r w:rsidRPr="009802F2">
        <w:fldChar w:fldCharType="end"/>
      </w:r>
    </w:p>
    <w:p w14:paraId="68F4684C" w14:textId="5E32C559" w:rsidR="00B323B4" w:rsidRPr="009802F2" w:rsidRDefault="00B323B4">
      <w:pPr>
        <w:rPr>
          <w:ins w:id="4561" w:author="Alaa Ahmed" w:date="2020-08-05T11:19:00Z"/>
          <w:rPrChange w:id="4562" w:author="Garrick" w:date="2020-10-02T14:55:00Z">
            <w:rPr>
              <w:ins w:id="4563" w:author="Alaa Ahmed" w:date="2020-08-05T11:19:00Z"/>
            </w:rPr>
          </w:rPrChange>
        </w:rPr>
        <w:pPrChange w:id="4564" w:author="Garrick" w:date="2020-10-02T14:55:00Z">
          <w:pPr>
            <w:pStyle w:val="Heading1"/>
          </w:pPr>
        </w:pPrChange>
      </w:pPr>
    </w:p>
    <w:p w14:paraId="5B2E4906" w14:textId="77777777" w:rsidR="00FC5810" w:rsidRPr="009802F2" w:rsidRDefault="00FC5810" w:rsidP="00FC5810">
      <w:pPr>
        <w:pStyle w:val="NormalWeb"/>
        <w:numPr>
          <w:ilvl w:val="0"/>
          <w:numId w:val="1"/>
        </w:numPr>
        <w:rPr>
          <w:ins w:id="4565" w:author="Alaa Ahmed" w:date="2020-08-05T11:19:00Z"/>
        </w:rPr>
      </w:pPr>
      <w:ins w:id="4566" w:author="Alaa Ahmed" w:date="2020-08-05T11:19:00Z">
        <w:r w:rsidRPr="009802F2">
          <w:rPr>
            <w:rFonts w:ascii="CMR10" w:hAnsi="CMR10"/>
            <w:sz w:val="20"/>
            <w:szCs w:val="20"/>
          </w:rPr>
          <w:t>[1</w:t>
        </w:r>
        <w:proofErr w:type="gramStart"/>
        <w:r w:rsidRPr="009802F2">
          <w:rPr>
            <w:rFonts w:ascii="CMR10" w:hAnsi="CMR10"/>
            <w:sz w:val="20"/>
            <w:szCs w:val="20"/>
          </w:rPr>
          <w:t>]  Maxwell</w:t>
        </w:r>
        <w:proofErr w:type="gramEnd"/>
        <w:r w:rsidRPr="009802F2">
          <w:rPr>
            <w:rFonts w:ascii="CMR10" w:hAnsi="CMR10"/>
            <w:sz w:val="20"/>
            <w:szCs w:val="20"/>
          </w:rPr>
          <w:t xml:space="preserve"> </w:t>
        </w:r>
        <w:proofErr w:type="spellStart"/>
        <w:r w:rsidRPr="009802F2">
          <w:rPr>
            <w:rFonts w:ascii="CMR10" w:hAnsi="CMR10"/>
            <w:sz w:val="20"/>
            <w:szCs w:val="20"/>
          </w:rPr>
          <w:t>Donelan</w:t>
        </w:r>
        <w:proofErr w:type="spellEnd"/>
        <w:r w:rsidRPr="009802F2">
          <w:rPr>
            <w:rFonts w:ascii="CMR10" w:hAnsi="CMR10"/>
            <w:sz w:val="20"/>
            <w:szCs w:val="20"/>
          </w:rPr>
          <w:t xml:space="preserve"> J, </w:t>
        </w:r>
        <w:proofErr w:type="spellStart"/>
        <w:r w:rsidRPr="009802F2">
          <w:rPr>
            <w:rFonts w:ascii="CMR10" w:hAnsi="CMR10"/>
            <w:sz w:val="20"/>
            <w:szCs w:val="20"/>
          </w:rPr>
          <w:t>Kram</w:t>
        </w:r>
        <w:proofErr w:type="spellEnd"/>
        <w:r w:rsidRPr="009802F2">
          <w:rPr>
            <w:rFonts w:ascii="CMR10" w:hAnsi="CMR10"/>
            <w:sz w:val="20"/>
            <w:szCs w:val="20"/>
          </w:rPr>
          <w:t xml:space="preserve"> R, Arthur D K. Mechanical and metabolic determinants of the preferred step width in human walking. Proceedings of the Royal Society of London Series B: Biological Sciences. 2001;268(1480):1985–1992. </w:t>
        </w:r>
      </w:ins>
    </w:p>
    <w:p w14:paraId="19B44313" w14:textId="77777777" w:rsidR="00FC5810" w:rsidRPr="009802F2" w:rsidRDefault="00FC5810" w:rsidP="00FC5810">
      <w:pPr>
        <w:pStyle w:val="NormalWeb"/>
        <w:numPr>
          <w:ilvl w:val="0"/>
          <w:numId w:val="1"/>
        </w:numPr>
        <w:rPr>
          <w:ins w:id="4567" w:author="Alaa Ahmed" w:date="2020-08-05T11:19:00Z"/>
        </w:rPr>
      </w:pPr>
      <w:ins w:id="4568" w:author="Alaa Ahmed" w:date="2020-08-05T11:19:00Z">
        <w:r w:rsidRPr="009802F2">
          <w:rPr>
            <w:rFonts w:ascii="CMR10" w:hAnsi="CMR10"/>
            <w:sz w:val="20"/>
            <w:szCs w:val="20"/>
          </w:rPr>
          <w:t>[2</w:t>
        </w:r>
        <w:proofErr w:type="gramStart"/>
        <w:r w:rsidRPr="009802F2">
          <w:rPr>
            <w:rFonts w:ascii="CMR10" w:hAnsi="CMR10"/>
            <w:sz w:val="20"/>
            <w:szCs w:val="20"/>
          </w:rPr>
          <w:t>]  H</w:t>
        </w:r>
        <w:proofErr w:type="gramEnd"/>
        <w:r w:rsidRPr="009802F2">
          <w:rPr>
            <w:rFonts w:ascii="CMR10" w:hAnsi="CMR10"/>
            <w:sz w:val="20"/>
            <w:szCs w:val="20"/>
          </w:rPr>
          <w:t xml:space="preserve"> ̈</w:t>
        </w:r>
        <w:proofErr w:type="spellStart"/>
        <w:r w:rsidRPr="009802F2">
          <w:rPr>
            <w:rFonts w:ascii="CMR10" w:hAnsi="CMR10"/>
            <w:sz w:val="20"/>
            <w:szCs w:val="20"/>
          </w:rPr>
          <w:t>ogberg</w:t>
        </w:r>
        <w:proofErr w:type="spellEnd"/>
        <w:r w:rsidRPr="009802F2">
          <w:rPr>
            <w:rFonts w:ascii="CMR10" w:hAnsi="CMR10"/>
            <w:sz w:val="20"/>
            <w:szCs w:val="20"/>
          </w:rPr>
          <w:t xml:space="preserve"> P. How do stride length and stride frequency influence the energy-output during running? European journal of applied physiology and occupational physiology. 1952;14(6):437–441. </w:t>
        </w:r>
      </w:ins>
    </w:p>
    <w:p w14:paraId="337DE5DA" w14:textId="77777777" w:rsidR="00FC5810" w:rsidRPr="009802F2" w:rsidRDefault="00FC5810" w:rsidP="00FC5810">
      <w:pPr>
        <w:pStyle w:val="NormalWeb"/>
        <w:numPr>
          <w:ilvl w:val="0"/>
          <w:numId w:val="1"/>
        </w:numPr>
        <w:rPr>
          <w:ins w:id="4569" w:author="Alaa Ahmed" w:date="2020-08-05T11:19:00Z"/>
        </w:rPr>
      </w:pPr>
      <w:ins w:id="4570" w:author="Alaa Ahmed" w:date="2020-08-05T11:19:00Z">
        <w:r w:rsidRPr="009802F2">
          <w:rPr>
            <w:rFonts w:ascii="CMR10" w:hAnsi="CMR10"/>
            <w:sz w:val="20"/>
            <w:szCs w:val="20"/>
          </w:rPr>
          <w:t>[3</w:t>
        </w:r>
        <w:proofErr w:type="gramStart"/>
        <w:r w:rsidRPr="009802F2">
          <w:rPr>
            <w:rFonts w:ascii="CMR10" w:hAnsi="CMR10"/>
            <w:sz w:val="20"/>
            <w:szCs w:val="20"/>
          </w:rPr>
          <w:t>]  </w:t>
        </w:r>
        <w:proofErr w:type="spellStart"/>
        <w:r w:rsidRPr="009802F2">
          <w:rPr>
            <w:rFonts w:ascii="CMR10" w:hAnsi="CMR10"/>
            <w:sz w:val="20"/>
            <w:szCs w:val="20"/>
          </w:rPr>
          <w:t>Handford</w:t>
        </w:r>
        <w:proofErr w:type="spellEnd"/>
        <w:proofErr w:type="gramEnd"/>
        <w:r w:rsidRPr="009802F2">
          <w:rPr>
            <w:rFonts w:ascii="CMR10" w:hAnsi="CMR10"/>
            <w:sz w:val="20"/>
            <w:szCs w:val="20"/>
          </w:rPr>
          <w:t xml:space="preserve"> ML, Srinivasan M. Sideways walking: preferred is slow, slow is optimal, and optimal is expensive. Biology letters. 2014;10(1):20131006. </w:t>
        </w:r>
      </w:ins>
    </w:p>
    <w:p w14:paraId="7FE7ADA4" w14:textId="77777777" w:rsidR="00FC5810" w:rsidRPr="009802F2" w:rsidRDefault="00FC5810" w:rsidP="00FC5810">
      <w:pPr>
        <w:pStyle w:val="NormalWeb"/>
        <w:numPr>
          <w:ilvl w:val="0"/>
          <w:numId w:val="1"/>
        </w:numPr>
        <w:rPr>
          <w:ins w:id="4571" w:author="Alaa Ahmed" w:date="2020-08-05T11:19:00Z"/>
        </w:rPr>
      </w:pPr>
      <w:ins w:id="4572" w:author="Alaa Ahmed" w:date="2020-08-05T11:19:00Z">
        <w:r w:rsidRPr="009802F2">
          <w:rPr>
            <w:rFonts w:ascii="CMR10" w:hAnsi="CMR10"/>
            <w:sz w:val="20"/>
            <w:szCs w:val="20"/>
          </w:rPr>
          <w:t>[4</w:t>
        </w:r>
        <w:proofErr w:type="gramStart"/>
        <w:r w:rsidRPr="009802F2">
          <w:rPr>
            <w:rFonts w:ascii="CMR10" w:hAnsi="CMR10"/>
            <w:sz w:val="20"/>
            <w:szCs w:val="20"/>
          </w:rPr>
          <w:t>]  Selinger</w:t>
        </w:r>
        <w:proofErr w:type="gramEnd"/>
        <w:r w:rsidRPr="009802F2">
          <w:rPr>
            <w:rFonts w:ascii="CMR10" w:hAnsi="CMR10"/>
            <w:sz w:val="20"/>
            <w:szCs w:val="20"/>
          </w:rPr>
          <w:t xml:space="preserve"> JC, O’Connor SM, Wong JD, </w:t>
        </w:r>
        <w:proofErr w:type="spellStart"/>
        <w:r w:rsidRPr="009802F2">
          <w:rPr>
            <w:rFonts w:ascii="CMR10" w:hAnsi="CMR10"/>
            <w:sz w:val="20"/>
            <w:szCs w:val="20"/>
          </w:rPr>
          <w:t>Donelan</w:t>
        </w:r>
        <w:proofErr w:type="spellEnd"/>
        <w:r w:rsidRPr="009802F2">
          <w:rPr>
            <w:rFonts w:ascii="CMR10" w:hAnsi="CMR10"/>
            <w:sz w:val="20"/>
            <w:szCs w:val="20"/>
          </w:rPr>
          <w:t xml:space="preserve"> JM. Humans can continuously optimize energetic cost during walking. Current Biology. 2015;25(18):2452–2456. </w:t>
        </w:r>
      </w:ins>
    </w:p>
    <w:p w14:paraId="75FD576C" w14:textId="77777777" w:rsidR="00FC5810" w:rsidRPr="009802F2" w:rsidRDefault="00FC5810" w:rsidP="00FC5810">
      <w:pPr>
        <w:pStyle w:val="NormalWeb"/>
        <w:numPr>
          <w:ilvl w:val="0"/>
          <w:numId w:val="1"/>
        </w:numPr>
        <w:rPr>
          <w:ins w:id="4573" w:author="Alaa Ahmed" w:date="2020-08-05T11:19:00Z"/>
        </w:rPr>
      </w:pPr>
      <w:ins w:id="4574" w:author="Alaa Ahmed" w:date="2020-08-05T11:19:00Z">
        <w:r w:rsidRPr="009802F2">
          <w:rPr>
            <w:rFonts w:ascii="CMR10" w:hAnsi="CMR10"/>
            <w:sz w:val="20"/>
            <w:szCs w:val="20"/>
          </w:rPr>
          <w:t>[5</w:t>
        </w:r>
        <w:proofErr w:type="gramStart"/>
        <w:r w:rsidRPr="009802F2">
          <w:rPr>
            <w:rFonts w:ascii="CMR10" w:hAnsi="CMR10"/>
            <w:sz w:val="20"/>
            <w:szCs w:val="20"/>
          </w:rPr>
          <w:t>]  Bertram</w:t>
        </w:r>
        <w:proofErr w:type="gramEnd"/>
        <w:r w:rsidRPr="009802F2">
          <w:rPr>
            <w:rFonts w:ascii="CMR10" w:hAnsi="CMR10"/>
            <w:sz w:val="20"/>
            <w:szCs w:val="20"/>
          </w:rPr>
          <w:t xml:space="preserve"> JE, </w:t>
        </w:r>
        <w:proofErr w:type="spellStart"/>
        <w:r w:rsidRPr="009802F2">
          <w:rPr>
            <w:rFonts w:ascii="CMR10" w:hAnsi="CMR10"/>
            <w:sz w:val="20"/>
            <w:szCs w:val="20"/>
          </w:rPr>
          <w:t>Ruina</w:t>
        </w:r>
        <w:proofErr w:type="spellEnd"/>
        <w:r w:rsidRPr="009802F2">
          <w:rPr>
            <w:rFonts w:ascii="CMR10" w:hAnsi="CMR10"/>
            <w:sz w:val="20"/>
            <w:szCs w:val="20"/>
          </w:rPr>
          <w:t xml:space="preserve"> A. Multiple walking speed–frequency relations are predicted by constrained </w:t>
        </w:r>
        <w:proofErr w:type="spellStart"/>
        <w:r w:rsidRPr="009802F2">
          <w:rPr>
            <w:rFonts w:ascii="CMR10" w:hAnsi="CMR10"/>
            <w:sz w:val="20"/>
            <w:szCs w:val="20"/>
          </w:rPr>
          <w:t>opti</w:t>
        </w:r>
        <w:proofErr w:type="spellEnd"/>
        <w:r w:rsidRPr="009802F2">
          <w:rPr>
            <w:rFonts w:ascii="CMR10" w:hAnsi="CMR10"/>
            <w:sz w:val="20"/>
            <w:szCs w:val="20"/>
          </w:rPr>
          <w:t xml:space="preserve">- </w:t>
        </w:r>
        <w:proofErr w:type="spellStart"/>
        <w:r w:rsidRPr="009802F2">
          <w:rPr>
            <w:rFonts w:ascii="CMR10" w:hAnsi="CMR10"/>
            <w:sz w:val="20"/>
            <w:szCs w:val="20"/>
          </w:rPr>
          <w:t>mization</w:t>
        </w:r>
        <w:proofErr w:type="spellEnd"/>
        <w:r w:rsidRPr="009802F2">
          <w:rPr>
            <w:rFonts w:ascii="CMR10" w:hAnsi="CMR10"/>
            <w:sz w:val="20"/>
            <w:szCs w:val="20"/>
          </w:rPr>
          <w:t xml:space="preserve">. Journal of theoretical Biology. 2001;209(4):445–453. </w:t>
        </w:r>
      </w:ins>
    </w:p>
    <w:p w14:paraId="130FCB57" w14:textId="77777777" w:rsidR="00FC5810" w:rsidRPr="009802F2" w:rsidRDefault="00FC5810" w:rsidP="00FC5810">
      <w:pPr>
        <w:pStyle w:val="NormalWeb"/>
        <w:numPr>
          <w:ilvl w:val="0"/>
          <w:numId w:val="1"/>
        </w:numPr>
        <w:rPr>
          <w:ins w:id="4575" w:author="Alaa Ahmed" w:date="2020-08-05T11:19:00Z"/>
        </w:rPr>
      </w:pPr>
      <w:ins w:id="4576" w:author="Alaa Ahmed" w:date="2020-08-05T11:19:00Z">
        <w:r w:rsidRPr="009802F2">
          <w:rPr>
            <w:rFonts w:ascii="CMR10" w:hAnsi="CMR10"/>
            <w:sz w:val="20"/>
            <w:szCs w:val="20"/>
          </w:rPr>
          <w:t>[6</w:t>
        </w:r>
        <w:proofErr w:type="gramStart"/>
        <w:r w:rsidRPr="009802F2">
          <w:rPr>
            <w:rFonts w:ascii="CMR10" w:hAnsi="CMR10"/>
            <w:sz w:val="20"/>
            <w:szCs w:val="20"/>
          </w:rPr>
          <w:t>]  </w:t>
        </w:r>
        <w:proofErr w:type="spellStart"/>
        <w:r w:rsidRPr="009802F2">
          <w:rPr>
            <w:rFonts w:ascii="CMR10" w:hAnsi="CMR10"/>
            <w:sz w:val="20"/>
            <w:szCs w:val="20"/>
          </w:rPr>
          <w:t>Seethapathi</w:t>
        </w:r>
        <w:proofErr w:type="spellEnd"/>
        <w:proofErr w:type="gramEnd"/>
        <w:r w:rsidRPr="009802F2">
          <w:rPr>
            <w:rFonts w:ascii="CMR10" w:hAnsi="CMR10"/>
            <w:sz w:val="20"/>
            <w:szCs w:val="20"/>
          </w:rPr>
          <w:t xml:space="preserve"> N, Srinivasan M. The metabolic cost of changing walking speeds is significant, implies lower optimal speeds for shorter distances, and increases daily energy estimates. Biology letters. 2015;11(9):20150486. </w:t>
        </w:r>
      </w:ins>
    </w:p>
    <w:p w14:paraId="5FF87AE1" w14:textId="77777777" w:rsidR="00FC5810" w:rsidRPr="009802F2" w:rsidRDefault="00FC5810" w:rsidP="00FC5810">
      <w:pPr>
        <w:pStyle w:val="NormalWeb"/>
        <w:numPr>
          <w:ilvl w:val="0"/>
          <w:numId w:val="1"/>
        </w:numPr>
        <w:rPr>
          <w:ins w:id="4577" w:author="Alaa Ahmed" w:date="2020-08-05T11:20:00Z"/>
          <w:rPrChange w:id="4578" w:author="Alaa Ahmed" w:date="2020-08-05T11:20:00Z">
            <w:rPr>
              <w:ins w:id="4579" w:author="Alaa Ahmed" w:date="2020-08-05T11:20:00Z"/>
              <w:rFonts w:ascii="CMR10" w:hAnsi="CMR10"/>
              <w:sz w:val="20"/>
              <w:szCs w:val="20"/>
            </w:rPr>
          </w:rPrChange>
        </w:rPr>
      </w:pPr>
      <w:ins w:id="4580" w:author="Alaa Ahmed" w:date="2020-08-05T11:19:00Z">
        <w:r w:rsidRPr="009802F2">
          <w:rPr>
            <w:rFonts w:ascii="CMR10" w:hAnsi="CMR10"/>
            <w:sz w:val="20"/>
            <w:szCs w:val="20"/>
          </w:rPr>
          <w:t>[7</w:t>
        </w:r>
        <w:proofErr w:type="gramStart"/>
        <w:r w:rsidRPr="009802F2">
          <w:rPr>
            <w:rFonts w:ascii="CMR10" w:hAnsi="CMR10"/>
            <w:sz w:val="20"/>
            <w:szCs w:val="20"/>
          </w:rPr>
          <w:t>]  Long</w:t>
        </w:r>
        <w:proofErr w:type="gramEnd"/>
        <w:r w:rsidRPr="009802F2">
          <w:rPr>
            <w:rFonts w:ascii="CMR10" w:hAnsi="CMR10"/>
            <w:sz w:val="20"/>
            <w:szCs w:val="20"/>
          </w:rPr>
          <w:t xml:space="preserve"> III LL, Srinivasan M. Walking, running, and resting under time, distance, and average speed constraints: optimality of walk–run–rest mixtures. Journal of The Royal Society Interface. 2013;10(81):20120980. </w:t>
        </w:r>
      </w:ins>
    </w:p>
    <w:p w14:paraId="2F31140C" w14:textId="77777777" w:rsidR="00FC5810" w:rsidRPr="009802F2" w:rsidRDefault="00FC5810" w:rsidP="00FC5810">
      <w:pPr>
        <w:pStyle w:val="NormalWeb"/>
        <w:numPr>
          <w:ilvl w:val="0"/>
          <w:numId w:val="2"/>
        </w:numPr>
        <w:rPr>
          <w:ins w:id="4581" w:author="Alaa Ahmed" w:date="2020-08-05T11:20:00Z"/>
        </w:rPr>
      </w:pPr>
      <w:ins w:id="4582" w:author="Alaa Ahmed" w:date="2020-08-05T11:20:00Z">
        <w:r w:rsidRPr="009802F2">
          <w:rPr>
            <w:rFonts w:ascii="CMR10" w:hAnsi="CMR10"/>
            <w:sz w:val="20"/>
            <w:szCs w:val="20"/>
          </w:rPr>
          <w:t>[8</w:t>
        </w:r>
        <w:proofErr w:type="gramStart"/>
        <w:r w:rsidRPr="009802F2">
          <w:rPr>
            <w:rFonts w:ascii="CMR10" w:hAnsi="CMR10"/>
            <w:sz w:val="20"/>
            <w:szCs w:val="20"/>
          </w:rPr>
          <w:t>]  Srinivasan</w:t>
        </w:r>
        <w:proofErr w:type="gramEnd"/>
        <w:r w:rsidRPr="009802F2">
          <w:rPr>
            <w:rFonts w:ascii="CMR10" w:hAnsi="CMR10"/>
            <w:sz w:val="20"/>
            <w:szCs w:val="20"/>
          </w:rPr>
          <w:t xml:space="preserve"> M. Optimal speeds for walking and running, and walking on a moving walkway. Chaos: An Interdisciplinary Journal of Nonlinear Science. 2009;19(2):026112. </w:t>
        </w:r>
      </w:ins>
    </w:p>
    <w:p w14:paraId="08DAEE06" w14:textId="77777777" w:rsidR="00FC5810" w:rsidRPr="009802F2" w:rsidRDefault="00FC5810" w:rsidP="00FC5810">
      <w:pPr>
        <w:pStyle w:val="NormalWeb"/>
        <w:numPr>
          <w:ilvl w:val="0"/>
          <w:numId w:val="2"/>
        </w:numPr>
        <w:rPr>
          <w:ins w:id="4583" w:author="Alaa Ahmed" w:date="2020-08-05T11:20:00Z"/>
        </w:rPr>
      </w:pPr>
      <w:ins w:id="4584" w:author="Alaa Ahmed" w:date="2020-08-05T11:20:00Z">
        <w:r w:rsidRPr="009802F2">
          <w:rPr>
            <w:rFonts w:ascii="CMR10" w:hAnsi="CMR10"/>
            <w:sz w:val="20"/>
            <w:szCs w:val="20"/>
          </w:rPr>
          <w:t>[9</w:t>
        </w:r>
        <w:proofErr w:type="gramStart"/>
        <w:r w:rsidRPr="009802F2">
          <w:rPr>
            <w:rFonts w:ascii="CMR10" w:hAnsi="CMR10"/>
            <w:sz w:val="20"/>
            <w:szCs w:val="20"/>
          </w:rPr>
          <w:t>]  Ralston</w:t>
        </w:r>
        <w:proofErr w:type="gramEnd"/>
        <w:r w:rsidRPr="009802F2">
          <w:rPr>
            <w:rFonts w:ascii="CMR10" w:hAnsi="CMR10"/>
            <w:sz w:val="20"/>
            <w:szCs w:val="20"/>
          </w:rPr>
          <w:t xml:space="preserve"> HJ. Energy-speed relation and optimal speed during level walking. </w:t>
        </w:r>
        <w:proofErr w:type="spellStart"/>
        <w:r w:rsidRPr="009802F2">
          <w:rPr>
            <w:rFonts w:ascii="CMR10" w:hAnsi="CMR10"/>
            <w:sz w:val="20"/>
            <w:szCs w:val="20"/>
          </w:rPr>
          <w:t>Internationale</w:t>
        </w:r>
        <w:proofErr w:type="spellEnd"/>
        <w:r w:rsidRPr="009802F2">
          <w:rPr>
            <w:rFonts w:ascii="CMR10" w:hAnsi="CMR10"/>
            <w:sz w:val="20"/>
            <w:szCs w:val="20"/>
          </w:rPr>
          <w:t xml:space="preserve"> </w:t>
        </w:r>
        <w:proofErr w:type="spellStart"/>
        <w:r w:rsidRPr="009802F2">
          <w:rPr>
            <w:rFonts w:ascii="CMR10" w:hAnsi="CMR10"/>
            <w:sz w:val="20"/>
            <w:szCs w:val="20"/>
          </w:rPr>
          <w:t>Zeitschrift</w:t>
        </w:r>
        <w:proofErr w:type="spellEnd"/>
        <w:r w:rsidRPr="009802F2">
          <w:rPr>
            <w:rFonts w:ascii="CMR10" w:hAnsi="CMR10"/>
            <w:sz w:val="20"/>
            <w:szCs w:val="20"/>
          </w:rPr>
          <w:t xml:space="preserve"> fu ̈r </w:t>
        </w:r>
        <w:proofErr w:type="spellStart"/>
        <w:r w:rsidRPr="009802F2">
          <w:rPr>
            <w:rFonts w:ascii="CMR10" w:hAnsi="CMR10"/>
            <w:sz w:val="20"/>
            <w:szCs w:val="20"/>
          </w:rPr>
          <w:t>Angewandte</w:t>
        </w:r>
        <w:proofErr w:type="spellEnd"/>
        <w:r w:rsidRPr="009802F2">
          <w:rPr>
            <w:rFonts w:ascii="CMR10" w:hAnsi="CMR10"/>
            <w:sz w:val="20"/>
            <w:szCs w:val="20"/>
          </w:rPr>
          <w:t xml:space="preserve"> </w:t>
        </w:r>
        <w:proofErr w:type="spellStart"/>
        <w:r w:rsidRPr="009802F2">
          <w:rPr>
            <w:rFonts w:ascii="CMR10" w:hAnsi="CMR10"/>
            <w:sz w:val="20"/>
            <w:szCs w:val="20"/>
          </w:rPr>
          <w:t>Physiologie</w:t>
        </w:r>
        <w:proofErr w:type="spellEnd"/>
        <w:r w:rsidRPr="009802F2">
          <w:rPr>
            <w:rFonts w:ascii="CMR10" w:hAnsi="CMR10"/>
            <w:sz w:val="20"/>
            <w:szCs w:val="20"/>
          </w:rPr>
          <w:t xml:space="preserve"> </w:t>
        </w:r>
        <w:proofErr w:type="spellStart"/>
        <w:r w:rsidRPr="009802F2">
          <w:rPr>
            <w:rFonts w:ascii="CMR10" w:hAnsi="CMR10"/>
            <w:sz w:val="20"/>
            <w:szCs w:val="20"/>
          </w:rPr>
          <w:t>Einschliesslich</w:t>
        </w:r>
        <w:proofErr w:type="spellEnd"/>
        <w:r w:rsidRPr="009802F2">
          <w:rPr>
            <w:rFonts w:ascii="CMR10" w:hAnsi="CMR10"/>
            <w:sz w:val="20"/>
            <w:szCs w:val="20"/>
          </w:rPr>
          <w:t xml:space="preserve"> </w:t>
        </w:r>
        <w:proofErr w:type="spellStart"/>
        <w:r w:rsidRPr="009802F2">
          <w:rPr>
            <w:rFonts w:ascii="CMR10" w:hAnsi="CMR10"/>
            <w:sz w:val="20"/>
            <w:szCs w:val="20"/>
          </w:rPr>
          <w:t>Arbeitsphysiologie</w:t>
        </w:r>
        <w:proofErr w:type="spellEnd"/>
        <w:r w:rsidRPr="009802F2">
          <w:rPr>
            <w:rFonts w:ascii="CMR10" w:hAnsi="CMR10"/>
            <w:sz w:val="20"/>
            <w:szCs w:val="20"/>
          </w:rPr>
          <w:t xml:space="preserve">. 1958;17(4):277–283. </w:t>
        </w:r>
      </w:ins>
    </w:p>
    <w:p w14:paraId="51EA119A" w14:textId="77777777" w:rsidR="00FC5810" w:rsidRPr="009802F2" w:rsidRDefault="00FC5810" w:rsidP="00FC5810">
      <w:pPr>
        <w:pStyle w:val="NormalWeb"/>
        <w:numPr>
          <w:ilvl w:val="0"/>
          <w:numId w:val="2"/>
        </w:numPr>
        <w:rPr>
          <w:ins w:id="4585" w:author="Alaa Ahmed" w:date="2020-08-05T11:20:00Z"/>
        </w:rPr>
      </w:pPr>
      <w:ins w:id="4586" w:author="Alaa Ahmed" w:date="2020-08-05T11:20:00Z">
        <w:r w:rsidRPr="009802F2">
          <w:rPr>
            <w:rFonts w:ascii="CMR10" w:hAnsi="CMR10"/>
            <w:sz w:val="20"/>
            <w:szCs w:val="20"/>
          </w:rPr>
          <w:t>[10</w:t>
        </w:r>
        <w:proofErr w:type="gramStart"/>
        <w:r w:rsidRPr="009802F2">
          <w:rPr>
            <w:rFonts w:ascii="CMR10" w:hAnsi="CMR10"/>
            <w:sz w:val="20"/>
            <w:szCs w:val="20"/>
          </w:rPr>
          <w:t>]  </w:t>
        </w:r>
        <w:proofErr w:type="spellStart"/>
        <w:r w:rsidRPr="009802F2">
          <w:rPr>
            <w:rFonts w:ascii="CMR10" w:hAnsi="CMR10"/>
            <w:sz w:val="20"/>
            <w:szCs w:val="20"/>
          </w:rPr>
          <w:t>Agiovlasitis</w:t>
        </w:r>
        <w:proofErr w:type="spellEnd"/>
        <w:proofErr w:type="gramEnd"/>
        <w:r w:rsidRPr="009802F2">
          <w:rPr>
            <w:rFonts w:ascii="CMR10" w:hAnsi="CMR10"/>
            <w:sz w:val="20"/>
            <w:szCs w:val="20"/>
          </w:rPr>
          <w:t xml:space="preserve"> S, </w:t>
        </w:r>
        <w:proofErr w:type="spellStart"/>
        <w:r w:rsidRPr="009802F2">
          <w:rPr>
            <w:rFonts w:ascii="CMR10" w:hAnsi="CMR10"/>
            <w:sz w:val="20"/>
            <w:szCs w:val="20"/>
          </w:rPr>
          <w:t>Motl</w:t>
        </w:r>
        <w:proofErr w:type="spellEnd"/>
        <w:r w:rsidRPr="009802F2">
          <w:rPr>
            <w:rFonts w:ascii="CMR10" w:hAnsi="CMR10"/>
            <w:sz w:val="20"/>
            <w:szCs w:val="20"/>
          </w:rPr>
          <w:t xml:space="preserve"> RW, Ranadive SM, Fahs CA, Yan H, Echols GH, et al. Energetic optimization during over-ground walking in people with and without Down syndrome. Gait &amp; posture. 2011;33(4):630–634. </w:t>
        </w:r>
      </w:ins>
    </w:p>
    <w:p w14:paraId="68ACFB09" w14:textId="2DEC4DB5" w:rsidR="00DE041A" w:rsidRDefault="00DE041A" w:rsidP="00E92B65"/>
    <w:p w14:paraId="3C0E3D68" w14:textId="1B541B72" w:rsidR="00FC5810" w:rsidRPr="009802F2" w:rsidRDefault="00E92B65">
      <w:pPr>
        <w:pStyle w:val="Heading1"/>
        <w:rPr>
          <w:ins w:id="4587" w:author="Garrick W Bruening" w:date="2020-09-28T15:57:00Z"/>
        </w:rPr>
        <w:pPrChange w:id="4588" w:author="Garrick W Bruening" w:date="2020-09-28T15:57:00Z">
          <w:pPr/>
        </w:pPrChange>
      </w:pPr>
      <w:r>
        <w:lastRenderedPageBreak/>
        <w:t>Supplemental</w:t>
      </w:r>
    </w:p>
    <w:p w14:paraId="282A8413" w14:textId="77777777" w:rsidR="002437B8" w:rsidRPr="009802F2" w:rsidRDefault="002437B8" w:rsidP="00E92B65">
      <w:pPr>
        <w:pStyle w:val="Heading2"/>
        <w:rPr>
          <w:ins w:id="4589" w:author="Garrick W Bruening" w:date="2020-09-28T15:57:00Z"/>
        </w:rPr>
      </w:pPr>
      <w:ins w:id="4590" w:author="Garrick W Bruening" w:date="2020-09-28T15:57:00Z">
        <w:r w:rsidRPr="009802F2">
          <w:t>Alternative models</w:t>
        </w:r>
      </w:ins>
    </w:p>
    <w:p w14:paraId="02198ED4" w14:textId="77777777" w:rsidR="002437B8" w:rsidRPr="009802F2" w:rsidRDefault="002437B8" w:rsidP="002437B8">
      <w:pPr>
        <w:rPr>
          <w:ins w:id="4591" w:author="Garrick W Bruening" w:date="2020-09-28T15:57:00Z"/>
        </w:rPr>
      </w:pPr>
      <w:ins w:id="4592" w:author="Garrick W Bruening" w:date="2020-09-28T15:57:00Z">
        <w:r w:rsidRPr="009802F2">
          <w:rPr>
            <w:b/>
            <w:bCs/>
          </w:rPr>
          <w:t>Metabolic cost:</w:t>
        </w:r>
        <w:r w:rsidRPr="009802F2">
          <w:t xml:space="preserve"> A popular hypothesis in locomotion research is that humans and other animals choose the speed that minimizes the gross metabolic cost to move a fixed distance. We can test that hypothesis using the present data set. In this case, utility is solely comprised of a cost which accordingly needs to be minimized. We can represent this utility as the negative of </w:t>
        </w:r>
      </w:ins>
      <w:ins w:id="4593" w:author="Garrick W Bruening" w:date="2020-09-28T15:57:00Z">
        <w:r w:rsidRPr="009802F2">
          <w:rPr>
            <w:noProof/>
            <w:position w:val="-12"/>
          </w:rPr>
          <w:object w:dxaOrig="320" w:dyaOrig="380" w14:anchorId="305CADA3">
            <v:shape id="_x0000_i1268" type="#_x0000_t75" style="width:14.25pt;height:21.75pt" o:ole="">
              <v:imagedata r:id="rId79" o:title=""/>
            </v:shape>
            <o:OLEObject Type="Embed" ProgID="Equation.DSMT4" ShapeID="_x0000_i1268" DrawAspect="Content" ObjectID="_1663576659" r:id="rId112"/>
          </w:object>
        </w:r>
      </w:ins>
      <w:ins w:id="4594" w:author="Garrick W Bruening" w:date="2020-09-28T15:57:00Z">
        <w:r w:rsidRPr="009802F2">
          <w:t>, the cost to reach 10 cm with a given mass at a given duration:</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437B8" w:rsidRPr="009802F2" w14:paraId="77AF0E01" w14:textId="77777777" w:rsidTr="00725223">
        <w:trPr>
          <w:ins w:id="4595" w:author="Garrick W Bruening" w:date="2020-09-28T15:57:00Z"/>
        </w:trPr>
        <w:tc>
          <w:tcPr>
            <w:tcW w:w="500" w:type="pct"/>
          </w:tcPr>
          <w:p w14:paraId="298917F9" w14:textId="77777777" w:rsidR="002437B8" w:rsidRPr="009802F2" w:rsidRDefault="002437B8" w:rsidP="00725223">
            <w:pPr>
              <w:rPr>
                <w:ins w:id="4596" w:author="Garrick W Bruening" w:date="2020-09-28T15:57:00Z"/>
              </w:rPr>
            </w:pPr>
          </w:p>
        </w:tc>
        <w:tc>
          <w:tcPr>
            <w:tcW w:w="4000" w:type="pct"/>
            <w:vAlign w:val="center"/>
          </w:tcPr>
          <w:p w14:paraId="0B696917" w14:textId="77777777" w:rsidR="002437B8" w:rsidRPr="009802F2" w:rsidRDefault="002E6FCC" w:rsidP="00725223">
            <w:pPr>
              <w:jc w:val="center"/>
              <w:rPr>
                <w:ins w:id="4597" w:author="Garrick W Bruening" w:date="2020-09-28T15:57:00Z"/>
              </w:rPr>
            </w:pPr>
            <m:oMathPara>
              <m:oMath>
                <m:sSub>
                  <m:sSubPr>
                    <m:ctrlPr>
                      <w:ins w:id="4598" w:author="Garrick W Bruening" w:date="2020-09-28T15:57:00Z">
                        <w:rPr>
                          <w:rFonts w:ascii="Cambria Math" w:hAnsi="Cambria Math" w:cstheme="minorHAnsi"/>
                          <w:noProof/>
                        </w:rPr>
                      </w:ins>
                    </m:ctrlPr>
                  </m:sSubPr>
                  <m:e>
                    <m:r>
                      <w:ins w:id="4599" w:author="Garrick W Bruening" w:date="2020-09-28T15:57:00Z">
                        <m:rPr>
                          <m:nor/>
                        </m:rPr>
                        <w:rPr>
                          <w:rFonts w:cstheme="minorHAnsi"/>
                          <w:noProof/>
                        </w:rPr>
                        <m:t>J</m:t>
                      </w:ins>
                    </m:r>
                  </m:e>
                  <m:sub>
                    <m:r>
                      <w:ins w:id="4600" w:author="Garrick W Bruening" w:date="2020-09-28T15:57:00Z">
                        <m:rPr>
                          <m:nor/>
                        </m:rPr>
                        <w:rPr>
                          <w:rFonts w:ascii="Cambria Math" w:cstheme="minorHAnsi"/>
                          <w:noProof/>
                        </w:rPr>
                        <m:t>g</m:t>
                      </w:ins>
                    </m:r>
                    <m:r>
                      <w:ins w:id="4601" w:author="Garrick W Bruening" w:date="2020-09-28T15:57:00Z">
                        <m:rPr>
                          <m:nor/>
                        </m:rPr>
                        <w:rPr>
                          <w:rFonts w:cstheme="minorHAnsi"/>
                          <w:noProof/>
                        </w:rPr>
                        <m:t>rossOnly</m:t>
                      </w:ins>
                    </m:r>
                  </m:sub>
                </m:sSub>
                <m:r>
                  <w:ins w:id="4602" w:author="Garrick W Bruening" w:date="2020-09-28T15:57:00Z">
                    <m:rPr>
                      <m:nor/>
                    </m:rPr>
                    <w:rPr>
                      <w:rFonts w:cstheme="minorHAnsi"/>
                      <w:noProof/>
                    </w:rPr>
                    <m:t>=-a</m:t>
                  </w:ins>
                </m:r>
                <m:sSub>
                  <m:sSubPr>
                    <m:ctrlPr>
                      <w:ins w:id="4603" w:author="Garrick W Bruening" w:date="2020-09-28T15:57:00Z">
                        <w:rPr>
                          <w:rFonts w:ascii="Cambria Math" w:hAnsi="Cambria Math" w:cstheme="minorHAnsi"/>
                          <w:noProof/>
                        </w:rPr>
                      </w:ins>
                    </m:ctrlPr>
                  </m:sSubPr>
                  <m:e>
                    <m:r>
                      <w:ins w:id="4604" w:author="Garrick W Bruening" w:date="2020-09-28T15:57:00Z">
                        <m:rPr>
                          <m:nor/>
                        </m:rPr>
                        <w:rPr>
                          <w:rFonts w:cstheme="minorHAnsi"/>
                          <w:noProof/>
                        </w:rPr>
                        <m:t>t</m:t>
                      </w:ins>
                    </m:r>
                  </m:e>
                  <m:sub>
                    <m:r>
                      <w:ins w:id="4605" w:author="Garrick W Bruening" w:date="2020-09-28T15:57:00Z">
                        <m:rPr>
                          <m:nor/>
                        </m:rPr>
                        <w:rPr>
                          <w:rFonts w:cstheme="minorHAnsi"/>
                          <w:noProof/>
                        </w:rPr>
                        <m:t>m</m:t>
                      </w:ins>
                    </m:r>
                  </m:sub>
                </m:sSub>
                <m:r>
                  <w:ins w:id="4606" w:author="Garrick W Bruening" w:date="2020-09-28T15:57:00Z">
                    <m:rPr>
                      <m:nor/>
                    </m:rPr>
                    <w:rPr>
                      <w:rFonts w:cstheme="minorHAnsi"/>
                      <w:noProof/>
                    </w:rPr>
                    <m:t>-</m:t>
                  </w:ins>
                </m:r>
                <m:f>
                  <m:fPr>
                    <m:ctrlPr>
                      <w:ins w:id="4607" w:author="Garrick W Bruening" w:date="2020-09-28T15:57:00Z">
                        <w:rPr>
                          <w:rFonts w:ascii="Cambria Math" w:hAnsi="Cambria Math" w:cstheme="minorHAnsi"/>
                          <w:noProof/>
                        </w:rPr>
                      </w:ins>
                    </m:ctrlPr>
                  </m:fPr>
                  <m:num>
                    <m:r>
                      <w:ins w:id="4608" w:author="Garrick W Bruening" w:date="2020-09-28T15:57:00Z">
                        <m:rPr>
                          <m:nor/>
                        </m:rPr>
                        <w:rPr>
                          <w:rFonts w:cstheme="minorHAnsi"/>
                          <w:noProof/>
                        </w:rPr>
                        <m:t>b</m:t>
                      </w:ins>
                    </m:r>
                    <m:sSup>
                      <m:sSupPr>
                        <m:ctrlPr>
                          <w:ins w:id="4609" w:author="Garrick W Bruening" w:date="2020-09-28T15:57:00Z">
                            <w:rPr>
                              <w:rFonts w:ascii="Cambria Math" w:hAnsi="Cambria Math" w:cstheme="minorHAnsi"/>
                              <w:noProof/>
                            </w:rPr>
                          </w:ins>
                        </m:ctrlPr>
                      </m:sSupPr>
                      <m:e>
                        <m:r>
                          <w:ins w:id="4610" w:author="Garrick W Bruening" w:date="2020-09-28T15:57:00Z">
                            <m:rPr>
                              <m:nor/>
                            </m:rPr>
                            <w:rPr>
                              <w:rFonts w:cstheme="minorHAnsi"/>
                              <w:noProof/>
                            </w:rPr>
                            <m:t>m</m:t>
                          </w:ins>
                        </m:r>
                      </m:e>
                      <m:sup>
                        <m:r>
                          <w:ins w:id="4611" w:author="Garrick W Bruening" w:date="2020-09-28T15:57:00Z">
                            <m:rPr>
                              <m:nor/>
                            </m:rPr>
                            <w:rPr>
                              <w:rFonts w:cstheme="minorHAnsi"/>
                              <w:noProof/>
                            </w:rPr>
                            <m:t>i</m:t>
                          </w:ins>
                        </m:r>
                      </m:sup>
                    </m:sSup>
                  </m:num>
                  <m:den>
                    <m:sSubSup>
                      <m:sSubSupPr>
                        <m:ctrlPr>
                          <w:ins w:id="4612" w:author="Garrick W Bruening" w:date="2020-09-28T15:57:00Z">
                            <w:rPr>
                              <w:rFonts w:ascii="Cambria Math" w:hAnsi="Cambria Math" w:cstheme="minorHAnsi"/>
                              <w:noProof/>
                            </w:rPr>
                          </w:ins>
                        </m:ctrlPr>
                      </m:sSubSupPr>
                      <m:e>
                        <m:r>
                          <w:ins w:id="4613" w:author="Garrick W Bruening" w:date="2020-09-28T15:57:00Z">
                            <m:rPr>
                              <m:nor/>
                            </m:rPr>
                            <w:rPr>
                              <w:rFonts w:cstheme="minorHAnsi"/>
                              <w:noProof/>
                            </w:rPr>
                            <m:t>t</m:t>
                          </w:ins>
                        </m:r>
                      </m:e>
                      <m:sub>
                        <m:r>
                          <w:ins w:id="4614" w:author="Garrick W Bruening" w:date="2020-09-28T15:57:00Z">
                            <m:rPr>
                              <m:nor/>
                            </m:rPr>
                            <w:rPr>
                              <w:rFonts w:cstheme="minorHAnsi"/>
                              <w:noProof/>
                            </w:rPr>
                            <m:t>m</m:t>
                          </w:ins>
                        </m:r>
                      </m:sub>
                      <m:sup>
                        <m:r>
                          <w:ins w:id="4615" w:author="Garrick W Bruening" w:date="2020-09-28T15:57:00Z">
                            <m:rPr>
                              <m:nor/>
                            </m:rPr>
                            <w:rPr>
                              <w:rFonts w:cstheme="minorHAnsi"/>
                              <w:noProof/>
                            </w:rPr>
                            <m:t>j-1</m:t>
                          </w:ins>
                        </m:r>
                      </m:sup>
                    </m:sSubSup>
                  </m:den>
                </m:f>
              </m:oMath>
            </m:oMathPara>
          </w:p>
        </w:tc>
        <w:tc>
          <w:tcPr>
            <w:tcW w:w="500" w:type="pct"/>
            <w:vAlign w:val="center"/>
          </w:tcPr>
          <w:p w14:paraId="65F15DF9" w14:textId="4CB1BCED" w:rsidR="002437B8" w:rsidRPr="009802F2" w:rsidRDefault="002437B8" w:rsidP="00725223">
            <w:pPr>
              <w:pStyle w:val="Caption"/>
              <w:keepNext/>
              <w:jc w:val="right"/>
              <w:rPr>
                <w:ins w:id="4616" w:author="Garrick W Bruening" w:date="2020-09-28T15:57:00Z"/>
                <w:i w:val="0"/>
                <w:iCs w:val="0"/>
                <w:sz w:val="22"/>
                <w:szCs w:val="22"/>
              </w:rPr>
            </w:pPr>
            <w:ins w:id="4617" w:author="Garrick W Bruening" w:date="2020-09-28T15:57:00Z">
              <w:r w:rsidRPr="009802F2">
                <w:rPr>
                  <w:i w:val="0"/>
                  <w:iCs w:val="0"/>
                  <w:color w:val="auto"/>
                  <w:sz w:val="22"/>
                  <w:szCs w:val="22"/>
                </w:rPr>
                <w:t>(</w:t>
              </w:r>
              <w:r w:rsidRPr="009802F2">
                <w:rPr>
                  <w:i w:val="0"/>
                  <w:iCs w:val="0"/>
                  <w:color w:val="auto"/>
                  <w:sz w:val="22"/>
                  <w:szCs w:val="22"/>
                </w:rPr>
                <w:fldChar w:fldCharType="begin"/>
              </w:r>
              <w:r w:rsidRPr="009802F2">
                <w:rPr>
                  <w:i w:val="0"/>
                  <w:iCs w:val="0"/>
                  <w:color w:val="auto"/>
                  <w:sz w:val="22"/>
                  <w:szCs w:val="22"/>
                </w:rPr>
                <w:instrText xml:space="preserve"> SEQ Equation \* ARABIC </w:instrText>
              </w:r>
              <w:r w:rsidRPr="009802F2">
                <w:rPr>
                  <w:i w:val="0"/>
                  <w:iCs w:val="0"/>
                  <w:color w:val="auto"/>
                  <w:sz w:val="22"/>
                  <w:szCs w:val="22"/>
                </w:rPr>
                <w:fldChar w:fldCharType="separate"/>
              </w:r>
            </w:ins>
            <w:r w:rsidR="005B369E" w:rsidRPr="009802F2">
              <w:rPr>
                <w:i w:val="0"/>
                <w:iCs w:val="0"/>
                <w:noProof/>
                <w:color w:val="auto"/>
                <w:sz w:val="22"/>
                <w:szCs w:val="22"/>
              </w:rPr>
              <w:t>20</w:t>
            </w:r>
            <w:ins w:id="4618" w:author="Garrick W Bruening" w:date="2020-09-28T15:57:00Z">
              <w:r w:rsidRPr="009802F2">
                <w:rPr>
                  <w:i w:val="0"/>
                  <w:iCs w:val="0"/>
                  <w:color w:val="auto"/>
                  <w:sz w:val="22"/>
                  <w:szCs w:val="22"/>
                </w:rPr>
                <w:fldChar w:fldCharType="end"/>
              </w:r>
              <w:r w:rsidRPr="009802F2">
                <w:rPr>
                  <w:i w:val="0"/>
                  <w:iCs w:val="0"/>
                  <w:color w:val="auto"/>
                  <w:sz w:val="22"/>
                  <w:szCs w:val="22"/>
                </w:rPr>
                <w:t>)</w:t>
              </w:r>
            </w:ins>
          </w:p>
        </w:tc>
      </w:tr>
    </w:tbl>
    <w:p w14:paraId="11B93E24" w14:textId="77777777" w:rsidR="002437B8" w:rsidRPr="009802F2" w:rsidRDefault="002437B8" w:rsidP="002437B8">
      <w:pPr>
        <w:pStyle w:val="MTDisplayEquation"/>
        <w:rPr>
          <w:ins w:id="4619" w:author="Garrick W Bruening" w:date="2020-09-28T15:57:00Z"/>
        </w:rPr>
      </w:pPr>
      <w:ins w:id="4620" w:author="Garrick W Bruening" w:date="2020-09-28T15:57:00Z">
        <w:r w:rsidRPr="009802F2">
          <w:t xml:space="preserve"> </w:t>
        </w:r>
      </w:ins>
    </w:p>
    <w:p w14:paraId="0A91B5A3" w14:textId="77777777" w:rsidR="002437B8" w:rsidRPr="009802F2" w:rsidRDefault="002437B8" w:rsidP="002437B8">
      <w:pPr>
        <w:rPr>
          <w:ins w:id="4621" w:author="Garrick W Bruening" w:date="2020-09-28T15:57:00Z"/>
        </w:rPr>
      </w:pPr>
      <w:ins w:id="4622" w:author="Garrick W Bruening" w:date="2020-09-28T15:57:00Z">
        <w:r w:rsidRPr="009802F2">
          <w:t xml:space="preserve"> As shown earlier in Figure XX, the cost of reaching exhibits a U-shaped curve, initially decreasing with slower movements, but then increasing (Figure XX). The minimum of the curve indicates the optimal speed predicted by a utility that is solely dependent on the gross metabolic cost of reach; in this utility formulation there are no free parameters to fit to the preferred duration data. </w:t>
        </w:r>
      </w:ins>
    </w:p>
    <w:p w14:paraId="12F1D76E" w14:textId="6E80F0CD" w:rsidR="002437B8" w:rsidRPr="009802F2" w:rsidRDefault="002437B8" w:rsidP="002437B8">
      <w:pPr>
        <w:rPr>
          <w:ins w:id="4623" w:author="Garrick" w:date="2020-10-02T15:15:00Z"/>
        </w:rPr>
      </w:pPr>
      <w:ins w:id="4624" w:author="Garrick W Bruening" w:date="2020-09-28T15:57:00Z">
        <w:r w:rsidRPr="009802F2">
          <w:t>We find that minimizing gross metabolic cost alone (i.e., maximizing</w:t>
        </w:r>
      </w:ins>
      <w:r w:rsidR="009446F6">
        <w:t xml:space="preserve">, </w:t>
      </w:r>
      <m:oMath>
        <m:sSub>
          <m:sSubPr>
            <m:ctrlPr>
              <w:ins w:id="4625" w:author="Garrick W Bruening" w:date="2020-09-28T15:57:00Z">
                <w:rPr>
                  <w:rFonts w:ascii="Cambria Math" w:hAnsi="Cambria Math" w:cstheme="minorHAnsi"/>
                  <w:noProof/>
                </w:rPr>
              </w:ins>
            </m:ctrlPr>
          </m:sSubPr>
          <m:e>
            <m:r>
              <w:ins w:id="4626" w:author="Garrick W Bruening" w:date="2020-09-28T15:57:00Z">
                <m:rPr>
                  <m:nor/>
                </m:rPr>
                <w:rPr>
                  <w:rFonts w:cstheme="minorHAnsi"/>
                  <w:noProof/>
                </w:rPr>
                <m:t>J</m:t>
              </w:ins>
            </m:r>
          </m:e>
          <m:sub>
            <m:r>
              <w:ins w:id="4627" w:author="Garrick W Bruening" w:date="2020-09-28T15:57:00Z">
                <m:rPr>
                  <m:nor/>
                </m:rPr>
                <w:rPr>
                  <w:rFonts w:ascii="Cambria Math" w:cstheme="minorHAnsi"/>
                  <w:noProof/>
                </w:rPr>
                <m:t>g</m:t>
              </w:ins>
            </m:r>
            <m:r>
              <w:ins w:id="4628" w:author="Garrick W Bruening" w:date="2020-09-28T15:57:00Z">
                <m:rPr>
                  <m:nor/>
                </m:rPr>
                <w:rPr>
                  <w:rFonts w:cstheme="minorHAnsi"/>
                  <w:noProof/>
                </w:rPr>
                <m:t>rossOnly</m:t>
              </w:ins>
            </m:r>
          </m:sub>
        </m:sSub>
      </m:oMath>
      <w:ins w:id="4629" w:author="Garrick W Bruening" w:date="2020-09-28T15:57:00Z">
        <w:r w:rsidRPr="009802F2">
          <w:t xml:space="preserve">)  underestimates preferred movement durations, predicting significantly faster speeds than </w:t>
        </w:r>
        <w:r w:rsidRPr="00ED23EB">
          <w:t>observed (SSE = 6.27e</w:t>
        </w:r>
        <w:r w:rsidRPr="00ED23EB">
          <w:rPr>
            <w:vertAlign w:val="superscript"/>
          </w:rPr>
          <w:t xml:space="preserve">-2 </w:t>
        </w:r>
        <w:r w:rsidRPr="00ED23EB">
          <w:t xml:space="preserve">(2a) , 1.33e </w:t>
        </w:r>
        <w:r w:rsidRPr="00ED23EB">
          <w:rPr>
            <w:vertAlign w:val="superscript"/>
          </w:rPr>
          <w:t>-1</w:t>
        </w:r>
        <w:r w:rsidRPr="00ED23EB">
          <w:t xml:space="preserve"> (2b),  1.</w:t>
        </w:r>
      </w:ins>
      <w:r w:rsidR="008D343C" w:rsidRPr="00ED23EB">
        <w:t>97</w:t>
      </w:r>
      <w:ins w:id="4630" w:author="Garrick W Bruening" w:date="2020-09-28T15:57:00Z">
        <w:r w:rsidRPr="00ED23EB">
          <w:t>5e</w:t>
        </w:r>
        <w:r w:rsidRPr="00ED23EB">
          <w:rPr>
            <w:vertAlign w:val="superscript"/>
          </w:rPr>
          <w:t xml:space="preserve">-3 </w:t>
        </w:r>
        <w:r w:rsidRPr="00ED23EB">
          <w:t>(2c)), and is also unable to explain differences in movement duration with target size across experiments. However, when looking at the changes in movement duration with added mass normalized to reaching with no added mass, minimizing gross metabolic cost alone does an excellent job (SSE =  1.</w:t>
        </w:r>
      </w:ins>
      <w:r w:rsidR="000B4AEE" w:rsidRPr="00ED23EB">
        <w:t>91</w:t>
      </w:r>
      <w:ins w:id="4631" w:author="Garrick W Bruening" w:date="2020-09-28T15:57:00Z">
        <w:r w:rsidRPr="00ED23EB">
          <w:t>e</w:t>
        </w:r>
        <w:r w:rsidRPr="00ED23EB">
          <w:rPr>
            <w:vertAlign w:val="superscript"/>
          </w:rPr>
          <w:t>-3</w:t>
        </w:r>
        <w:r w:rsidRPr="00ED23EB">
          <w:t xml:space="preserve"> (2a) , </w:t>
        </w:r>
      </w:ins>
      <w:r w:rsidR="000B4AEE" w:rsidRPr="00ED23EB">
        <w:t>8.60</w:t>
      </w:r>
      <w:ins w:id="4632" w:author="Garrick W Bruening" w:date="2020-09-28T15:57:00Z">
        <w:r w:rsidRPr="00ED23EB">
          <w:t>e</w:t>
        </w:r>
        <w:r w:rsidRPr="00ED23EB">
          <w:rPr>
            <w:vertAlign w:val="superscript"/>
          </w:rPr>
          <w:t>-4</w:t>
        </w:r>
        <w:r w:rsidRPr="00ED23EB">
          <w:t xml:space="preserve"> (2b), 1.</w:t>
        </w:r>
      </w:ins>
      <w:r w:rsidR="0004237D" w:rsidRPr="00ED23EB">
        <w:t>83</w:t>
      </w:r>
      <w:ins w:id="4633" w:author="Garrick W Bruening" w:date="2020-09-28T15:57:00Z">
        <w:r w:rsidRPr="00ED23EB">
          <w:t>e</w:t>
        </w:r>
        <w:r w:rsidRPr="00ED23EB">
          <w:rPr>
            <w:vertAlign w:val="superscript"/>
          </w:rPr>
          <w:t>-2</w:t>
        </w:r>
        <w:r w:rsidRPr="00ED23EB">
          <w:t xml:space="preserve"> (2c) ). Indeed, it performs </w:t>
        </w:r>
      </w:ins>
      <w:r w:rsidR="008D343C" w:rsidRPr="00ED23EB">
        <w:t>like</w:t>
      </w:r>
      <w:ins w:id="4634" w:author="Garrick W Bruening" w:date="2020-09-28T15:57:00Z">
        <w:r w:rsidRPr="00ED23EB">
          <w:t xml:space="preserve"> a </w:t>
        </w:r>
      </w:ins>
      <w:r w:rsidR="009446F6" w:rsidRPr="00ED23EB">
        <w:t>utility-based</w:t>
      </w:r>
      <w:ins w:id="4635" w:author="Garrick W Bruening" w:date="2020-09-28T15:57:00Z">
        <w:r w:rsidRPr="00ED23EB">
          <w:t xml:space="preserve"> capture rate where effort is represented as metabolic cost (SSE = 1.</w:t>
        </w:r>
      </w:ins>
      <w:r w:rsidR="000B4AEE" w:rsidRPr="00ED23EB">
        <w:t>30</w:t>
      </w:r>
      <w:ins w:id="4636" w:author="Garrick W Bruening" w:date="2020-09-28T15:57:00Z">
        <w:r w:rsidRPr="00ED23EB">
          <w:t>e</w:t>
        </w:r>
        <w:r w:rsidRPr="00ED23EB">
          <w:rPr>
            <w:vertAlign w:val="superscript"/>
          </w:rPr>
          <w:t>-</w:t>
        </w:r>
      </w:ins>
      <w:r w:rsidR="000B4AEE" w:rsidRPr="00ED23EB">
        <w:rPr>
          <w:vertAlign w:val="superscript"/>
        </w:rPr>
        <w:t>3</w:t>
      </w:r>
      <w:ins w:id="4637" w:author="Garrick W Bruening" w:date="2020-09-28T15:57:00Z">
        <w:r w:rsidRPr="00ED23EB">
          <w:t xml:space="preserve"> (2a), </w:t>
        </w:r>
      </w:ins>
      <w:r w:rsidR="00ED23EB" w:rsidRPr="00ED23EB">
        <w:t>4.29</w:t>
      </w:r>
      <w:ins w:id="4638" w:author="Garrick W Bruening" w:date="2020-09-28T15:57:00Z">
        <w:r w:rsidRPr="00ED23EB">
          <w:t>e</w:t>
        </w:r>
        <w:r w:rsidRPr="00ED23EB">
          <w:rPr>
            <w:vertAlign w:val="superscript"/>
          </w:rPr>
          <w:t>-4</w:t>
        </w:r>
        <w:r w:rsidRPr="00ED23EB">
          <w:t xml:space="preserve"> (2b), 1.</w:t>
        </w:r>
      </w:ins>
      <w:r w:rsidR="00ED23EB" w:rsidRPr="00ED23EB">
        <w:t>60</w:t>
      </w:r>
      <w:ins w:id="4639" w:author="Garrick W Bruening" w:date="2020-09-28T15:57:00Z">
        <w:r w:rsidRPr="00ED23EB">
          <w:t>e</w:t>
        </w:r>
        <w:r w:rsidRPr="00ED23EB">
          <w:rPr>
            <w:vertAlign w:val="superscript"/>
          </w:rPr>
          <w:t>-2</w:t>
        </w:r>
        <w:r w:rsidRPr="00ED23EB">
          <w:t xml:space="preserve"> (2c)). Thus</w:t>
        </w:r>
        <w:r w:rsidRPr="009802F2">
          <w:t>, while minimizing gross metabolic cost alone does not predict absolute movement durations, it can explain changes in preferred movement speed with added mass.</w:t>
        </w:r>
        <w:r w:rsidRPr="009802F2" w:rsidDel="008F218D">
          <w:t xml:space="preserve"> </w:t>
        </w:r>
      </w:ins>
    </w:p>
    <w:p w14:paraId="2865F698" w14:textId="5E048103" w:rsidR="00FC41E7" w:rsidRPr="009802F2" w:rsidRDefault="00FC41E7" w:rsidP="002437B8">
      <w:pPr>
        <w:rPr>
          <w:ins w:id="4640" w:author="Garrick" w:date="2020-10-02T15:15:00Z"/>
        </w:rPr>
      </w:pPr>
      <w:ins w:id="4641" w:author="Garrick" w:date="2020-10-02T15:15:00Z">
        <w:r w:rsidRPr="009802F2">
          <w:rPr>
            <w:b/>
            <w:bCs/>
          </w:rPr>
          <w:t>Net Metabolic cost:</w:t>
        </w:r>
      </w:ins>
    </w:p>
    <w:p w14:paraId="5013DF1F" w14:textId="713E6491" w:rsidR="00FC41E7" w:rsidRPr="009802F2" w:rsidRDefault="00FC41E7" w:rsidP="00FC41E7">
      <w:pPr>
        <w:rPr>
          <w:ins w:id="4642" w:author="Garrick" w:date="2020-10-02T15:15:00Z"/>
        </w:rPr>
      </w:pPr>
      <w:ins w:id="4643" w:author="Garrick" w:date="2020-10-02T15:15:00Z">
        <w:r w:rsidRPr="009802F2">
          <w:t>One can also consider the cost of reaching alone (no base metabolic rate), referred to as the net metabolic cost, as opposed to the gross metabolic cost reported above. Net metabolic rate is calculated as the gross metabolic rate</w:t>
        </w:r>
      </w:ins>
      <m:oMath>
        <m:r>
          <w:ins w:id="4644" w:author="Garrick" w:date="2020-10-02T15:15:00Z">
            <m:rPr>
              <m:sty m:val="p"/>
            </m:rPr>
            <w:rPr>
              <w:rFonts w:ascii="Cambria Math" w:hAnsi="Cambria Math"/>
            </w:rPr>
            <m:t>,</m:t>
          </w:ins>
        </m:r>
      </m:oMath>
      <w:ins w:id="4645" w:author="Garrick" w:date="2020-10-02T15:15:00Z">
        <w:r w:rsidRPr="009802F2">
          <w:rPr>
            <w:noProof/>
          </w:rPr>
          <w:t xml:space="preserve"> </w:t>
        </w:r>
      </w:ins>
      <m:oMath>
        <m:sSub>
          <m:sSubPr>
            <m:ctrlPr>
              <w:ins w:id="4646" w:author="Garrick" w:date="2020-10-02T15:15:00Z">
                <w:rPr>
                  <w:rFonts w:ascii="Cambria Math" w:hAnsi="Cambria Math" w:cstheme="minorHAnsi"/>
                </w:rPr>
              </w:ins>
            </m:ctrlPr>
          </m:sSubPr>
          <m:e>
            <m:acc>
              <m:accPr>
                <m:chr m:val="̇"/>
                <m:ctrlPr>
                  <w:ins w:id="4647" w:author="Garrick" w:date="2020-10-02T15:15:00Z">
                    <w:rPr>
                      <w:rFonts w:ascii="Cambria Math" w:hAnsi="Cambria Math" w:cstheme="minorHAnsi"/>
                    </w:rPr>
                  </w:ins>
                </m:ctrlPr>
              </m:accPr>
              <m:e>
                <m:r>
                  <w:ins w:id="4648" w:author="Garrick" w:date="2020-10-02T15:15:00Z">
                    <m:rPr>
                      <m:nor/>
                    </m:rPr>
                    <w:rPr>
                      <w:rFonts w:cstheme="minorHAnsi"/>
                    </w:rPr>
                    <m:t>e</m:t>
                  </w:ins>
                </m:r>
              </m:e>
            </m:acc>
          </m:e>
          <m:sub>
            <m:r>
              <w:ins w:id="4649" w:author="Garrick" w:date="2020-10-02T15:15:00Z">
                <m:rPr>
                  <m:nor/>
                </m:rPr>
                <w:rPr>
                  <w:rFonts w:cstheme="minorHAnsi"/>
                </w:rPr>
                <m:t>m</m:t>
              </w:ins>
            </m:r>
          </m:sub>
        </m:sSub>
      </m:oMath>
      <w:ins w:id="4650" w:author="Garrick" w:date="2020-10-02T15:15:00Z">
        <w:r w:rsidRPr="009802F2">
          <w:t xml:space="preserve">, minus the resting metabolic rate: </w:t>
        </w:r>
      </w:ins>
      <m:oMath>
        <m:sSub>
          <m:sSubPr>
            <m:ctrlPr>
              <w:ins w:id="4651" w:author="Garrick" w:date="2020-10-02T15:15:00Z">
                <w:rPr>
                  <w:rFonts w:ascii="Cambria Math" w:hAnsi="Cambria Math" w:cstheme="minorHAnsi"/>
                </w:rPr>
              </w:ins>
            </m:ctrlPr>
          </m:sSubPr>
          <m:e>
            <m:acc>
              <m:accPr>
                <m:chr m:val="̇"/>
                <m:ctrlPr>
                  <w:ins w:id="4652" w:author="Garrick" w:date="2020-10-02T15:15:00Z">
                    <w:rPr>
                      <w:rFonts w:ascii="Cambria Math" w:hAnsi="Cambria Math" w:cstheme="minorHAnsi"/>
                    </w:rPr>
                  </w:ins>
                </m:ctrlPr>
              </m:accPr>
              <m:e>
                <m:r>
                  <w:ins w:id="4653" w:author="Garrick" w:date="2020-10-02T15:15:00Z">
                    <m:rPr>
                      <m:nor/>
                    </m:rPr>
                    <w:rPr>
                      <w:rFonts w:cstheme="minorHAnsi"/>
                    </w:rPr>
                    <m:t>e</m:t>
                  </w:ins>
                </m:r>
              </m:e>
            </m:acc>
          </m:e>
          <m:sub>
            <m:r>
              <w:ins w:id="4654" w:author="Garrick" w:date="2020-10-02T15:15:00Z">
                <m:rPr>
                  <m:nor/>
                </m:rPr>
                <w:rPr>
                  <w:rFonts w:cstheme="minorHAnsi"/>
                </w:rPr>
                <m:t>net</m:t>
              </w:ins>
            </m:r>
          </m:sub>
        </m:sSub>
        <m:r>
          <w:ins w:id="4655" w:author="Garrick" w:date="2020-10-02T15:15:00Z">
            <m:rPr>
              <m:nor/>
            </m:rPr>
            <w:rPr>
              <w:rFonts w:cstheme="minorHAnsi"/>
            </w:rPr>
            <m:t>=</m:t>
          </w:ins>
        </m:r>
        <m:sSub>
          <m:sSubPr>
            <m:ctrlPr>
              <w:ins w:id="4656" w:author="Garrick" w:date="2020-10-02T15:15:00Z">
                <w:rPr>
                  <w:rFonts w:ascii="Cambria Math" w:hAnsi="Cambria Math" w:cstheme="minorHAnsi"/>
                </w:rPr>
              </w:ins>
            </m:ctrlPr>
          </m:sSubPr>
          <m:e>
            <m:acc>
              <m:accPr>
                <m:chr m:val="̇"/>
                <m:ctrlPr>
                  <w:ins w:id="4657" w:author="Garrick" w:date="2020-10-02T15:15:00Z">
                    <w:rPr>
                      <w:rFonts w:ascii="Cambria Math" w:hAnsi="Cambria Math" w:cstheme="minorHAnsi"/>
                    </w:rPr>
                  </w:ins>
                </m:ctrlPr>
              </m:accPr>
              <m:e>
                <m:r>
                  <w:ins w:id="4658" w:author="Garrick" w:date="2020-10-02T15:15:00Z">
                    <m:rPr>
                      <m:nor/>
                    </m:rPr>
                    <w:rPr>
                      <w:rFonts w:cstheme="minorHAnsi"/>
                    </w:rPr>
                    <m:t>e</m:t>
                  </w:ins>
                </m:r>
              </m:e>
            </m:acc>
          </m:e>
          <m:sub>
            <m:r>
              <w:ins w:id="4659" w:author="Garrick" w:date="2020-10-02T15:15:00Z">
                <m:rPr>
                  <m:nor/>
                </m:rPr>
                <w:rPr>
                  <w:rFonts w:cstheme="minorHAnsi"/>
                </w:rPr>
                <m:t>m</m:t>
              </w:ins>
            </m:r>
          </m:sub>
        </m:sSub>
        <m:r>
          <w:ins w:id="4660" w:author="Garrick" w:date="2020-10-02T15:15:00Z">
            <m:rPr>
              <m:nor/>
            </m:rPr>
            <w:rPr>
              <w:rFonts w:cstheme="minorHAnsi"/>
            </w:rPr>
            <m:t>-</m:t>
          </w:ins>
        </m:r>
        <m:sSub>
          <m:sSubPr>
            <m:ctrlPr>
              <w:ins w:id="4661" w:author="Garrick" w:date="2020-10-02T15:15:00Z">
                <w:rPr>
                  <w:rFonts w:ascii="Cambria Math" w:hAnsi="Cambria Math" w:cstheme="minorHAnsi"/>
                </w:rPr>
              </w:ins>
            </m:ctrlPr>
          </m:sSubPr>
          <m:e>
            <m:acc>
              <m:accPr>
                <m:chr m:val="̇"/>
                <m:ctrlPr>
                  <w:ins w:id="4662" w:author="Garrick" w:date="2020-10-02T15:15:00Z">
                    <w:rPr>
                      <w:rFonts w:ascii="Cambria Math" w:hAnsi="Cambria Math" w:cstheme="minorHAnsi"/>
                    </w:rPr>
                  </w:ins>
                </m:ctrlPr>
              </m:accPr>
              <m:e>
                <m:r>
                  <w:ins w:id="4663" w:author="Garrick" w:date="2020-10-02T15:15:00Z">
                    <m:rPr>
                      <m:nor/>
                    </m:rPr>
                    <w:rPr>
                      <w:rFonts w:cstheme="minorHAnsi"/>
                    </w:rPr>
                    <m:t>e</m:t>
                  </w:ins>
                </m:r>
              </m:e>
            </m:acc>
          </m:e>
          <m:sub>
            <m:r>
              <w:ins w:id="4664" w:author="Garrick" w:date="2020-10-02T15:15:00Z">
                <m:rPr>
                  <m:nor/>
                </m:rPr>
                <w:rPr>
                  <w:rFonts w:cstheme="minorHAnsi"/>
                </w:rPr>
                <m:t>r</m:t>
              </w:ins>
            </m:r>
          </m:sub>
        </m:sSub>
      </m:oMath>
      <w:ins w:id="4665" w:author="Garrick" w:date="2020-10-02T15:15:00Z">
        <w:r w:rsidRPr="009802F2">
          <w:t>. From Eq. 2, we can then derive an expression for the net metabolic cost of a reach of a given mass and duration:</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FC41E7" w:rsidRPr="009802F2" w14:paraId="0C2BA320" w14:textId="77777777" w:rsidTr="00582A01">
        <w:trPr>
          <w:ins w:id="4666" w:author="Garrick" w:date="2020-10-02T15:15:00Z"/>
        </w:trPr>
        <w:tc>
          <w:tcPr>
            <w:tcW w:w="500" w:type="pct"/>
          </w:tcPr>
          <w:p w14:paraId="25637B0F" w14:textId="77777777" w:rsidR="00FC41E7" w:rsidRPr="009802F2" w:rsidRDefault="00FC41E7" w:rsidP="00582A01">
            <w:pPr>
              <w:rPr>
                <w:ins w:id="4667" w:author="Garrick" w:date="2020-10-02T15:15:00Z"/>
              </w:rPr>
            </w:pPr>
          </w:p>
        </w:tc>
        <w:tc>
          <w:tcPr>
            <w:tcW w:w="4000" w:type="pct"/>
            <w:vAlign w:val="center"/>
          </w:tcPr>
          <w:p w14:paraId="7474BD45" w14:textId="77777777" w:rsidR="00FC41E7" w:rsidRPr="009802F2" w:rsidRDefault="002E6FCC" w:rsidP="00582A01">
            <w:pPr>
              <w:jc w:val="center"/>
              <w:rPr>
                <w:ins w:id="4668" w:author="Garrick" w:date="2020-10-02T15:15:00Z"/>
              </w:rPr>
            </w:pPr>
            <m:oMathPara>
              <m:oMath>
                <m:sSub>
                  <m:sSubPr>
                    <m:ctrlPr>
                      <w:ins w:id="4669" w:author="Garrick" w:date="2020-10-02T15:15:00Z">
                        <w:rPr>
                          <w:rFonts w:ascii="Cambria Math" w:hAnsi="Cambria Math" w:cstheme="minorHAnsi"/>
                        </w:rPr>
                      </w:ins>
                    </m:ctrlPr>
                  </m:sSubPr>
                  <m:e>
                    <m:r>
                      <w:ins w:id="4670" w:author="Garrick" w:date="2020-10-02T15:15:00Z">
                        <m:rPr>
                          <m:nor/>
                        </m:rPr>
                        <w:rPr>
                          <w:rFonts w:cstheme="minorHAnsi"/>
                        </w:rPr>
                        <m:t>e</m:t>
                      </w:ins>
                    </m:r>
                  </m:e>
                  <m:sub>
                    <m:r>
                      <w:ins w:id="4671" w:author="Garrick" w:date="2020-10-02T15:15:00Z">
                        <m:rPr>
                          <m:nor/>
                        </m:rPr>
                        <w:rPr>
                          <w:rFonts w:cstheme="minorHAnsi"/>
                        </w:rPr>
                        <m:t>net</m:t>
                      </w:ins>
                    </m:r>
                  </m:sub>
                </m:sSub>
                <m:r>
                  <w:ins w:id="4672" w:author="Garrick" w:date="2020-10-02T15:15:00Z">
                    <m:rPr>
                      <m:nor/>
                    </m:rPr>
                    <w:rPr>
                      <w:rFonts w:cstheme="minorHAnsi"/>
                    </w:rPr>
                    <m:t> =</m:t>
                  </w:ins>
                </m:r>
                <m:d>
                  <m:dPr>
                    <m:ctrlPr>
                      <w:ins w:id="4673" w:author="Garrick" w:date="2020-10-02T15:15:00Z">
                        <w:rPr>
                          <w:rFonts w:ascii="Cambria Math" w:hAnsi="Cambria Math" w:cstheme="minorHAnsi"/>
                        </w:rPr>
                      </w:ins>
                    </m:ctrlPr>
                  </m:dPr>
                  <m:e>
                    <m:r>
                      <w:ins w:id="4674" w:author="Garrick" w:date="2020-10-02T15:15:00Z">
                        <m:rPr>
                          <m:nor/>
                        </m:rPr>
                        <w:rPr>
                          <w:rFonts w:cstheme="minorHAnsi"/>
                        </w:rPr>
                        <m:t>a-</m:t>
                      </w:ins>
                    </m:r>
                    <m:sSub>
                      <m:sSubPr>
                        <m:ctrlPr>
                          <w:ins w:id="4675" w:author="Garrick" w:date="2020-10-02T15:15:00Z">
                            <w:rPr>
                              <w:rFonts w:ascii="Cambria Math" w:hAnsi="Cambria Math" w:cstheme="minorHAnsi"/>
                            </w:rPr>
                          </w:ins>
                        </m:ctrlPr>
                      </m:sSubPr>
                      <m:e>
                        <m:acc>
                          <m:accPr>
                            <m:chr m:val="̇"/>
                            <m:ctrlPr>
                              <w:ins w:id="4676" w:author="Garrick" w:date="2020-10-02T15:15:00Z">
                                <w:rPr>
                                  <w:rFonts w:ascii="Cambria Math" w:hAnsi="Cambria Math" w:cstheme="minorHAnsi"/>
                                </w:rPr>
                              </w:ins>
                            </m:ctrlPr>
                          </m:accPr>
                          <m:e>
                            <m:r>
                              <w:ins w:id="4677" w:author="Garrick" w:date="2020-10-02T15:15:00Z">
                                <m:rPr>
                                  <m:nor/>
                                </m:rPr>
                                <w:rPr>
                                  <w:rFonts w:cstheme="minorHAnsi"/>
                                </w:rPr>
                                <m:t>e</m:t>
                              </w:ins>
                            </m:r>
                          </m:e>
                        </m:acc>
                      </m:e>
                      <m:sub>
                        <m:r>
                          <w:ins w:id="4678" w:author="Garrick" w:date="2020-10-02T15:15:00Z">
                            <m:rPr>
                              <m:nor/>
                            </m:rPr>
                            <w:rPr>
                              <w:rFonts w:cstheme="minorHAnsi"/>
                            </w:rPr>
                            <m:t>r</m:t>
                          </w:ins>
                        </m:r>
                      </m:sub>
                    </m:sSub>
                  </m:e>
                </m:d>
                <m:sSub>
                  <m:sSubPr>
                    <m:ctrlPr>
                      <w:ins w:id="4679" w:author="Garrick" w:date="2020-10-02T15:15:00Z">
                        <w:rPr>
                          <w:rFonts w:ascii="Cambria Math" w:hAnsi="Cambria Math" w:cstheme="minorHAnsi"/>
                        </w:rPr>
                      </w:ins>
                    </m:ctrlPr>
                  </m:sSubPr>
                  <m:e>
                    <m:r>
                      <w:ins w:id="4680" w:author="Garrick" w:date="2020-10-02T15:15:00Z">
                        <m:rPr>
                          <m:nor/>
                        </m:rPr>
                        <w:rPr>
                          <w:rFonts w:cstheme="minorHAnsi"/>
                        </w:rPr>
                        <m:t>t</m:t>
                      </w:ins>
                    </m:r>
                  </m:e>
                  <m:sub>
                    <m:r>
                      <w:ins w:id="4681" w:author="Garrick" w:date="2020-10-02T15:15:00Z">
                        <m:rPr>
                          <m:nor/>
                        </m:rPr>
                        <w:rPr>
                          <w:rFonts w:cstheme="minorHAnsi"/>
                        </w:rPr>
                        <m:t>m</m:t>
                      </w:ins>
                    </m:r>
                  </m:sub>
                </m:sSub>
                <m:r>
                  <w:ins w:id="4682" w:author="Garrick" w:date="2020-10-02T15:15:00Z">
                    <m:rPr>
                      <m:nor/>
                    </m:rPr>
                    <w:rPr>
                      <w:rFonts w:cstheme="minorHAnsi"/>
                    </w:rPr>
                    <m:t>+</m:t>
                  </w:ins>
                </m:r>
                <m:f>
                  <m:fPr>
                    <m:ctrlPr>
                      <w:ins w:id="4683" w:author="Garrick" w:date="2020-10-02T15:15:00Z">
                        <w:rPr>
                          <w:rFonts w:ascii="Cambria Math" w:hAnsi="Cambria Math" w:cstheme="minorHAnsi"/>
                        </w:rPr>
                      </w:ins>
                    </m:ctrlPr>
                  </m:fPr>
                  <m:num>
                    <m:r>
                      <w:ins w:id="4684" w:author="Garrick" w:date="2020-10-02T15:15:00Z">
                        <m:rPr>
                          <m:nor/>
                        </m:rPr>
                        <w:rPr>
                          <w:rFonts w:cstheme="minorHAnsi"/>
                        </w:rPr>
                        <m:t>b</m:t>
                      </w:ins>
                    </m:r>
                    <m:sSup>
                      <m:sSupPr>
                        <m:ctrlPr>
                          <w:ins w:id="4685" w:author="Garrick" w:date="2020-10-02T15:15:00Z">
                            <w:rPr>
                              <w:rFonts w:ascii="Cambria Math" w:hAnsi="Cambria Math" w:cstheme="minorHAnsi"/>
                            </w:rPr>
                          </w:ins>
                        </m:ctrlPr>
                      </m:sSupPr>
                      <m:e>
                        <m:r>
                          <w:ins w:id="4686" w:author="Garrick" w:date="2020-10-02T15:15:00Z">
                            <m:rPr>
                              <m:nor/>
                            </m:rPr>
                            <w:rPr>
                              <w:rFonts w:cstheme="minorHAnsi"/>
                            </w:rPr>
                            <m:t>m</m:t>
                          </w:ins>
                        </m:r>
                      </m:e>
                      <m:sup>
                        <m:r>
                          <w:ins w:id="4687" w:author="Garrick" w:date="2020-10-02T15:15:00Z">
                            <m:rPr>
                              <m:nor/>
                            </m:rPr>
                            <w:rPr>
                              <w:rFonts w:cstheme="minorHAnsi"/>
                            </w:rPr>
                            <m:t>i</m:t>
                          </w:ins>
                        </m:r>
                      </m:sup>
                    </m:sSup>
                  </m:num>
                  <m:den>
                    <m:sSubSup>
                      <m:sSubSupPr>
                        <m:ctrlPr>
                          <w:ins w:id="4688" w:author="Garrick" w:date="2020-10-02T15:15:00Z">
                            <w:rPr>
                              <w:rFonts w:ascii="Cambria Math" w:hAnsi="Cambria Math" w:cstheme="minorHAnsi"/>
                            </w:rPr>
                          </w:ins>
                        </m:ctrlPr>
                      </m:sSubSupPr>
                      <m:e>
                        <m:r>
                          <w:ins w:id="4689" w:author="Garrick" w:date="2020-10-02T15:15:00Z">
                            <m:rPr>
                              <m:nor/>
                            </m:rPr>
                            <w:rPr>
                              <w:rFonts w:cstheme="minorHAnsi"/>
                            </w:rPr>
                            <m:t>t</m:t>
                          </w:ins>
                        </m:r>
                      </m:e>
                      <m:sub>
                        <m:r>
                          <w:ins w:id="4690" w:author="Garrick" w:date="2020-10-02T15:15:00Z">
                            <m:rPr>
                              <m:nor/>
                            </m:rPr>
                            <w:rPr>
                              <w:rFonts w:cstheme="minorHAnsi"/>
                            </w:rPr>
                            <m:t>m</m:t>
                          </w:ins>
                        </m:r>
                      </m:sub>
                      <m:sup>
                        <m:r>
                          <w:ins w:id="4691" w:author="Garrick" w:date="2020-10-02T15:15:00Z">
                            <m:rPr>
                              <m:nor/>
                            </m:rPr>
                            <w:rPr>
                              <w:rFonts w:cstheme="minorHAnsi"/>
                            </w:rPr>
                            <m:t>j-1</m:t>
                          </w:ins>
                        </m:r>
                      </m:sup>
                    </m:sSubSup>
                  </m:den>
                </m:f>
              </m:oMath>
            </m:oMathPara>
          </w:p>
        </w:tc>
        <w:tc>
          <w:tcPr>
            <w:tcW w:w="500" w:type="pct"/>
            <w:vAlign w:val="center"/>
          </w:tcPr>
          <w:p w14:paraId="3D8E0391" w14:textId="40B7B286" w:rsidR="00FC41E7" w:rsidRPr="009802F2" w:rsidRDefault="00FC41E7" w:rsidP="00582A01">
            <w:pPr>
              <w:pStyle w:val="Caption"/>
              <w:keepNext/>
              <w:jc w:val="right"/>
              <w:rPr>
                <w:ins w:id="4692" w:author="Garrick" w:date="2020-10-02T15:15:00Z"/>
                <w:i w:val="0"/>
                <w:iCs w:val="0"/>
                <w:sz w:val="22"/>
                <w:szCs w:val="22"/>
              </w:rPr>
            </w:pPr>
            <w:bookmarkStart w:id="4693" w:name="_Ref52885003"/>
            <w:ins w:id="4694" w:author="Garrick" w:date="2020-10-02T15:15:00Z">
              <w:r w:rsidRPr="009802F2">
                <w:rPr>
                  <w:i w:val="0"/>
                  <w:iCs w:val="0"/>
                  <w:color w:val="auto"/>
                  <w:sz w:val="22"/>
                  <w:szCs w:val="22"/>
                </w:rPr>
                <w:t>(</w:t>
              </w:r>
              <w:r w:rsidRPr="009802F2">
                <w:rPr>
                  <w:i w:val="0"/>
                  <w:iCs w:val="0"/>
                  <w:color w:val="auto"/>
                  <w:sz w:val="22"/>
                  <w:szCs w:val="22"/>
                </w:rPr>
                <w:fldChar w:fldCharType="begin"/>
              </w:r>
              <w:r w:rsidRPr="009802F2">
                <w:rPr>
                  <w:i w:val="0"/>
                  <w:iCs w:val="0"/>
                  <w:color w:val="auto"/>
                  <w:sz w:val="22"/>
                  <w:szCs w:val="22"/>
                </w:rPr>
                <w:instrText xml:space="preserve"> SEQ Equation \* ARABIC </w:instrText>
              </w:r>
              <w:r w:rsidRPr="009802F2">
                <w:rPr>
                  <w:i w:val="0"/>
                  <w:iCs w:val="0"/>
                  <w:color w:val="auto"/>
                  <w:sz w:val="22"/>
                  <w:szCs w:val="22"/>
                </w:rPr>
                <w:fldChar w:fldCharType="separate"/>
              </w:r>
            </w:ins>
            <w:r w:rsidR="005B369E" w:rsidRPr="009802F2">
              <w:rPr>
                <w:i w:val="0"/>
                <w:iCs w:val="0"/>
                <w:noProof/>
                <w:color w:val="auto"/>
                <w:sz w:val="22"/>
                <w:szCs w:val="22"/>
              </w:rPr>
              <w:t>21</w:t>
            </w:r>
            <w:ins w:id="4695" w:author="Garrick" w:date="2020-10-02T15:15:00Z">
              <w:r w:rsidRPr="009802F2">
                <w:rPr>
                  <w:i w:val="0"/>
                  <w:iCs w:val="0"/>
                  <w:color w:val="auto"/>
                  <w:sz w:val="22"/>
                  <w:szCs w:val="22"/>
                </w:rPr>
                <w:fldChar w:fldCharType="end"/>
              </w:r>
              <w:r w:rsidRPr="009802F2">
                <w:rPr>
                  <w:i w:val="0"/>
                  <w:iCs w:val="0"/>
                  <w:color w:val="auto"/>
                  <w:sz w:val="22"/>
                  <w:szCs w:val="22"/>
                </w:rPr>
                <w:t>)</w:t>
              </w:r>
              <w:bookmarkEnd w:id="4693"/>
            </w:ins>
          </w:p>
        </w:tc>
      </w:tr>
    </w:tbl>
    <w:p w14:paraId="011DC71D" w14:textId="77777777" w:rsidR="00FC41E7" w:rsidRPr="009802F2" w:rsidRDefault="00FC41E7" w:rsidP="00FC41E7">
      <w:pPr>
        <w:rPr>
          <w:ins w:id="4696" w:author="Garrick" w:date="2020-10-02T15:15:00Z"/>
          <w:noProof/>
          <w:sz w:val="24"/>
          <w:szCs w:val="24"/>
        </w:rPr>
      </w:pPr>
    </w:p>
    <w:p w14:paraId="6E6C57C2" w14:textId="237EC0FE" w:rsidR="00FC41E7" w:rsidRPr="009802F2" w:rsidRDefault="00FC41E7" w:rsidP="00FC41E7">
      <w:pPr>
        <w:rPr>
          <w:ins w:id="4697" w:author="Garrick" w:date="2020-10-02T15:15:00Z"/>
        </w:rPr>
      </w:pPr>
      <w:ins w:id="4698" w:author="Garrick" w:date="2020-10-02T15:15:00Z">
        <w:r w:rsidRPr="009802F2">
          <w:t>The relation between net metabolic cost and movement duration also exhibits a minimum, representing the reach duration that would minimize net metabolic cost, and this duration also increases with added mass. However, the predicted durations are much higher than the durations that minimize gross metabolic cost. The coefficient (</w:t>
        </w:r>
      </w:ins>
      <m:oMath>
        <m:r>
          <w:ins w:id="4699" w:author="Garrick" w:date="2020-10-02T15:15:00Z">
            <m:rPr>
              <m:nor/>
            </m:rPr>
            <w:rPr>
              <w:rFonts w:cstheme="minorHAnsi"/>
            </w:rPr>
            <m:t>a-</m:t>
          </w:ins>
        </m:r>
        <m:sSub>
          <m:sSubPr>
            <m:ctrlPr>
              <w:ins w:id="4700" w:author="Garrick" w:date="2020-10-02T15:15:00Z">
                <w:rPr>
                  <w:rFonts w:ascii="Cambria Math" w:hAnsi="Cambria Math" w:cstheme="minorHAnsi"/>
                </w:rPr>
              </w:ins>
            </m:ctrlPr>
          </m:sSubPr>
          <m:e>
            <m:acc>
              <m:accPr>
                <m:chr m:val="̇"/>
                <m:ctrlPr>
                  <w:ins w:id="4701" w:author="Garrick" w:date="2020-10-02T15:15:00Z">
                    <w:rPr>
                      <w:rFonts w:ascii="Cambria Math" w:hAnsi="Cambria Math" w:cstheme="minorHAnsi"/>
                    </w:rPr>
                  </w:ins>
                </m:ctrlPr>
              </m:accPr>
              <m:e>
                <m:r>
                  <w:ins w:id="4702" w:author="Garrick" w:date="2020-10-02T15:15:00Z">
                    <m:rPr>
                      <m:nor/>
                    </m:rPr>
                    <w:rPr>
                      <w:rFonts w:cstheme="minorHAnsi"/>
                    </w:rPr>
                    <m:t>e</m:t>
                  </w:ins>
                </m:r>
              </m:e>
            </m:acc>
          </m:e>
          <m:sub>
            <m:r>
              <w:ins w:id="4703" w:author="Garrick" w:date="2020-10-02T15:15:00Z">
                <m:rPr>
                  <m:nor/>
                </m:rPr>
                <w:rPr>
                  <w:rFonts w:cstheme="minorHAnsi"/>
                </w:rPr>
                <m:t>r</m:t>
              </w:ins>
            </m:r>
          </m:sub>
        </m:sSub>
      </m:oMath>
      <w:ins w:id="4704" w:author="Garrick" w:date="2020-10-02T15:15:00Z">
        <w:r w:rsidRPr="009802F2">
          <w:rPr>
            <w:rFonts w:eastAsiaTheme="minorEastAsia"/>
          </w:rPr>
          <w:t xml:space="preserve">) </w:t>
        </w:r>
        <w:r w:rsidRPr="009802F2">
          <w:t xml:space="preserve">in equation </w:t>
        </w:r>
      </w:ins>
      <w:r w:rsidR="00407B4E">
        <w:fldChar w:fldCharType="begin"/>
      </w:r>
      <w:r w:rsidR="00407B4E">
        <w:instrText xml:space="preserve"> REF _Ref52885003 \h </w:instrText>
      </w:r>
      <w:r w:rsidR="00407B4E">
        <w:fldChar w:fldCharType="separate"/>
      </w:r>
      <w:r w:rsidR="00407B4E" w:rsidRPr="009802F2">
        <w:rPr>
          <w:noProof/>
        </w:rPr>
        <w:t>21</w:t>
      </w:r>
      <w:r w:rsidR="00407B4E">
        <w:fldChar w:fldCharType="end"/>
      </w:r>
      <w:r w:rsidR="00407B4E">
        <w:t xml:space="preserve"> </w:t>
      </w:r>
      <w:ins w:id="4705" w:author="Garrick" w:date="2020-10-02T15:15:00Z">
        <w:r w:rsidRPr="009802F2">
          <w:t>tells us that net metabolic cost has a much lower cost of time, and thus longer duration movements are penalized less.</w:t>
        </w:r>
      </w:ins>
      <w:r w:rsidR="00FC3EF4">
        <w:t xml:space="preserve"> </w:t>
      </w:r>
      <w:r w:rsidR="00FC3EF4" w:rsidRPr="009802F2">
        <w:t xml:space="preserve">The best fit parameters </w:t>
      </w:r>
      <w:r w:rsidR="00FC3EF4">
        <w:t xml:space="preserve">for net metabolic cost </w:t>
      </w:r>
      <w:r w:rsidR="00FC3EF4" w:rsidRPr="009802F2">
        <w:t>were</w:t>
      </w:r>
      <w:ins w:id="4706" w:author="Garrick W Bruening" w:date="2020-10-02T13:31:00Z">
        <w:r w:rsidR="00FC3EF4" w:rsidRPr="009802F2">
          <w:t xml:space="preserve"> </w:t>
        </w:r>
      </w:ins>
      <m:oMath>
        <m:r>
          <m:rPr>
            <m:nor/>
          </m:rPr>
          <w:rPr>
            <w:rFonts w:cstheme="minorHAnsi"/>
            <w:rPrChange w:id="4707" w:author="Garrick W Bruening" w:date="2020-10-02T13:32:00Z">
              <w:rPr>
                <w:rFonts w:ascii="Cambria Math" w:hAnsi="Cambria Math"/>
              </w:rPr>
            </w:rPrChange>
          </w:rPr>
          <m:t>a</m:t>
        </m:r>
        <m:r>
          <m:rPr>
            <m:nor/>
          </m:rPr>
          <w:rPr>
            <w:rFonts w:cstheme="minorHAnsi"/>
            <w:rPrChange w:id="4708" w:author="Garrick W Bruening" w:date="2020-10-02T13:32:00Z">
              <w:rPr>
                <w:rFonts w:ascii="Cambria Math" w:hAnsi="Cambria Math"/>
                <w:i/>
              </w:rPr>
            </w:rPrChange>
          </w:rPr>
          <m:t> = </m:t>
        </m:r>
        <m:r>
          <m:rPr>
            <m:nor/>
          </m:rPr>
          <w:rPr>
            <w:rFonts w:ascii="Cambria Math" w:cstheme="minorHAnsi"/>
          </w:rPr>
          <m:t>24.72</m:t>
        </m:r>
        <m:r>
          <m:rPr>
            <m:nor/>
          </m:rPr>
          <w:rPr>
            <w:rFonts w:cstheme="minorHAnsi"/>
            <w:rPrChange w:id="4709" w:author="Garrick W Bruening" w:date="2020-10-02T13:32:00Z">
              <w:rPr>
                <w:rFonts w:ascii="Cambria Math" w:hAnsi="Cambria Math"/>
                <w:i/>
              </w:rPr>
            </w:rPrChange>
          </w:rPr>
          <m:t> </m:t>
        </m:r>
        <m:r>
          <m:rPr>
            <m:nor/>
          </m:rPr>
          <w:rPr>
            <w:rFonts w:cstheme="minorHAnsi"/>
            <w:rPrChange w:id="4710" w:author="Garrick W Bruening" w:date="2020-10-02T13:32:00Z">
              <w:rPr>
                <w:rFonts w:ascii="Cambria Math" w:hAnsi="Cambria Math"/>
              </w:rPr>
            </w:rPrChange>
          </w:rPr>
          <m:t>±</m:t>
        </m:r>
        <m:r>
          <w:ins w:id="4711" w:author="Garrick W Bruening" w:date="2020-10-02T13:32:00Z">
            <m:rPr>
              <m:nor/>
            </m:rPr>
            <w:rPr>
              <w:rFonts w:ascii="Cambria Math" w:cstheme="minorHAnsi"/>
            </w:rPr>
            <m:t xml:space="preserve"> </m:t>
          </w:ins>
        </m:r>
        <m:r>
          <m:rPr>
            <m:nor/>
          </m:rPr>
          <w:rPr>
            <w:rFonts w:cstheme="minorHAnsi"/>
          </w:rPr>
          <m:t>2.91</m:t>
        </m:r>
        <m:r>
          <w:del w:id="4712" w:author="Garrick W Bruening" w:date="2020-10-02T13:32:00Z">
            <m:rPr>
              <m:nor/>
            </m:rPr>
            <w:rPr>
              <w:rPrChange w:id="4713" w:author="Garrick W Bruening" w:date="2020-10-02T13:32:00Z">
                <w:rPr/>
              </w:rPrChange>
            </w:rPr>
            <m:t xml:space="preserve"> </m:t>
          </w:del>
        </m:r>
        <m:r>
          <w:del w:id="4714" w:author="Garrick W Bruening" w:date="2020-10-02T13:32:00Z">
            <m:rPr>
              <m:nor/>
            </m:rPr>
            <w:rPr>
              <w:noProof/>
              <w:position w:val="-6"/>
              <w:rPrChange w:id="4715" w:author="Garrick W Bruening" w:date="2020-10-02T13:32:00Z">
                <w:rPr>
                  <w:noProof/>
                  <w:position w:val="-6"/>
                </w:rPr>
              </w:rPrChange>
            </w:rPr>
            <w:object w:dxaOrig="1720" w:dyaOrig="280" w14:anchorId="275A9F61">
              <v:shape id="_x0000_i1269" type="#_x0000_t75" style="width:86.25pt;height:14.25pt" o:ole="">
                <v:imagedata r:id="rId15" o:title=""/>
              </v:shape>
              <o:OLEObject Type="Embed" ProgID="Equation.DSMT4" ShapeID="_x0000_i1269" DrawAspect="Content" ObjectID="_1663576660" r:id="rId113"/>
            </w:object>
          </w:del>
        </m:r>
        <m:r>
          <w:del w:id="4716" w:author="Garrick W Bruening" w:date="2020-10-02T13:32:00Z">
            <m:rPr>
              <m:nor/>
            </m:rPr>
            <w:rPr>
              <w:rPrChange w:id="4717" w:author="Garrick W Bruening" w:date="2020-10-02T13:32:00Z">
                <w:rPr/>
              </w:rPrChange>
            </w:rPr>
            <m:t xml:space="preserve"> </m:t>
          </w:del>
        </m:r>
      </m:oMath>
      <w:r w:rsidR="00FC3EF4" w:rsidRPr="009802F2">
        <w:t>,</w:t>
      </w:r>
      <w:del w:id="4718" w:author="Garrick W Bruening" w:date="2020-10-02T13:33:00Z">
        <w:r w:rsidR="00FC3EF4" w:rsidRPr="009802F2" w:rsidDel="005B5565">
          <w:delText xml:space="preserve"> </w:delText>
        </w:r>
      </w:del>
      <w:ins w:id="4719" w:author="Alaa Ahmed" w:date="2020-07-23T15:38:00Z">
        <w:del w:id="4720" w:author="Garrick W Bruening" w:date="2020-10-02T13:32:00Z">
          <w:r w:rsidR="00FC3EF4" w:rsidRPr="009802F2" w:rsidDel="00787540">
            <w:rPr>
              <w:noProof/>
              <w:position w:val="-6"/>
            </w:rPr>
            <w:object w:dxaOrig="1600" w:dyaOrig="280" w14:anchorId="5AA10CC0">
              <v:shape id="_x0000_i1270" type="#_x0000_t75" style="width:79.45pt;height:14.25pt" o:ole="">
                <v:imagedata r:id="rId17" o:title=""/>
              </v:shape>
              <o:OLEObject Type="Embed" ProgID="Equation.DSMT4" ShapeID="_x0000_i1270" DrawAspect="Content" ObjectID="_1663576661" r:id="rId114"/>
            </w:object>
          </w:r>
        </w:del>
      </w:ins>
      <w:ins w:id="4721" w:author="Garrick W Bruening" w:date="2020-10-02T13:33:00Z">
        <w:r w:rsidR="00FC3EF4" w:rsidRPr="009802F2">
          <w:rPr>
            <w:rFonts w:eastAsiaTheme="minorEastAsia"/>
            <w:noProof/>
          </w:rPr>
          <w:t xml:space="preserve"> </w:t>
        </w:r>
      </w:ins>
      <m:oMath>
        <m:r>
          <w:ins w:id="4722" w:author="Garrick W Bruening" w:date="2020-10-02T13:32:00Z">
            <m:rPr>
              <m:nor/>
            </m:rPr>
            <w:rPr>
              <w:rFonts w:cstheme="minorHAnsi"/>
              <w:rPrChange w:id="4723" w:author="Garrick W Bruening" w:date="2020-10-02T13:32:00Z">
                <w:rPr>
                  <w:rFonts w:ascii="Cambria Math" w:cstheme="minorHAnsi"/>
                </w:rPr>
              </w:rPrChange>
            </w:rPr>
            <m:t>b</m:t>
          </w:ins>
        </m:r>
        <m:r>
          <w:ins w:id="4724" w:author="Garrick W Bruening" w:date="2020-10-02T13:32:00Z">
            <m:rPr>
              <m:nor/>
            </m:rPr>
            <w:rPr>
              <w:rFonts w:cstheme="minorHAnsi"/>
              <w:rPrChange w:id="4725" w:author="Garrick W Bruening" w:date="2020-10-02T13:32:00Z">
                <w:rPr>
                  <w:rFonts w:cstheme="minorHAnsi"/>
                </w:rPr>
              </w:rPrChange>
            </w:rPr>
            <m:t> = </m:t>
          </w:ins>
        </m:r>
        <m:r>
          <m:rPr>
            <m:nor/>
          </m:rPr>
          <w:rPr>
            <w:rFonts w:ascii="Cambria Math" w:cstheme="minorHAnsi"/>
          </w:rPr>
          <m:t>1.03</m:t>
        </m:r>
        <m:r>
          <w:ins w:id="4726" w:author="Garrick W Bruening" w:date="2020-10-02T13:32:00Z">
            <m:rPr>
              <m:nor/>
            </m:rPr>
            <w:rPr>
              <w:rFonts w:cstheme="minorHAnsi"/>
              <w:rPrChange w:id="4727" w:author="Garrick W Bruening" w:date="2020-10-02T13:32:00Z">
                <w:rPr>
                  <w:rFonts w:cstheme="minorHAnsi"/>
                </w:rPr>
              </w:rPrChange>
            </w:rPr>
            <m:t> ±</m:t>
          </w:ins>
        </m:r>
        <m:r>
          <w:ins w:id="4728" w:author="Garrick W Bruening" w:date="2020-10-02T13:32:00Z">
            <m:rPr>
              <m:nor/>
            </m:rPr>
            <w:rPr>
              <w:rFonts w:cstheme="minorHAnsi"/>
              <w:rPrChange w:id="4729" w:author="Garrick W Bruening" w:date="2020-10-02T13:32:00Z">
                <w:rPr>
                  <w:rFonts w:ascii="Cambria Math" w:cstheme="minorHAnsi"/>
                </w:rPr>
              </w:rPrChange>
            </w:rPr>
            <m:t xml:space="preserve"> 0.4</m:t>
          </w:ins>
        </m:r>
        <m:r>
          <m:rPr>
            <m:nor/>
          </m:rPr>
          <w:rPr>
            <w:rFonts w:cstheme="minorHAnsi"/>
          </w:rPr>
          <m:t>7</m:t>
        </m:r>
      </m:oMath>
      <w:r w:rsidR="00FC3EF4" w:rsidRPr="009802F2">
        <w:t>,</w:t>
      </w:r>
      <w:del w:id="4730" w:author="Garrick W Bruening" w:date="2020-10-02T13:33:00Z">
        <w:r w:rsidR="00FC3EF4" w:rsidRPr="009802F2" w:rsidDel="005B5565">
          <w:delText xml:space="preserve"> </w:delText>
        </w:r>
      </w:del>
      <w:r w:rsidR="00FC3EF4" w:rsidRPr="009802F2">
        <w:t xml:space="preserve"> </w:t>
      </w:r>
      <w:ins w:id="4731" w:author="Alaa Ahmed" w:date="2020-07-23T15:38:00Z">
        <w:del w:id="4732" w:author="Garrick W Bruening" w:date="2020-10-02T13:32:00Z">
          <w:r w:rsidR="00FC3EF4" w:rsidRPr="009802F2" w:rsidDel="007B37AA">
            <w:rPr>
              <w:noProof/>
              <w:position w:val="-4"/>
            </w:rPr>
            <w:object w:dxaOrig="1540" w:dyaOrig="260" w14:anchorId="6F730AA6">
              <v:shape id="_x0000_i1271" type="#_x0000_t75" style="width:79.45pt;height:14.25pt" o:ole="">
                <v:imagedata r:id="rId19" o:title=""/>
              </v:shape>
              <o:OLEObject Type="Embed" ProgID="Equation.DSMT4" ShapeID="_x0000_i1271" DrawAspect="Content" ObjectID="_1663576662" r:id="rId115"/>
            </w:object>
          </w:r>
        </w:del>
      </w:ins>
      <w:proofErr w:type="spellStart"/>
      <m:oMath>
        <m:r>
          <w:ins w:id="4733" w:author="Garrick W Bruening" w:date="2020-10-02T13:32:00Z">
            <m:rPr>
              <m:nor/>
            </m:rPr>
            <w:rPr>
              <w:rFonts w:cstheme="minorHAnsi"/>
              <w:rPrChange w:id="4734" w:author="Garrick W Bruening" w:date="2020-10-02T13:33:00Z">
                <w:rPr>
                  <w:rFonts w:ascii="Cambria Math" w:cstheme="minorHAnsi"/>
                </w:rPr>
              </w:rPrChange>
            </w:rPr>
            <m:t>i</m:t>
          </w:ins>
        </m:r>
        <w:proofErr w:type="spellEnd"/>
        <m:r>
          <w:ins w:id="4735" w:author="Garrick W Bruening" w:date="2020-10-02T13:32:00Z">
            <m:rPr>
              <m:nor/>
            </m:rPr>
            <w:rPr>
              <w:rFonts w:cstheme="minorHAnsi"/>
              <w:rPrChange w:id="4736" w:author="Garrick W Bruening" w:date="2020-10-02T13:33:00Z">
                <w:rPr>
                  <w:rFonts w:cstheme="minorHAnsi"/>
                </w:rPr>
              </w:rPrChange>
            </w:rPr>
            <m:t> = </m:t>
          </w:ins>
        </m:r>
        <m:r>
          <w:ins w:id="4737" w:author="Garrick W Bruening" w:date="2020-10-02T13:33:00Z">
            <m:rPr>
              <m:nor/>
            </m:rPr>
            <w:rPr>
              <w:rFonts w:ascii="Cambria Math" w:cstheme="minorHAnsi"/>
            </w:rPr>
            <m:t>0.</m:t>
          </w:ins>
        </m:r>
        <m:r>
          <m:rPr>
            <m:nor/>
          </m:rPr>
          <w:rPr>
            <w:rFonts w:ascii="Cambria Math" w:cstheme="minorHAnsi"/>
          </w:rPr>
          <m:t>77</m:t>
        </m:r>
        <m:r>
          <w:ins w:id="4738" w:author="Garrick W Bruening" w:date="2020-10-02T13:32:00Z">
            <m:rPr>
              <m:nor/>
            </m:rPr>
            <w:rPr>
              <w:rFonts w:cstheme="minorHAnsi"/>
              <w:rPrChange w:id="4739" w:author="Garrick W Bruening" w:date="2020-10-02T13:33:00Z">
                <w:rPr>
                  <w:rFonts w:cstheme="minorHAnsi"/>
                </w:rPr>
              </w:rPrChange>
            </w:rPr>
            <m:t> ±</m:t>
          </w:ins>
        </m:r>
        <m:r>
          <w:ins w:id="4740" w:author="Garrick W Bruening" w:date="2020-10-02T13:33:00Z">
            <m:rPr>
              <m:nor/>
            </m:rPr>
            <w:rPr>
              <w:rFonts w:ascii="Cambria Math" w:cstheme="minorHAnsi"/>
            </w:rPr>
            <m:t xml:space="preserve"> </m:t>
          </w:ins>
        </m:r>
        <m:r>
          <w:ins w:id="4741" w:author="Garrick W Bruening" w:date="2020-10-02T13:33:00Z">
            <m:rPr>
              <m:nor/>
            </m:rPr>
            <w:rPr>
              <w:rFonts w:cstheme="minorHAnsi"/>
            </w:rPr>
            <m:t>0.</m:t>
          </w:ins>
        </m:r>
        <m:r>
          <m:rPr>
            <m:nor/>
          </m:rPr>
          <w:rPr>
            <w:rFonts w:cstheme="minorHAnsi"/>
          </w:rPr>
          <m:t>09</m:t>
        </m:r>
      </m:oMath>
      <w:r w:rsidR="00FC3EF4" w:rsidRPr="009802F2">
        <w:t xml:space="preserve">, and </w:t>
      </w:r>
      <w:ins w:id="4742" w:author="Alaa Ahmed" w:date="2020-07-23T15:39:00Z">
        <w:del w:id="4743" w:author="Garrick W Bruening" w:date="2020-10-02T13:33:00Z">
          <w:r w:rsidR="00FC3EF4" w:rsidRPr="009802F2" w:rsidDel="00EC2C7A">
            <w:rPr>
              <w:noProof/>
              <w:position w:val="-10"/>
            </w:rPr>
            <w:object w:dxaOrig="1560" w:dyaOrig="320" w14:anchorId="2B6C6789">
              <v:shape id="_x0000_i1272" type="#_x0000_t75" style="width:79.45pt;height:14.25pt" o:ole="">
                <v:imagedata r:id="rId21" o:title=""/>
              </v:shape>
              <o:OLEObject Type="Embed" ProgID="Equation.DSMT4" ShapeID="_x0000_i1272" DrawAspect="Content" ObjectID="_1663576663" r:id="rId116"/>
            </w:object>
          </w:r>
        </w:del>
      </w:ins>
      <m:oMath>
        <m:r>
          <w:ins w:id="4744" w:author="Garrick W Bruening" w:date="2020-10-02T13:34:00Z">
            <m:rPr>
              <m:nor/>
            </m:rPr>
            <w:rPr>
              <w:rFonts w:cstheme="minorHAnsi"/>
            </w:rPr>
            <m:t>j</m:t>
          </w:ins>
        </m:r>
        <m:r>
          <w:ins w:id="4745" w:author="Garrick W Bruening" w:date="2020-10-02T13:33:00Z">
            <m:rPr>
              <m:nor/>
            </m:rPr>
            <w:rPr>
              <w:rFonts w:cstheme="minorHAnsi"/>
            </w:rPr>
            <m:t> = </m:t>
          </w:ins>
        </m:r>
        <m:r>
          <w:ins w:id="4746" w:author="Garrick W Bruening" w:date="2020-10-02T13:34:00Z">
            <m:rPr>
              <m:nor/>
            </m:rPr>
            <w:rPr>
              <w:rFonts w:cstheme="minorHAnsi"/>
            </w:rPr>
            <m:t>5.</m:t>
          </w:ins>
        </m:r>
        <m:r>
          <m:rPr>
            <m:nor/>
          </m:rPr>
          <w:rPr>
            <w:rFonts w:ascii="Cambria Math" w:cstheme="minorHAnsi"/>
          </w:rPr>
          <m:t>66</m:t>
        </m:r>
        <m:r>
          <w:ins w:id="4747" w:author="Garrick W Bruening" w:date="2020-10-02T13:33:00Z">
            <m:rPr>
              <m:nor/>
            </m:rPr>
            <w:rPr>
              <w:rFonts w:cstheme="minorHAnsi"/>
            </w:rPr>
            <m:t> ±</m:t>
          </w:ins>
        </m:r>
        <m:r>
          <w:ins w:id="4748" w:author="Garrick W Bruening" w:date="2020-10-02T13:33:00Z">
            <m:rPr>
              <m:nor/>
            </m:rPr>
            <w:rPr>
              <w:rFonts w:ascii="Cambria Math" w:cstheme="minorHAnsi"/>
            </w:rPr>
            <m:t xml:space="preserve"> </m:t>
          </w:ins>
        </m:r>
        <m:r>
          <w:ins w:id="4749" w:author="Garrick W Bruening" w:date="2020-10-02T13:34:00Z">
            <m:rPr>
              <m:nor/>
            </m:rPr>
            <w:rPr>
              <w:rFonts w:cstheme="minorHAnsi"/>
            </w:rPr>
            <m:t>0.</m:t>
          </w:ins>
        </m:r>
        <m:r>
          <m:rPr>
            <m:nor/>
          </m:rPr>
          <w:rPr>
            <w:rFonts w:cstheme="minorHAnsi"/>
          </w:rPr>
          <m:t>55</m:t>
        </m:r>
      </m:oMath>
      <w:ins w:id="4750" w:author="Garrick W Bruening" w:date="2020-10-02T13:33:00Z">
        <w:r w:rsidR="00FC3EF4" w:rsidRPr="009802F2">
          <w:rPr>
            <w:noProof/>
          </w:rPr>
          <w:t xml:space="preserve"> </w:t>
        </w:r>
      </w:ins>
      <w:r w:rsidR="00FC3EF4" w:rsidRPr="009802F2">
        <w:rPr>
          <w:noProof/>
        </w:rPr>
        <w:t>(</w:t>
      </w:r>
      <w:commentRangeStart w:id="4751"/>
      <w:commentRangeStart w:id="4752"/>
      <w:r w:rsidR="00FC3EF4" w:rsidRPr="009802F2">
        <w:rPr>
          <w:rPrChange w:id="4753" w:author="Alaa Ahmed" w:date="2020-08-05T12:01:00Z">
            <w:rPr>
              <w:highlight w:val="yellow"/>
            </w:rPr>
          </w:rPrChange>
        </w:rPr>
        <w:t xml:space="preserve">SSE = </w:t>
      </w:r>
      <w:ins w:id="4754" w:author="Alaa Ahmed" w:date="2020-07-30T17:02:00Z">
        <w:r w:rsidR="00FC3EF4" w:rsidRPr="009802F2">
          <w:rPr>
            <w:rPrChange w:id="4755" w:author="Alaa Ahmed" w:date="2020-08-05T12:01:00Z">
              <w:rPr>
                <w:highlight w:val="yellow"/>
              </w:rPr>
            </w:rPrChange>
          </w:rPr>
          <w:t>1</w:t>
        </w:r>
      </w:ins>
      <w:r w:rsidR="00715A7F">
        <w:t>05365.4</w:t>
      </w:r>
      <w:ins w:id="4756" w:author="Alaa Ahmed" w:date="2020-07-30T17:04:00Z">
        <w:r w:rsidR="00FC3EF4" w:rsidRPr="009802F2">
          <w:rPr>
            <w:rPrChange w:id="4757" w:author="Alaa Ahmed" w:date="2020-08-05T12:01:00Z">
              <w:rPr>
                <w:highlight w:val="yellow"/>
              </w:rPr>
            </w:rPrChange>
          </w:rPr>
          <w:t>,</w:t>
        </w:r>
      </w:ins>
      <w:ins w:id="4758" w:author="Alaa Ahmed" w:date="2020-07-30T17:03:00Z">
        <w:r w:rsidR="00FC3EF4" w:rsidRPr="009802F2">
          <w:rPr>
            <w:rPrChange w:id="4759" w:author="Alaa Ahmed" w:date="2020-08-05T12:01:00Z">
              <w:rPr>
                <w:highlight w:val="yellow"/>
              </w:rPr>
            </w:rPrChange>
          </w:rPr>
          <w:t xml:space="preserve"> </w:t>
        </w:r>
      </w:ins>
      <w:del w:id="4760" w:author="Alaa Ahmed" w:date="2020-07-30T17:02:00Z">
        <w:r w:rsidR="00FC3EF4" w:rsidRPr="009802F2" w:rsidDel="00687AE9">
          <w:rPr>
            <w:rPrChange w:id="4761" w:author="Alaa Ahmed" w:date="2020-08-05T12:01:00Z">
              <w:rPr>
                <w:highlight w:val="yellow"/>
              </w:rPr>
            </w:rPrChange>
          </w:rPr>
          <w:delText>x</w:delText>
        </w:r>
        <w:r w:rsidR="00FC3EF4" w:rsidRPr="009802F2" w:rsidDel="001943F4">
          <w:rPr>
            <w:rPrChange w:id="4762" w:author="Alaa Ahmed" w:date="2020-08-05T12:01:00Z">
              <w:rPr>
                <w:highlight w:val="yellow"/>
              </w:rPr>
            </w:rPrChange>
          </w:rPr>
          <w:delText>x</w:delText>
        </w:r>
        <w:commentRangeEnd w:id="4751"/>
        <w:r w:rsidR="00FC3EF4" w:rsidRPr="009802F2" w:rsidDel="001943F4">
          <w:rPr>
            <w:rStyle w:val="CommentReference"/>
          </w:rPr>
          <w:commentReference w:id="4751"/>
        </w:r>
        <w:commentRangeEnd w:id="4752"/>
        <w:r w:rsidR="00FC3EF4" w:rsidRPr="009802F2" w:rsidDel="001943F4">
          <w:rPr>
            <w:rStyle w:val="CommentReference"/>
          </w:rPr>
          <w:commentReference w:id="4752"/>
        </w:r>
      </w:del>
      <w:ins w:id="4763" w:author="Alaa Ahmed" w:date="2020-07-27T12:57:00Z">
        <w:r w:rsidR="00FC3EF4" w:rsidRPr="009802F2">
          <w:rPr>
            <w:noProof/>
          </w:rPr>
          <w:t xml:space="preserve">AIC = </w:t>
        </w:r>
      </w:ins>
      <w:r w:rsidR="00251013">
        <w:rPr>
          <w:noProof/>
        </w:rPr>
        <w:t>1741</w:t>
      </w:r>
      <w:r w:rsidR="003B7314">
        <w:rPr>
          <w:noProof/>
        </w:rPr>
        <w:t>.31</w:t>
      </w:r>
      <w:r w:rsidR="00FC3EF4" w:rsidRPr="009802F2">
        <w:rPr>
          <w:noProof/>
        </w:rPr>
        <w:t>)</w:t>
      </w:r>
      <w:r w:rsidR="00FC3EF4" w:rsidRPr="009802F2">
        <w:t>.</w:t>
      </w:r>
    </w:p>
    <w:p w14:paraId="35F7C1FD" w14:textId="77777777" w:rsidR="00FC41E7" w:rsidRPr="009802F2" w:rsidRDefault="00FC41E7" w:rsidP="002437B8">
      <w:pPr>
        <w:rPr>
          <w:ins w:id="4764" w:author="Garrick W Bruening" w:date="2020-09-28T15:57:00Z"/>
          <w:b/>
          <w:bCs/>
        </w:rPr>
      </w:pPr>
    </w:p>
    <w:p w14:paraId="62E246B0" w14:textId="57309406" w:rsidR="002437B8" w:rsidRPr="009802F2" w:rsidRDefault="002437B8" w:rsidP="002437B8">
      <w:pPr>
        <w:rPr>
          <w:ins w:id="4765" w:author="Garrick W Bruening" w:date="2020-09-28T15:57:00Z"/>
        </w:rPr>
      </w:pPr>
      <w:ins w:id="4766" w:author="Garrick W Bruening" w:date="2020-09-28T15:57:00Z">
        <w:r w:rsidRPr="009802F2">
          <w:rPr>
            <w:b/>
            <w:bCs/>
          </w:rPr>
          <w:t>Sum of squared torques:</w:t>
        </w:r>
        <w:r w:rsidRPr="009802F2">
          <w:t xml:space="preserve"> In the field of movement neuroscience, computational models of reaching movements often use forms of effort other than metabolic cost to represent movement costs. One such approach is to quantify movement effort cost as the sum of squared joint torques required to generate the movement. In the ensuing analysis, we sought to determine whether a utility in which effort was represented as the sum of squared joint torques, rather than metabolic cost, could also explain the observed changes in preferred movement speed. To obtain an expression for sum of squared torque effort, </w:t>
        </w:r>
      </w:ins>
      <m:oMath>
        <m:sSub>
          <m:sSubPr>
            <m:ctrlPr>
              <w:ins w:id="4767" w:author="Garrick W Bruening" w:date="2020-09-28T15:57:00Z">
                <w:rPr>
                  <w:rFonts w:ascii="Cambria Math" w:hAnsi="Cambria Math" w:cstheme="minorHAnsi"/>
                </w:rPr>
              </w:ins>
            </m:ctrlPr>
          </m:sSubPr>
          <m:e>
            <m:acc>
              <m:accPr>
                <m:chr m:val="̇"/>
                <m:ctrlPr>
                  <w:ins w:id="4768" w:author="Garrick W Bruening" w:date="2020-09-28T15:57:00Z">
                    <w:rPr>
                      <w:rFonts w:ascii="Cambria Math" w:hAnsi="Cambria Math" w:cstheme="minorHAnsi"/>
                    </w:rPr>
                  </w:ins>
                </m:ctrlPr>
              </m:accPr>
              <m:e>
                <m:r>
                  <w:ins w:id="4769" w:author="Garrick W Bruening" w:date="2020-09-28T15:57:00Z">
                    <m:rPr>
                      <m:nor/>
                    </m:rPr>
                    <w:rPr>
                      <w:rFonts w:cstheme="minorHAnsi"/>
                    </w:rPr>
                    <m:t>e</m:t>
                  </w:ins>
                </m:r>
              </m:e>
            </m:acc>
          </m:e>
          <m:sub>
            <m:r>
              <w:ins w:id="4770" w:author="Garrick W Bruening" w:date="2020-09-28T15:57:00Z">
                <m:rPr>
                  <m:nor/>
                </m:rPr>
                <w:rPr>
                  <w:rFonts w:cstheme="minorHAnsi"/>
                </w:rPr>
                <m:t>torque</m:t>
              </w:ins>
            </m:r>
          </m:sub>
        </m:sSub>
      </m:oMath>
      <w:ins w:id="4771" w:author="Garrick W Bruening" w:date="2020-09-28T15:57:00Z">
        <w:r w:rsidRPr="009802F2">
          <w:t xml:space="preserve">, </w:t>
        </w:r>
      </w:ins>
      <w:r w:rsidR="00D050D8" w:rsidRPr="009802F2">
        <w:t>like</w:t>
      </w:r>
      <w:ins w:id="4772" w:author="Garrick W Bruening" w:date="2020-09-28T15:57:00Z">
        <w:r w:rsidRPr="009802F2">
          <w:t xml:space="preserve"> that obtained for metabolic cost, we simulated participant-specific reaching movements with the mass and durations prescribed in Experiment 1. The required joint torques were backed out using inverse dynamics based on a planar two-link model of the arm and the effort rate of each movement was calculated as the sum of squared shoulder and elbow torques divided by the movement duration. </w:t>
        </w:r>
      </w:ins>
      <w:r w:rsidR="00D050D8" w:rsidRPr="009802F2">
        <w:t>Next,</w:t>
      </w:r>
      <w:ins w:id="4773" w:author="Garrick W Bruening" w:date="2020-09-28T15:57:00Z">
        <w:r w:rsidRPr="009802F2">
          <w:t xml:space="preserve"> we fit an equation of similar form as Eq. </w:t>
        </w:r>
      </w:ins>
      <w:r w:rsidR="003B7314">
        <w:fldChar w:fldCharType="begin"/>
      </w:r>
      <w:r w:rsidR="003B7314">
        <w:instrText xml:space="preserve"> REF _Ref46674355 \h </w:instrText>
      </w:r>
      <w:r w:rsidR="003B7314">
        <w:fldChar w:fldCharType="separate"/>
      </w:r>
      <w:r w:rsidR="003B7314" w:rsidRPr="009802F2">
        <w:rPr>
          <w:noProof/>
        </w:rPr>
        <w:t>1</w:t>
      </w:r>
      <w:r w:rsidR="003B7314">
        <w:fldChar w:fldCharType="end"/>
      </w:r>
      <w:ins w:id="4774" w:author="Garrick W Bruening" w:date="2020-09-28T15:57:00Z">
        <w:r w:rsidRPr="009802F2">
          <w:t>, to parameterize the relationship between effort rate, represented as the sum of squared torques, and movement duration and mass:</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437B8" w:rsidRPr="009802F2" w14:paraId="219C13B0" w14:textId="77777777" w:rsidTr="00725223">
        <w:trPr>
          <w:ins w:id="4775" w:author="Garrick W Bruening" w:date="2020-09-28T15:57:00Z"/>
        </w:trPr>
        <w:tc>
          <w:tcPr>
            <w:tcW w:w="500" w:type="pct"/>
          </w:tcPr>
          <w:p w14:paraId="1DBEC2D4" w14:textId="77777777" w:rsidR="002437B8" w:rsidRPr="009802F2" w:rsidRDefault="002437B8" w:rsidP="00725223">
            <w:pPr>
              <w:rPr>
                <w:ins w:id="4776" w:author="Garrick W Bruening" w:date="2020-09-28T15:57:00Z"/>
              </w:rPr>
            </w:pPr>
          </w:p>
        </w:tc>
        <w:tc>
          <w:tcPr>
            <w:tcW w:w="4000" w:type="pct"/>
            <w:vAlign w:val="center"/>
          </w:tcPr>
          <w:p w14:paraId="3A450047" w14:textId="69A14C1C" w:rsidR="002437B8" w:rsidRPr="00D050D8" w:rsidRDefault="002E6FCC" w:rsidP="00725223">
            <w:pPr>
              <w:rPr>
                <w:ins w:id="4777" w:author="Garrick W Bruening" w:date="2020-09-28T15:57:00Z"/>
                <w:rFonts w:cstheme="minorHAnsi"/>
              </w:rPr>
            </w:pPr>
            <m:oMathPara>
              <m:oMath>
                <m:sSub>
                  <m:sSubPr>
                    <m:ctrlPr>
                      <w:ins w:id="4778" w:author="Garrick W Bruening" w:date="2020-09-28T15:57:00Z">
                        <w:rPr>
                          <w:rFonts w:ascii="Cambria Math" w:hAnsi="Cambria Math" w:cstheme="minorHAnsi"/>
                        </w:rPr>
                      </w:ins>
                    </m:ctrlPr>
                  </m:sSubPr>
                  <m:e>
                    <m:acc>
                      <m:accPr>
                        <m:chr m:val="̇"/>
                        <m:ctrlPr>
                          <w:ins w:id="4779" w:author="Garrick W Bruening" w:date="2020-09-28T15:57:00Z">
                            <w:rPr>
                              <w:rFonts w:ascii="Cambria Math" w:hAnsi="Cambria Math" w:cstheme="minorHAnsi"/>
                            </w:rPr>
                          </w:ins>
                        </m:ctrlPr>
                      </m:accPr>
                      <m:e>
                        <m:r>
                          <w:ins w:id="4780" w:author="Garrick W Bruening" w:date="2020-09-28T15:57:00Z">
                            <m:rPr>
                              <m:nor/>
                            </m:rPr>
                            <w:rPr>
                              <w:rFonts w:cstheme="minorHAnsi"/>
                            </w:rPr>
                            <m:t>e</m:t>
                          </w:ins>
                        </m:r>
                      </m:e>
                    </m:acc>
                  </m:e>
                  <m:sub>
                    <m:r>
                      <w:ins w:id="4781" w:author="Garrick W Bruening" w:date="2020-09-28T15:57:00Z">
                        <m:rPr>
                          <m:nor/>
                        </m:rPr>
                        <w:rPr>
                          <w:rFonts w:cstheme="minorHAnsi"/>
                        </w:rPr>
                        <m:t>torque</m:t>
                      </w:ins>
                    </m:r>
                  </m:sub>
                </m:sSub>
                <m:r>
                  <w:ins w:id="4782" w:author="Garrick W Bruening" w:date="2020-09-28T15:57:00Z">
                    <m:rPr>
                      <m:nor/>
                    </m:rPr>
                    <w:rPr>
                      <w:rFonts w:cstheme="minorHAnsi"/>
                    </w:rPr>
                    <m:t>=</m:t>
                  </w:ins>
                </m:r>
                <m:f>
                  <m:fPr>
                    <m:ctrlPr>
                      <w:ins w:id="4783" w:author="Garrick W Bruening" w:date="2020-09-28T15:57:00Z">
                        <w:rPr>
                          <w:rFonts w:ascii="Cambria Math" w:hAnsi="Cambria Math" w:cstheme="minorHAnsi"/>
                        </w:rPr>
                      </w:ins>
                    </m:ctrlPr>
                  </m:fPr>
                  <m:num>
                    <m:sSub>
                      <m:sSubPr>
                        <m:ctrlPr>
                          <w:ins w:id="4784" w:author="Garrick W Bruening" w:date="2020-09-28T15:57:00Z">
                            <w:rPr>
                              <w:rFonts w:ascii="Cambria Math" w:hAnsi="Cambria Math" w:cstheme="minorHAnsi"/>
                            </w:rPr>
                          </w:ins>
                        </m:ctrlPr>
                      </m:sSubPr>
                      <m:e>
                        <m:r>
                          <w:ins w:id="4785" w:author="Garrick W Bruening" w:date="2020-09-28T15:57:00Z">
                            <m:rPr>
                              <m:nor/>
                            </m:rPr>
                            <w:rPr>
                              <w:rFonts w:cstheme="minorHAnsi"/>
                            </w:rPr>
                            <m:t>b</m:t>
                          </w:ins>
                        </m:r>
                      </m:e>
                      <m:sub>
                        <m:r>
                          <w:ins w:id="4786" w:author="Garrick W Bruening" w:date="2020-09-28T15:57:00Z">
                            <m:rPr>
                              <m:nor/>
                            </m:rPr>
                            <w:rPr>
                              <w:rFonts w:cstheme="minorHAnsi"/>
                            </w:rPr>
                            <m:t>torque</m:t>
                          </w:ins>
                        </m:r>
                      </m:sub>
                    </m:sSub>
                    <m:sSup>
                      <m:sSupPr>
                        <m:ctrlPr>
                          <w:ins w:id="4787" w:author="Garrick W Bruening" w:date="2020-09-28T15:57:00Z">
                            <w:rPr>
                              <w:rFonts w:ascii="Cambria Math" w:hAnsi="Cambria Math" w:cstheme="minorHAnsi"/>
                            </w:rPr>
                          </w:ins>
                        </m:ctrlPr>
                      </m:sSupPr>
                      <m:e>
                        <m:r>
                          <w:ins w:id="4788" w:author="Garrick W Bruening" w:date="2020-09-28T15:57:00Z">
                            <m:rPr>
                              <m:nor/>
                            </m:rPr>
                            <w:rPr>
                              <w:rFonts w:cstheme="minorHAnsi"/>
                            </w:rPr>
                            <m:t>m</m:t>
                          </w:ins>
                        </m:r>
                      </m:e>
                      <m:sup>
                        <m:sSub>
                          <m:sSubPr>
                            <m:ctrlPr>
                              <w:ins w:id="4789" w:author="Garrick W Bruening" w:date="2020-09-28T15:57:00Z">
                                <w:rPr>
                                  <w:rFonts w:ascii="Cambria Math" w:hAnsi="Cambria Math" w:cstheme="minorHAnsi"/>
                                </w:rPr>
                              </w:ins>
                            </m:ctrlPr>
                          </m:sSubPr>
                          <m:e>
                            <m:r>
                              <w:ins w:id="4790" w:author="Garrick W Bruening" w:date="2020-09-28T15:57:00Z">
                                <m:rPr>
                                  <m:nor/>
                                </m:rPr>
                                <w:rPr>
                                  <w:rFonts w:cstheme="minorHAnsi"/>
                                </w:rPr>
                                <m:t>i</m:t>
                              </w:ins>
                            </m:r>
                          </m:e>
                          <m:sub>
                            <m:r>
                              <w:ins w:id="4791" w:author="Garrick W Bruening" w:date="2020-09-28T15:57:00Z">
                                <m:rPr>
                                  <m:nor/>
                                </m:rPr>
                                <w:rPr>
                                  <w:rFonts w:cstheme="minorHAnsi"/>
                                </w:rPr>
                                <m:t>torque</m:t>
                              </w:ins>
                            </m:r>
                          </m:sub>
                        </m:sSub>
                      </m:sup>
                    </m:sSup>
                  </m:num>
                  <m:den>
                    <m:sSubSup>
                      <m:sSubSupPr>
                        <m:ctrlPr>
                          <w:ins w:id="4792" w:author="Garrick W Bruening" w:date="2020-09-28T15:57:00Z">
                            <w:rPr>
                              <w:rFonts w:ascii="Cambria Math" w:hAnsi="Cambria Math" w:cstheme="minorHAnsi"/>
                            </w:rPr>
                          </w:ins>
                        </m:ctrlPr>
                      </m:sSubSupPr>
                      <m:e>
                        <m:r>
                          <w:ins w:id="4793" w:author="Garrick W Bruening" w:date="2020-09-28T15:57:00Z">
                            <m:rPr>
                              <m:nor/>
                            </m:rPr>
                            <w:rPr>
                              <w:rFonts w:cstheme="minorHAnsi"/>
                            </w:rPr>
                            <m:t>t</m:t>
                          </w:ins>
                        </m:r>
                      </m:e>
                      <m:sub>
                        <m:r>
                          <w:ins w:id="4794" w:author="Garrick W Bruening" w:date="2020-09-28T15:57:00Z">
                            <m:rPr>
                              <m:nor/>
                            </m:rPr>
                            <w:rPr>
                              <w:rFonts w:cstheme="minorHAnsi"/>
                            </w:rPr>
                            <m:t>m</m:t>
                          </w:ins>
                        </m:r>
                      </m:sub>
                      <m:sup>
                        <m:sSub>
                          <m:sSubPr>
                            <m:ctrlPr>
                              <w:ins w:id="4795" w:author="Garrick W Bruening" w:date="2020-09-28T15:57:00Z">
                                <w:rPr>
                                  <w:rFonts w:ascii="Cambria Math" w:hAnsi="Cambria Math" w:cstheme="minorHAnsi"/>
                                </w:rPr>
                              </w:ins>
                            </m:ctrlPr>
                          </m:sSubPr>
                          <m:e>
                            <m:r>
                              <w:ins w:id="4796" w:author="Garrick W Bruening" w:date="2020-09-28T15:57:00Z">
                                <m:rPr>
                                  <m:nor/>
                                </m:rPr>
                                <w:rPr>
                                  <w:rFonts w:cstheme="minorHAnsi"/>
                                </w:rPr>
                                <m:t>j</m:t>
                              </w:ins>
                            </m:r>
                          </m:e>
                          <m:sub>
                            <m:r>
                              <w:ins w:id="4797" w:author="Garrick W Bruening" w:date="2020-09-28T15:57:00Z">
                                <m:rPr>
                                  <m:nor/>
                                </m:rPr>
                                <w:rPr>
                                  <w:rFonts w:cstheme="minorHAnsi"/>
                                </w:rPr>
                                <m:t>torque</m:t>
                              </w:ins>
                            </m:r>
                          </m:sub>
                        </m:sSub>
                      </m:sup>
                    </m:sSubSup>
                  </m:den>
                </m:f>
              </m:oMath>
            </m:oMathPara>
          </w:p>
        </w:tc>
        <w:tc>
          <w:tcPr>
            <w:tcW w:w="500" w:type="pct"/>
            <w:vAlign w:val="center"/>
          </w:tcPr>
          <w:p w14:paraId="042885A7" w14:textId="4437043E" w:rsidR="002437B8" w:rsidRPr="009802F2" w:rsidRDefault="002437B8" w:rsidP="00725223">
            <w:pPr>
              <w:pStyle w:val="Caption"/>
              <w:keepNext/>
              <w:jc w:val="right"/>
              <w:rPr>
                <w:ins w:id="4798" w:author="Garrick W Bruening" w:date="2020-09-28T15:57:00Z"/>
                <w:i w:val="0"/>
                <w:iCs w:val="0"/>
                <w:sz w:val="22"/>
                <w:szCs w:val="22"/>
              </w:rPr>
            </w:pPr>
            <w:ins w:id="4799" w:author="Garrick W Bruening" w:date="2020-09-28T15:57:00Z">
              <w:r w:rsidRPr="009802F2">
                <w:rPr>
                  <w:i w:val="0"/>
                  <w:iCs w:val="0"/>
                  <w:color w:val="auto"/>
                  <w:sz w:val="22"/>
                  <w:szCs w:val="22"/>
                </w:rPr>
                <w:t>(</w:t>
              </w:r>
              <w:r w:rsidRPr="009802F2">
                <w:rPr>
                  <w:i w:val="0"/>
                  <w:iCs w:val="0"/>
                  <w:color w:val="auto"/>
                  <w:sz w:val="22"/>
                  <w:szCs w:val="22"/>
                </w:rPr>
                <w:fldChar w:fldCharType="begin"/>
              </w:r>
              <w:r w:rsidRPr="009802F2">
                <w:rPr>
                  <w:i w:val="0"/>
                  <w:iCs w:val="0"/>
                  <w:color w:val="auto"/>
                  <w:sz w:val="22"/>
                  <w:szCs w:val="22"/>
                </w:rPr>
                <w:instrText xml:space="preserve"> SEQ Equation \* ARABIC </w:instrText>
              </w:r>
              <w:r w:rsidRPr="009802F2">
                <w:rPr>
                  <w:i w:val="0"/>
                  <w:iCs w:val="0"/>
                  <w:color w:val="auto"/>
                  <w:sz w:val="22"/>
                  <w:szCs w:val="22"/>
                </w:rPr>
                <w:fldChar w:fldCharType="separate"/>
              </w:r>
            </w:ins>
            <w:r w:rsidR="005B369E" w:rsidRPr="009802F2">
              <w:rPr>
                <w:i w:val="0"/>
                <w:iCs w:val="0"/>
                <w:noProof/>
                <w:color w:val="auto"/>
                <w:sz w:val="22"/>
                <w:szCs w:val="22"/>
              </w:rPr>
              <w:t>22</w:t>
            </w:r>
            <w:ins w:id="4800" w:author="Garrick W Bruening" w:date="2020-09-28T15:57:00Z">
              <w:r w:rsidRPr="009802F2">
                <w:rPr>
                  <w:i w:val="0"/>
                  <w:iCs w:val="0"/>
                  <w:color w:val="auto"/>
                  <w:sz w:val="22"/>
                  <w:szCs w:val="22"/>
                </w:rPr>
                <w:fldChar w:fldCharType="end"/>
              </w:r>
              <w:r w:rsidRPr="009802F2">
                <w:rPr>
                  <w:i w:val="0"/>
                  <w:iCs w:val="0"/>
                  <w:color w:val="auto"/>
                  <w:sz w:val="22"/>
                  <w:szCs w:val="22"/>
                </w:rPr>
                <w:t>)</w:t>
              </w:r>
            </w:ins>
          </w:p>
        </w:tc>
      </w:tr>
    </w:tbl>
    <w:p w14:paraId="7BAC0D5E" w14:textId="77777777" w:rsidR="002437B8" w:rsidRPr="009802F2" w:rsidRDefault="002437B8" w:rsidP="002437B8">
      <w:pPr>
        <w:rPr>
          <w:ins w:id="4801" w:author="Garrick W Bruening" w:date="2020-09-28T15:57:00Z"/>
        </w:rPr>
      </w:pPr>
    </w:p>
    <w:p w14:paraId="1289C577" w14:textId="6362BB93" w:rsidR="002437B8" w:rsidRPr="009802F2" w:rsidRDefault="002437B8" w:rsidP="002437B8">
      <w:pPr>
        <w:rPr>
          <w:ins w:id="4802" w:author="Garrick W Bruening" w:date="2020-09-28T15:57:00Z"/>
        </w:rPr>
      </w:pPr>
      <w:ins w:id="4803" w:author="Garrick W Bruening" w:date="2020-09-28T15:57:00Z">
        <w:r w:rsidRPr="009802F2">
          <w:t>where (</w:t>
        </w:r>
        <w:proofErr w:type="spellStart"/>
        <w:r w:rsidRPr="009802F2">
          <w:t>b</w:t>
        </w:r>
        <w:r w:rsidRPr="009802F2">
          <w:rPr>
            <w:vertAlign w:val="subscript"/>
          </w:rPr>
          <w:t>torque</w:t>
        </w:r>
      </w:ins>
      <w:proofErr w:type="spellEnd"/>
      <w:r w:rsidR="003B7314">
        <w:rPr>
          <w:vertAlign w:val="subscript"/>
        </w:rPr>
        <w:t xml:space="preserve"> </w:t>
      </w:r>
      <w:ins w:id="4804" w:author="Garrick W Bruening" w:date="2020-09-28T15:57:00Z">
        <w:r w:rsidRPr="009802F2">
          <w:t>=</w:t>
        </w:r>
      </w:ins>
      <w:r w:rsidR="003B7314">
        <w:t xml:space="preserve"> </w:t>
      </w:r>
      <w:ins w:id="4805" w:author="Garrick W Bruening" w:date="2020-09-28T15:57:00Z">
        <w:r w:rsidRPr="009802F2">
          <w:t xml:space="preserve">0.042 </w:t>
        </w:r>
        <w:r w:rsidRPr="009802F2">
          <w:rPr>
            <w:rFonts w:ascii="Symbol" w:eastAsia="Symbol" w:hAnsi="Symbol" w:cs="Symbol"/>
          </w:rPr>
          <w:t>±</w:t>
        </w:r>
        <w:r w:rsidRPr="009802F2">
          <w:t xml:space="preserve"> 0.0079, </w:t>
        </w:r>
        <w:proofErr w:type="spellStart"/>
        <w:r w:rsidRPr="009802F2">
          <w:t>i</w:t>
        </w:r>
        <w:r w:rsidRPr="009802F2">
          <w:rPr>
            <w:vertAlign w:val="subscript"/>
          </w:rPr>
          <w:t>torque</w:t>
        </w:r>
      </w:ins>
      <w:proofErr w:type="spellEnd"/>
      <w:r w:rsidR="003B7314">
        <w:rPr>
          <w:vertAlign w:val="subscript"/>
        </w:rPr>
        <w:t xml:space="preserve"> </w:t>
      </w:r>
      <w:ins w:id="4806" w:author="Garrick W Bruening" w:date="2020-09-28T15:57:00Z">
        <w:r w:rsidRPr="009802F2">
          <w:t>=</w:t>
        </w:r>
      </w:ins>
      <w:r w:rsidR="003B7314">
        <w:t xml:space="preserve"> </w:t>
      </w:r>
      <w:proofErr w:type="gramStart"/>
      <w:ins w:id="4807" w:author="Garrick W Bruening" w:date="2020-09-28T15:57:00Z">
        <w:r w:rsidRPr="009802F2">
          <w:t>2.13  +</w:t>
        </w:r>
        <w:proofErr w:type="gramEnd"/>
        <w:r w:rsidRPr="009802F2">
          <w:t xml:space="preserve">/- 0.07, </w:t>
        </w:r>
        <w:proofErr w:type="spellStart"/>
        <w:r w:rsidRPr="009802F2">
          <w:t>j</w:t>
        </w:r>
        <w:r w:rsidRPr="009802F2">
          <w:rPr>
            <w:vertAlign w:val="subscript"/>
          </w:rPr>
          <w:t>torque</w:t>
        </w:r>
      </w:ins>
      <w:proofErr w:type="spellEnd"/>
      <w:r w:rsidR="003B7314">
        <w:rPr>
          <w:vertAlign w:val="subscript"/>
        </w:rPr>
        <w:t xml:space="preserve"> </w:t>
      </w:r>
      <w:ins w:id="4808" w:author="Garrick W Bruening" w:date="2020-09-28T15:57:00Z">
        <w:r w:rsidRPr="009802F2">
          <w:t>=</w:t>
        </w:r>
      </w:ins>
      <w:r w:rsidR="003B7314">
        <w:t xml:space="preserve"> </w:t>
      </w:r>
      <w:ins w:id="4809" w:author="Garrick W Bruening" w:date="2020-09-28T15:57:00Z">
        <w:r w:rsidRPr="009802F2">
          <w:t>3.50 +/- 0.12</w:t>
        </w:r>
        <w:r w:rsidRPr="00352FF9">
          <w:t xml:space="preserve">, SSE = </w:t>
        </w:r>
      </w:ins>
      <w:r w:rsidR="00352FF9" w:rsidRPr="00352FF9">
        <w:t>98487.49</w:t>
      </w:r>
      <w:ins w:id="4810" w:author="Garrick W Bruening" w:date="2020-09-28T15:57:00Z">
        <w:r w:rsidRPr="00352FF9">
          <w:t xml:space="preserve">, AIC = </w:t>
        </w:r>
      </w:ins>
      <w:r w:rsidR="00426597" w:rsidRPr="00352FF9">
        <w:t>1725.16</w:t>
      </w:r>
      <w:ins w:id="4811" w:author="Garrick W Bruening" w:date="2020-09-28T15:57:00Z">
        <w:r w:rsidRPr="00352FF9">
          <w:t>). Notably, there are distinct differences between the two effort representations. The sum of squared torques increases quadratically with mass, in stark contrast to the near</w:t>
        </w:r>
        <w:r w:rsidRPr="009802F2">
          <w:t xml:space="preserve">-linear growth observed in metabolic cost. We also are limited in that there is no accounting for a resting metabolic rate, as we only represent torques associated with the reaching movement, thus </w:t>
        </w:r>
      </w:ins>
      <w:ins w:id="4812" w:author="Garrick W Bruening" w:date="2020-09-28T15:57:00Z">
        <w:r w:rsidRPr="009802F2">
          <w:rPr>
            <w:noProof/>
            <w:position w:val="-12"/>
          </w:rPr>
          <w:object w:dxaOrig="260" w:dyaOrig="380" w14:anchorId="49DB20B2">
            <v:shape id="_x0000_i1273" type="#_x0000_t75" style="width:14.25pt;height:21.75pt" o:ole="">
              <v:imagedata r:id="rId87" o:title=""/>
            </v:shape>
            <o:OLEObject Type="Embed" ProgID="Equation.DSMT4" ShapeID="_x0000_i1273" DrawAspect="Content" ObjectID="_1663576664" r:id="rId117"/>
          </w:object>
        </w:r>
      </w:ins>
      <w:ins w:id="4813" w:author="Garrick W Bruening" w:date="2020-09-28T15:57:00Z">
        <w:r w:rsidRPr="009802F2">
          <w:t xml:space="preserve"> is zero. Another consequence of only representing movement torques (as most computational models do) is that there is no cost associated with a zero velocity movement (or movement of infinite duration), thus the term equivalent to the time-invariant reach cost, a, in Eq. 1 is also zero and not included in Eq. 7. Replacing </w:t>
        </w:r>
      </w:ins>
      <m:oMath>
        <m:r>
          <w:ins w:id="4814" w:author="Garrick W Bruening" w:date="2020-09-28T15:57:00Z">
            <m:rPr>
              <m:nor/>
            </m:rPr>
            <w:rPr>
              <w:rFonts w:cstheme="minorHAnsi"/>
            </w:rPr>
            <m:t>e</m:t>
          </w:ins>
        </m:r>
      </m:oMath>
      <w:ins w:id="4815" w:author="Garrick W Bruening" w:date="2020-09-28T15:57:00Z">
        <w:r w:rsidRPr="009802F2">
          <w:t xml:space="preserve"> in Eq. 4 with</w:t>
        </w:r>
      </w:ins>
      <w:r w:rsidR="00E14637">
        <w:t xml:space="preserve"> </w:t>
      </w:r>
      <m:oMath>
        <m:sSub>
          <m:sSubPr>
            <m:ctrlPr>
              <w:ins w:id="4816" w:author="Garrick W Bruening" w:date="2020-09-28T15:57:00Z">
                <w:rPr>
                  <w:rFonts w:ascii="Cambria Math" w:hAnsi="Cambria Math" w:cstheme="minorHAnsi"/>
                </w:rPr>
              </w:ins>
            </m:ctrlPr>
          </m:sSubPr>
          <m:e>
            <m:r>
              <m:rPr>
                <m:sty m:val="p"/>
              </m:rPr>
              <w:rPr>
                <w:rFonts w:ascii="Cambria Math" w:hAnsi="Cambria Math" w:cstheme="minorHAnsi"/>
              </w:rPr>
              <m:t>e</m:t>
            </m:r>
          </m:e>
          <m:sub>
            <m:r>
              <w:ins w:id="4817" w:author="Garrick W Bruening" w:date="2020-09-28T15:57:00Z">
                <m:rPr>
                  <m:nor/>
                </m:rPr>
                <w:rPr>
                  <w:rFonts w:cstheme="minorHAnsi"/>
                </w:rPr>
                <m:t>torque</m:t>
              </w:ins>
            </m:r>
          </m:sub>
        </m:sSub>
      </m:oMath>
      <w:ins w:id="4818" w:author="Garrick W Bruening" w:date="2020-09-28T15:57:00Z">
        <w:r w:rsidRPr="009802F2">
          <w:t>, provides the following utility:</w:t>
        </w:r>
      </w:ins>
    </w:p>
    <w:p w14:paraId="4A691283" w14:textId="77777777" w:rsidR="002437B8" w:rsidRPr="009802F2" w:rsidRDefault="002437B8" w:rsidP="002437B8">
      <w:pPr>
        <w:pStyle w:val="Caption"/>
        <w:keepNext/>
        <w:rPr>
          <w:ins w:id="4819" w:author="Garrick W Bruening" w:date="2020-09-28T15:57:00Z"/>
          <w:i w:val="0"/>
          <w:iCs w:val="0"/>
        </w:rPr>
      </w:pP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437B8" w:rsidRPr="009802F2" w14:paraId="36495B0B" w14:textId="77777777" w:rsidTr="00725223">
        <w:trPr>
          <w:ins w:id="4820" w:author="Garrick W Bruening" w:date="2020-09-28T15:57:00Z"/>
        </w:trPr>
        <w:tc>
          <w:tcPr>
            <w:tcW w:w="500" w:type="pct"/>
          </w:tcPr>
          <w:p w14:paraId="3BF812D7" w14:textId="77777777" w:rsidR="002437B8" w:rsidRPr="009802F2" w:rsidRDefault="002437B8" w:rsidP="00725223">
            <w:pPr>
              <w:rPr>
                <w:ins w:id="4821" w:author="Garrick W Bruening" w:date="2020-09-28T15:57:00Z"/>
              </w:rPr>
            </w:pPr>
          </w:p>
        </w:tc>
        <w:tc>
          <w:tcPr>
            <w:tcW w:w="4000" w:type="pct"/>
            <w:vAlign w:val="center"/>
          </w:tcPr>
          <w:p w14:paraId="36F7A77C" w14:textId="17257761" w:rsidR="002437B8" w:rsidRPr="009802F2" w:rsidRDefault="002E6FCC" w:rsidP="00725223">
            <w:pPr>
              <w:rPr>
                <w:ins w:id="4822" w:author="Garrick W Bruening" w:date="2020-09-28T15:57:00Z"/>
                <w:rFonts w:ascii="Cambria" w:hAnsi="Cambria" w:cs="Aharoni"/>
              </w:rPr>
            </w:pPr>
            <m:oMathPara>
              <m:oMath>
                <m:sSub>
                  <m:sSubPr>
                    <m:ctrlPr>
                      <w:ins w:id="4823" w:author="Garrick W Bruening" w:date="2020-09-28T15:57:00Z">
                        <w:rPr>
                          <w:rFonts w:ascii="Cambria Math" w:hAnsi="Cambria Math" w:cstheme="minorHAnsi"/>
                        </w:rPr>
                      </w:ins>
                    </m:ctrlPr>
                  </m:sSubPr>
                  <m:e>
                    <m:r>
                      <w:ins w:id="4824" w:author="Garrick W Bruening" w:date="2020-09-28T15:57:00Z">
                        <m:rPr>
                          <m:nor/>
                        </m:rPr>
                        <w:rPr>
                          <w:rFonts w:cstheme="minorHAnsi"/>
                        </w:rPr>
                        <m:t>J</m:t>
                      </w:ins>
                    </m:r>
                    <m:r>
                      <w:ins w:id="4825" w:author="Garrick W Bruening" w:date="2020-09-28T15:57:00Z">
                        <m:rPr>
                          <m:sty m:val="p"/>
                        </m:rPr>
                        <w:rPr>
                          <w:rFonts w:ascii="Cambria Math" w:hAnsi="Cambria Math" w:cstheme="minorHAnsi"/>
                        </w:rPr>
                        <m:t xml:space="preserve"> </m:t>
                      </w:ins>
                    </m:r>
                  </m:e>
                  <m:sub>
                    <m:r>
                      <w:ins w:id="4826" w:author="Garrick W Bruening" w:date="2020-09-28T15:57:00Z">
                        <m:rPr>
                          <m:nor/>
                        </m:rPr>
                        <w:rPr>
                          <w:rFonts w:cstheme="minorHAnsi"/>
                        </w:rPr>
                        <m:t>torque</m:t>
                      </w:ins>
                    </m:r>
                  </m:sub>
                </m:sSub>
                <m:r>
                  <w:ins w:id="4827" w:author="Garrick W Bruening" w:date="2020-09-28T15:57:00Z">
                    <m:rPr>
                      <m:nor/>
                    </m:rPr>
                    <w:rPr>
                      <w:rFonts w:cstheme="minorHAnsi"/>
                    </w:rPr>
                    <m:t>=</m:t>
                  </w:ins>
                </m:r>
                <m:f>
                  <m:fPr>
                    <m:ctrlPr>
                      <w:ins w:id="4828" w:author="Garrick W Bruening" w:date="2020-09-28T15:57:00Z">
                        <w:rPr>
                          <w:rFonts w:ascii="Cambria Math" w:hAnsi="Cambria Math" w:cstheme="minorHAnsi"/>
                        </w:rPr>
                      </w:ins>
                    </m:ctrlPr>
                  </m:fPr>
                  <m:num>
                    <m:r>
                      <w:ins w:id="4829" w:author="Garrick W Bruening" w:date="2020-09-28T15:57:00Z">
                        <m:rPr>
                          <m:nor/>
                        </m:rPr>
                        <w:rPr>
                          <w:rFonts w:cstheme="minorHAnsi"/>
                        </w:rPr>
                        <m:t>αP</m:t>
                      </w:ins>
                    </m:r>
                    <m:d>
                      <m:dPr>
                        <m:ctrlPr>
                          <w:ins w:id="4830" w:author="Garrick W Bruening" w:date="2020-09-28T15:57:00Z">
                            <w:rPr>
                              <w:rFonts w:ascii="Cambria Math" w:hAnsi="Cambria Math" w:cstheme="minorHAnsi"/>
                            </w:rPr>
                          </w:ins>
                        </m:ctrlPr>
                      </m:dPr>
                      <m:e>
                        <m:r>
                          <w:ins w:id="4831" w:author="Garrick W Bruening" w:date="2020-09-28T15:57:00Z">
                            <m:rPr>
                              <m:nor/>
                            </m:rPr>
                            <w:rPr>
                              <w:rFonts w:cstheme="minorHAnsi"/>
                            </w:rPr>
                            <m:t>α</m:t>
                          </w:ins>
                        </m:r>
                      </m:e>
                      <m:e>
                        <m:sSub>
                          <m:sSubPr>
                            <m:ctrlPr>
                              <w:ins w:id="4832" w:author="Garrick W Bruening" w:date="2020-09-28T15:57:00Z">
                                <w:rPr>
                                  <w:rFonts w:ascii="Cambria Math" w:hAnsi="Cambria Math" w:cstheme="minorHAnsi"/>
                                </w:rPr>
                              </w:ins>
                            </m:ctrlPr>
                          </m:sSubPr>
                          <m:e>
                            <m:r>
                              <w:ins w:id="4833" w:author="Garrick W Bruening" w:date="2020-09-28T15:57:00Z">
                                <m:rPr>
                                  <m:nor/>
                                </m:rPr>
                                <w:rPr>
                                  <w:rFonts w:cstheme="minorHAnsi"/>
                                </w:rPr>
                                <m:t>t</m:t>
                              </w:ins>
                            </m:r>
                          </m:e>
                          <m:sub>
                            <m:r>
                              <w:ins w:id="4834" w:author="Garrick W Bruening" w:date="2020-09-28T15:57:00Z">
                                <m:rPr>
                                  <m:nor/>
                                </m:rPr>
                                <w:rPr>
                                  <w:rFonts w:cstheme="minorHAnsi"/>
                                </w:rPr>
                                <m:t>m</m:t>
                              </w:ins>
                            </m:r>
                          </m:sub>
                        </m:sSub>
                        <m:r>
                          <w:ins w:id="4835" w:author="Garrick W Bruening" w:date="2020-09-28T15:57:00Z">
                            <m:rPr>
                              <m:nor/>
                            </m:rPr>
                            <w:rPr>
                              <w:rFonts w:cstheme="minorHAnsi"/>
                            </w:rPr>
                            <m:t>,m</m:t>
                          </w:ins>
                        </m:r>
                      </m:e>
                    </m:d>
                    <m:r>
                      <w:ins w:id="4836" w:author="Garrick W Bruening" w:date="2020-09-28T15:57:00Z">
                        <m:rPr>
                          <m:nor/>
                        </m:rPr>
                        <w:rPr>
                          <w:rFonts w:cstheme="minorHAnsi"/>
                        </w:rPr>
                        <m:t>-</m:t>
                      </w:ins>
                    </m:r>
                    <m:f>
                      <m:fPr>
                        <m:ctrlPr>
                          <w:ins w:id="4837" w:author="Garrick W Bruening" w:date="2020-09-28T15:57:00Z">
                            <w:rPr>
                              <w:rFonts w:ascii="Cambria Math" w:hAnsi="Cambria Math" w:cstheme="minorHAnsi"/>
                            </w:rPr>
                          </w:ins>
                        </m:ctrlPr>
                      </m:fPr>
                      <m:num>
                        <m:sSub>
                          <m:sSubPr>
                            <m:ctrlPr>
                              <w:ins w:id="4838" w:author="Garrick W Bruening" w:date="2020-09-28T15:57:00Z">
                                <w:rPr>
                                  <w:rFonts w:ascii="Cambria Math" w:hAnsi="Cambria Math" w:cstheme="minorHAnsi"/>
                                </w:rPr>
                              </w:ins>
                            </m:ctrlPr>
                          </m:sSubPr>
                          <m:e>
                            <m:r>
                              <w:ins w:id="4839" w:author="Garrick W Bruening" w:date="2020-09-28T15:57:00Z">
                                <m:rPr>
                                  <m:nor/>
                                </m:rPr>
                                <w:rPr>
                                  <w:rFonts w:cstheme="minorHAnsi"/>
                                </w:rPr>
                                <m:t>b</m:t>
                              </w:ins>
                            </m:r>
                          </m:e>
                          <m:sub>
                            <m:r>
                              <w:ins w:id="4840" w:author="Garrick W Bruening" w:date="2020-09-28T15:57:00Z">
                                <m:rPr>
                                  <m:nor/>
                                </m:rPr>
                                <w:rPr>
                                  <w:rFonts w:cstheme="minorHAnsi"/>
                                </w:rPr>
                                <m:t>torque</m:t>
                              </w:ins>
                            </m:r>
                          </m:sub>
                        </m:sSub>
                        <m:sSup>
                          <m:sSupPr>
                            <m:ctrlPr>
                              <w:ins w:id="4841" w:author="Garrick W Bruening" w:date="2020-09-28T15:57:00Z">
                                <w:rPr>
                                  <w:rFonts w:ascii="Cambria Math" w:hAnsi="Cambria Math" w:cstheme="minorHAnsi"/>
                                </w:rPr>
                              </w:ins>
                            </m:ctrlPr>
                          </m:sSupPr>
                          <m:e>
                            <m:r>
                              <w:ins w:id="4842" w:author="Garrick W Bruening" w:date="2020-09-28T15:57:00Z">
                                <m:rPr>
                                  <m:nor/>
                                </m:rPr>
                                <w:rPr>
                                  <w:rFonts w:cstheme="minorHAnsi"/>
                                </w:rPr>
                                <m:t>m</m:t>
                              </w:ins>
                            </m:r>
                          </m:e>
                          <m:sup>
                            <m:sSub>
                              <m:sSubPr>
                                <m:ctrlPr>
                                  <w:ins w:id="4843" w:author="Garrick W Bruening" w:date="2020-09-28T15:57:00Z">
                                    <w:rPr>
                                      <w:rFonts w:ascii="Cambria Math" w:hAnsi="Cambria Math" w:cstheme="minorHAnsi"/>
                                    </w:rPr>
                                  </w:ins>
                                </m:ctrlPr>
                              </m:sSubPr>
                              <m:e>
                                <m:r>
                                  <w:ins w:id="4844" w:author="Garrick W Bruening" w:date="2020-09-28T15:57:00Z">
                                    <m:rPr>
                                      <m:nor/>
                                    </m:rPr>
                                    <w:rPr>
                                      <w:rFonts w:cstheme="minorHAnsi"/>
                                    </w:rPr>
                                    <m:t>i</m:t>
                                  </w:ins>
                                </m:r>
                              </m:e>
                              <m:sub>
                                <m:r>
                                  <w:ins w:id="4845" w:author="Garrick W Bruening" w:date="2020-09-28T15:57:00Z">
                                    <m:rPr>
                                      <m:nor/>
                                    </m:rPr>
                                    <w:rPr>
                                      <w:rFonts w:cstheme="minorHAnsi"/>
                                    </w:rPr>
                                    <m:t>torque</m:t>
                                  </w:ins>
                                </m:r>
                              </m:sub>
                            </m:sSub>
                          </m:sup>
                        </m:sSup>
                      </m:num>
                      <m:den>
                        <m:sSubSup>
                          <m:sSubSupPr>
                            <m:ctrlPr>
                              <w:ins w:id="4846" w:author="Garrick W Bruening" w:date="2020-09-28T15:57:00Z">
                                <w:rPr>
                                  <w:rFonts w:ascii="Cambria Math" w:hAnsi="Cambria Math" w:cstheme="minorHAnsi"/>
                                </w:rPr>
                              </w:ins>
                            </m:ctrlPr>
                          </m:sSubSupPr>
                          <m:e>
                            <m:r>
                              <w:ins w:id="4847" w:author="Garrick W Bruening" w:date="2020-09-28T15:57:00Z">
                                <m:rPr>
                                  <m:nor/>
                                </m:rPr>
                                <w:rPr>
                                  <w:rFonts w:cstheme="minorHAnsi"/>
                                </w:rPr>
                                <m:t>t</m:t>
                              </w:ins>
                            </m:r>
                          </m:e>
                          <m:sub>
                            <m:r>
                              <w:ins w:id="4848" w:author="Garrick W Bruening" w:date="2020-09-28T15:57:00Z">
                                <m:rPr>
                                  <m:nor/>
                                </m:rPr>
                                <w:rPr>
                                  <w:rFonts w:cstheme="minorHAnsi"/>
                                </w:rPr>
                                <m:t>m</m:t>
                              </w:ins>
                            </m:r>
                          </m:sub>
                          <m:sup>
                            <m:sSub>
                              <m:sSubPr>
                                <m:ctrlPr>
                                  <w:ins w:id="4849" w:author="Garrick W Bruening" w:date="2020-09-28T15:57:00Z">
                                    <w:rPr>
                                      <w:rFonts w:ascii="Cambria Math" w:hAnsi="Cambria Math" w:cstheme="minorHAnsi"/>
                                    </w:rPr>
                                  </w:ins>
                                </m:ctrlPr>
                              </m:sSubPr>
                              <m:e>
                                <m:r>
                                  <w:ins w:id="4850" w:author="Garrick W Bruening" w:date="2020-09-28T15:57:00Z">
                                    <m:rPr>
                                      <m:nor/>
                                    </m:rPr>
                                    <w:rPr>
                                      <w:rFonts w:cstheme="minorHAnsi"/>
                                    </w:rPr>
                                    <m:t>j</m:t>
                                  </w:ins>
                                </m:r>
                              </m:e>
                              <m:sub>
                                <m:r>
                                  <w:ins w:id="4851" w:author="Garrick W Bruening" w:date="2020-09-28T15:57:00Z">
                                    <m:rPr>
                                      <m:nor/>
                                    </m:rPr>
                                    <w:rPr>
                                      <w:rFonts w:cstheme="minorHAnsi"/>
                                    </w:rPr>
                                    <m:t>torque</m:t>
                                  </w:ins>
                                </m:r>
                              </m:sub>
                            </m:sSub>
                            <m:r>
                              <w:ins w:id="4852" w:author="Garrick W Bruening" w:date="2020-09-28T15:57:00Z">
                                <m:rPr>
                                  <m:nor/>
                                </m:rPr>
                                <w:rPr>
                                  <w:rFonts w:cstheme="minorHAnsi"/>
                                </w:rPr>
                                <m:t> -1</m:t>
                              </w:ins>
                            </m:r>
                          </m:sup>
                        </m:sSubSup>
                      </m:den>
                    </m:f>
                  </m:num>
                  <m:den>
                    <m:sSub>
                      <m:sSubPr>
                        <m:ctrlPr>
                          <w:ins w:id="4853" w:author="Garrick W Bruening" w:date="2020-09-28T15:57:00Z">
                            <w:rPr>
                              <w:rFonts w:ascii="Cambria Math" w:hAnsi="Cambria Math" w:cstheme="minorHAnsi"/>
                            </w:rPr>
                          </w:ins>
                        </m:ctrlPr>
                      </m:sSubPr>
                      <m:e>
                        <m:r>
                          <w:ins w:id="4854" w:author="Garrick W Bruening" w:date="2020-09-28T15:57:00Z">
                            <m:rPr>
                              <m:nor/>
                            </m:rPr>
                            <w:rPr>
                              <w:rFonts w:cstheme="minorHAnsi"/>
                            </w:rPr>
                            <m:t>t</m:t>
                          </w:ins>
                        </m:r>
                      </m:e>
                      <m:sub>
                        <m:r>
                          <w:ins w:id="4855" w:author="Garrick W Bruening" w:date="2020-09-28T15:57:00Z">
                            <m:rPr>
                              <m:nor/>
                            </m:rPr>
                            <w:rPr>
                              <w:rFonts w:cstheme="minorHAnsi"/>
                            </w:rPr>
                            <m:t>r</m:t>
                          </w:ins>
                        </m:r>
                      </m:sub>
                    </m:sSub>
                    <m:r>
                      <w:ins w:id="4856" w:author="Garrick W Bruening" w:date="2020-09-28T15:57:00Z">
                        <m:rPr>
                          <m:nor/>
                        </m:rPr>
                        <w:rPr>
                          <w:rFonts w:cstheme="minorHAnsi"/>
                        </w:rPr>
                        <m:t>+</m:t>
                      </w:ins>
                    </m:r>
                    <m:sSub>
                      <m:sSubPr>
                        <m:ctrlPr>
                          <w:ins w:id="4857" w:author="Garrick W Bruening" w:date="2020-09-28T15:57:00Z">
                            <w:rPr>
                              <w:rFonts w:ascii="Cambria Math" w:hAnsi="Cambria Math" w:cstheme="minorHAnsi"/>
                            </w:rPr>
                          </w:ins>
                        </m:ctrlPr>
                      </m:sSubPr>
                      <m:e>
                        <m:r>
                          <w:ins w:id="4858" w:author="Garrick W Bruening" w:date="2020-09-28T15:57:00Z">
                            <m:rPr>
                              <m:nor/>
                            </m:rPr>
                            <w:rPr>
                              <w:rFonts w:cstheme="minorHAnsi"/>
                            </w:rPr>
                            <m:t>t</m:t>
                          </w:ins>
                        </m:r>
                      </m:e>
                      <m:sub>
                        <m:r>
                          <w:ins w:id="4859" w:author="Garrick W Bruening" w:date="2020-09-28T15:57:00Z">
                            <m:rPr>
                              <m:nor/>
                            </m:rPr>
                            <w:rPr>
                              <w:rFonts w:cstheme="minorHAnsi"/>
                            </w:rPr>
                            <m:t>m</m:t>
                          </w:ins>
                        </m:r>
                      </m:sub>
                    </m:sSub>
                  </m:den>
                </m:f>
              </m:oMath>
            </m:oMathPara>
          </w:p>
        </w:tc>
        <w:tc>
          <w:tcPr>
            <w:tcW w:w="500" w:type="pct"/>
            <w:vAlign w:val="center"/>
          </w:tcPr>
          <w:p w14:paraId="55E110AB" w14:textId="589F4528" w:rsidR="002437B8" w:rsidRPr="009802F2" w:rsidRDefault="002437B8" w:rsidP="00725223">
            <w:pPr>
              <w:pStyle w:val="Caption"/>
              <w:keepNext/>
              <w:jc w:val="right"/>
              <w:rPr>
                <w:ins w:id="4860" w:author="Garrick W Bruening" w:date="2020-09-28T15:57:00Z"/>
                <w:i w:val="0"/>
                <w:iCs w:val="0"/>
                <w:sz w:val="22"/>
                <w:szCs w:val="22"/>
              </w:rPr>
            </w:pPr>
            <w:ins w:id="4861" w:author="Garrick W Bruening" w:date="2020-09-28T15:57:00Z">
              <w:r w:rsidRPr="009802F2">
                <w:rPr>
                  <w:i w:val="0"/>
                  <w:iCs w:val="0"/>
                  <w:color w:val="auto"/>
                  <w:sz w:val="22"/>
                  <w:szCs w:val="22"/>
                </w:rPr>
                <w:t>(</w:t>
              </w:r>
              <w:r w:rsidRPr="009802F2">
                <w:rPr>
                  <w:i w:val="0"/>
                  <w:iCs w:val="0"/>
                  <w:color w:val="auto"/>
                  <w:sz w:val="22"/>
                  <w:szCs w:val="22"/>
                </w:rPr>
                <w:fldChar w:fldCharType="begin"/>
              </w:r>
              <w:r w:rsidRPr="009802F2">
                <w:rPr>
                  <w:i w:val="0"/>
                  <w:iCs w:val="0"/>
                  <w:color w:val="auto"/>
                  <w:sz w:val="22"/>
                  <w:szCs w:val="22"/>
                </w:rPr>
                <w:instrText xml:space="preserve"> SEQ Equation \* ARABIC </w:instrText>
              </w:r>
              <w:r w:rsidRPr="009802F2">
                <w:rPr>
                  <w:i w:val="0"/>
                  <w:iCs w:val="0"/>
                  <w:color w:val="auto"/>
                  <w:sz w:val="22"/>
                  <w:szCs w:val="22"/>
                </w:rPr>
                <w:fldChar w:fldCharType="separate"/>
              </w:r>
            </w:ins>
            <w:r w:rsidR="005B369E" w:rsidRPr="009802F2">
              <w:rPr>
                <w:i w:val="0"/>
                <w:iCs w:val="0"/>
                <w:noProof/>
                <w:color w:val="auto"/>
                <w:sz w:val="22"/>
                <w:szCs w:val="22"/>
              </w:rPr>
              <w:t>23</w:t>
            </w:r>
            <w:ins w:id="4862" w:author="Garrick W Bruening" w:date="2020-09-28T15:57:00Z">
              <w:r w:rsidRPr="009802F2">
                <w:rPr>
                  <w:i w:val="0"/>
                  <w:iCs w:val="0"/>
                  <w:color w:val="auto"/>
                  <w:sz w:val="22"/>
                  <w:szCs w:val="22"/>
                </w:rPr>
                <w:fldChar w:fldCharType="end"/>
              </w:r>
              <w:r w:rsidRPr="009802F2">
                <w:rPr>
                  <w:i w:val="0"/>
                  <w:iCs w:val="0"/>
                  <w:color w:val="auto"/>
                  <w:sz w:val="22"/>
                  <w:szCs w:val="22"/>
                </w:rPr>
                <w:t>)</w:t>
              </w:r>
            </w:ins>
          </w:p>
        </w:tc>
      </w:tr>
    </w:tbl>
    <w:p w14:paraId="3736968E" w14:textId="77777777" w:rsidR="002437B8" w:rsidRPr="009802F2" w:rsidRDefault="002437B8" w:rsidP="002437B8">
      <w:pPr>
        <w:rPr>
          <w:ins w:id="4863" w:author="Garrick W Bruening" w:date="2020-09-28T15:57:00Z"/>
        </w:rPr>
      </w:pPr>
    </w:p>
    <w:p w14:paraId="443A8C18" w14:textId="55E74AF5" w:rsidR="002437B8" w:rsidRPr="009802F2" w:rsidRDefault="002437B8" w:rsidP="002437B8">
      <w:pPr>
        <w:rPr>
          <w:ins w:id="4864" w:author="Garrick W Bruening" w:date="2020-09-28T15:57:00Z"/>
        </w:rPr>
      </w:pPr>
      <w:ins w:id="4865" w:author="Garrick W Bruening" w:date="2020-09-28T15:57:00Z">
        <w:r w:rsidRPr="009802F2">
          <w:t xml:space="preserve">Employing the same fitting procedure as described above and fitting a single parameter, </w:t>
        </w:r>
      </w:ins>
      <m:oMath>
        <m:r>
          <w:ins w:id="4866" w:author="Garrick W Bruening" w:date="2020-09-28T15:57:00Z">
            <m:rPr>
              <m:nor/>
            </m:rPr>
            <w:rPr>
              <w:rFonts w:cstheme="minorHAnsi"/>
            </w:rPr>
            <m:t>α</m:t>
          </w:ins>
        </m:r>
      </m:oMath>
      <w:ins w:id="4867" w:author="Garrick W Bruening" w:date="2020-09-28T15:57:00Z">
        <w:r w:rsidRPr="009802F2">
          <w:t>, we find that the sum of squared torques does a significantly worse job in predicting the experimental data in all three experiments (</w:t>
        </w:r>
        <w:r w:rsidRPr="009802F2">
          <w:rPr>
            <w:highlight w:val="yellow"/>
          </w:rPr>
          <w:t xml:space="preserve">Experiment 2a: alpha= </w:t>
        </w:r>
      </w:ins>
      <w:r w:rsidR="00355194">
        <w:rPr>
          <w:highlight w:val="yellow"/>
        </w:rPr>
        <w:t>30.50</w:t>
      </w:r>
      <w:ins w:id="4868" w:author="Garrick W Bruening" w:date="2020-09-28T15:57:00Z">
        <w:r w:rsidRPr="009802F2">
          <w:rPr>
            <w:highlight w:val="yellow"/>
          </w:rPr>
          <w:t xml:space="preserve">, SSE = </w:t>
        </w:r>
      </w:ins>
      <w:r w:rsidR="006416D7">
        <w:rPr>
          <w:highlight w:val="yellow"/>
        </w:rPr>
        <w:t>0.4</w:t>
      </w:r>
      <w:r w:rsidR="00C70664">
        <w:rPr>
          <w:highlight w:val="yellow"/>
        </w:rPr>
        <w:t>95</w:t>
      </w:r>
      <w:ins w:id="4869" w:author="Garrick W Bruening" w:date="2020-09-28T15:57:00Z">
        <w:r w:rsidRPr="009802F2">
          <w:rPr>
            <w:highlight w:val="yellow"/>
          </w:rPr>
          <w:t xml:space="preserve">, AIC = ; Experiment 2b: alpha= </w:t>
        </w:r>
      </w:ins>
      <w:r w:rsidR="00122C2B">
        <w:rPr>
          <w:highlight w:val="yellow"/>
        </w:rPr>
        <w:t>80.68</w:t>
      </w:r>
      <w:ins w:id="4870" w:author="Garrick W Bruening" w:date="2020-09-28T15:57:00Z">
        <w:r w:rsidRPr="009802F2">
          <w:rPr>
            <w:highlight w:val="yellow"/>
          </w:rPr>
          <w:t xml:space="preserve">, SSE = </w:t>
        </w:r>
      </w:ins>
      <w:r w:rsidR="00C70664">
        <w:rPr>
          <w:highlight w:val="yellow"/>
        </w:rPr>
        <w:t>0.368</w:t>
      </w:r>
      <w:ins w:id="4871" w:author="Garrick W Bruening" w:date="2020-09-28T15:57:00Z">
        <w:r w:rsidRPr="009802F2">
          <w:rPr>
            <w:highlight w:val="yellow"/>
          </w:rPr>
          <w:t xml:space="preserve">, AIC =;  Experiment 2c: alpha= </w:t>
        </w:r>
      </w:ins>
      <w:r w:rsidR="006A2433">
        <w:rPr>
          <w:highlight w:val="yellow"/>
        </w:rPr>
        <w:t>26.891</w:t>
      </w:r>
      <w:ins w:id="4872" w:author="Garrick W Bruening" w:date="2020-09-28T15:57:00Z">
        <w:r w:rsidRPr="009802F2">
          <w:rPr>
            <w:highlight w:val="yellow"/>
          </w:rPr>
          <w:t xml:space="preserve"> , SSE = </w:t>
        </w:r>
      </w:ins>
      <w:r w:rsidR="00316333">
        <w:rPr>
          <w:highlight w:val="yellow"/>
        </w:rPr>
        <w:t>0.597</w:t>
      </w:r>
      <w:ins w:id="4873" w:author="Garrick W Bruening" w:date="2020-09-28T15:57:00Z">
        <w:r w:rsidRPr="009802F2">
          <w:rPr>
            <w:highlight w:val="yellow"/>
          </w:rPr>
          <w:t>, AIC =</w:t>
        </w:r>
        <w:r w:rsidRPr="009802F2">
          <w:t>) compared to when effort is represented as metabolic cost. This is true for both predictions of the absolute movement durations as well as the changes in movement duration with added mass (</w:t>
        </w:r>
        <w:r w:rsidRPr="009802F2">
          <w:rPr>
            <w:highlight w:val="yellow"/>
          </w:rPr>
          <w:t xml:space="preserve">SSE = </w:t>
        </w:r>
      </w:ins>
      <w:r w:rsidR="000C66C5">
        <w:rPr>
          <w:highlight w:val="yellow"/>
        </w:rPr>
        <w:t>3.85e</w:t>
      </w:r>
      <w:r w:rsidR="000C66C5">
        <w:rPr>
          <w:highlight w:val="yellow"/>
          <w:vertAlign w:val="superscript"/>
        </w:rPr>
        <w:t>-2</w:t>
      </w:r>
      <w:ins w:id="4874" w:author="Garrick W Bruening" w:date="2020-09-28T15:57:00Z">
        <w:r w:rsidRPr="009802F2">
          <w:rPr>
            <w:highlight w:val="yellow"/>
          </w:rPr>
          <w:t xml:space="preserve">, </w:t>
        </w:r>
      </w:ins>
      <w:r w:rsidR="00BD6AFA">
        <w:rPr>
          <w:highlight w:val="yellow"/>
        </w:rPr>
        <w:t>3.56e</w:t>
      </w:r>
      <w:r w:rsidR="00BD6AFA">
        <w:rPr>
          <w:highlight w:val="yellow"/>
          <w:vertAlign w:val="superscript"/>
        </w:rPr>
        <w:t>-3</w:t>
      </w:r>
      <w:ins w:id="4875" w:author="Garrick W Bruening" w:date="2020-09-28T15:57:00Z">
        <w:r w:rsidRPr="009802F2">
          <w:rPr>
            <w:highlight w:val="yellow"/>
          </w:rPr>
          <w:t xml:space="preserve">, </w:t>
        </w:r>
      </w:ins>
      <w:r w:rsidR="00BD6AFA">
        <w:rPr>
          <w:highlight w:val="yellow"/>
        </w:rPr>
        <w:t>1.25</w:t>
      </w:r>
      <w:ins w:id="4876" w:author="Garrick W Bruening" w:date="2020-09-28T15:57:00Z">
        <w:r w:rsidRPr="009802F2">
          <w:rPr>
            <w:highlight w:val="yellow"/>
          </w:rPr>
          <w:t>,</w:t>
        </w:r>
        <w:r w:rsidRPr="009802F2">
          <w:t xml:space="preserve"> for Experiments 2a,b, and c, respectively). </w:t>
        </w:r>
      </w:ins>
    </w:p>
    <w:p w14:paraId="151D4BA3" w14:textId="48388780" w:rsidR="002437B8" w:rsidRPr="009802F2" w:rsidRDefault="002437B8" w:rsidP="002437B8">
      <w:pPr>
        <w:rPr>
          <w:ins w:id="4877" w:author="Garrick W Bruening" w:date="2020-09-28T15:57:00Z"/>
        </w:rPr>
      </w:pPr>
      <w:ins w:id="4878" w:author="Garrick W Bruening" w:date="2020-09-28T15:57:00Z">
        <w:r w:rsidRPr="009802F2">
          <w:t xml:space="preserve">The lack of a resting cost in the sum of squared torques effort representation may have contributed to the poor fit to the data. To provide a more direct comparison of effort representations, we considered </w:t>
        </w:r>
        <w:r w:rsidRPr="009802F2">
          <w:lastRenderedPageBreak/>
          <w:t xml:space="preserve">the net metabolic cost of the action, rather than the gross metabolic cost of the action. Gross metabolic cost is the </w:t>
        </w:r>
        <w:proofErr w:type="gramStart"/>
        <w:r w:rsidRPr="009802F2">
          <w:t>sum total</w:t>
        </w:r>
        <w:proofErr w:type="gramEnd"/>
        <w:r w:rsidRPr="009802F2">
          <w:t xml:space="preserve"> of metabolic expenditure required for an </w:t>
        </w:r>
      </w:ins>
      <w:r w:rsidR="00216E5D" w:rsidRPr="009802F2">
        <w:t>action and</w:t>
      </w:r>
      <w:ins w:id="4879" w:author="Garrick W Bruening" w:date="2020-09-28T15:57:00Z">
        <w:r w:rsidRPr="009802F2">
          <w:t xml:space="preserve"> includes the cost of the movement as well as the cost of resting. Net metabolic cost is only cost associated with the movement, and is calculated as shown in Eq. </w:t>
        </w:r>
        <w:r w:rsidRPr="009802F2">
          <w:fldChar w:fldCharType="begin"/>
        </w:r>
        <w:r w:rsidRPr="009802F2">
          <w:instrText xml:space="preserve"> REF _Ref46584740 \h  \* MERGEFORMAT </w:instrText>
        </w:r>
      </w:ins>
      <w:ins w:id="4880" w:author="Garrick W Bruening" w:date="2020-09-28T15:57:00Z">
        <w:r w:rsidRPr="009802F2">
          <w:fldChar w:fldCharType="end"/>
        </w:r>
        <w:r w:rsidRPr="009802F2">
          <w:t xml:space="preserve">. Substituting net metabolic cost (Eq. 3) for </w:t>
        </w:r>
      </w:ins>
      <w:ins w:id="4881" w:author="Garrick W Bruening" w:date="2020-09-28T15:57:00Z">
        <w:r w:rsidRPr="009802F2">
          <w:rPr>
            <w:noProof/>
            <w:position w:val="-12"/>
          </w:rPr>
          <w:object w:dxaOrig="320" w:dyaOrig="380" w14:anchorId="004222B0">
            <v:shape id="_x0000_i1274" type="#_x0000_t75" style="width:14.25pt;height:21.75pt" o:ole="">
              <v:imagedata r:id="rId99" o:title=""/>
            </v:shape>
            <o:OLEObject Type="Embed" ProgID="Equation.DSMT4" ShapeID="_x0000_i1274" DrawAspect="Content" ObjectID="_1663576665" r:id="rId118"/>
          </w:object>
        </w:r>
      </w:ins>
      <w:ins w:id="4882" w:author="Garrick W Bruening" w:date="2020-09-28T15:57:00Z">
        <w:r w:rsidRPr="009802F2">
          <w:t xml:space="preserve"> in Eq. </w:t>
        </w:r>
        <w:r w:rsidRPr="009802F2">
          <w:fldChar w:fldCharType="begin"/>
        </w:r>
        <w:r w:rsidRPr="009802F2">
          <w:instrText xml:space="preserve"> REF _Ref46584719 \h  \* MERGEFORMAT </w:instrText>
        </w:r>
      </w:ins>
      <w:ins w:id="4883" w:author="Garrick W Bruening" w:date="2020-09-28T15:57:00Z">
        <w:r w:rsidRPr="009802F2">
          <w:fldChar w:fldCharType="separate"/>
        </w:r>
      </w:ins>
      <w:r w:rsidR="005B369E" w:rsidRPr="009802F2">
        <w:rPr>
          <w:sz w:val="24"/>
          <w:szCs w:val="24"/>
          <w:rPrChange w:id="4884" w:author="Garrick W Bruening" w:date="2020-07-25T15:10:00Z">
            <w:rPr/>
          </w:rPrChange>
        </w:rPr>
        <w:t>(</w:t>
      </w:r>
      <w:r w:rsidR="005B369E" w:rsidRPr="009802F2">
        <w:rPr>
          <w:noProof/>
          <w:sz w:val="24"/>
          <w:szCs w:val="24"/>
        </w:rPr>
        <w:t>5</w:t>
      </w:r>
      <w:r w:rsidR="005B369E" w:rsidRPr="009802F2">
        <w:rPr>
          <w:sz w:val="24"/>
          <w:szCs w:val="24"/>
          <w:rPrChange w:id="4885" w:author="Garrick W Bruening" w:date="2020-07-25T15:10:00Z">
            <w:rPr/>
          </w:rPrChange>
        </w:rPr>
        <w:t>)</w:t>
      </w:r>
      <w:ins w:id="4886" w:author="Garrick W Bruening" w:date="2020-09-28T15:57:00Z">
        <w:r w:rsidRPr="009802F2">
          <w:fldChar w:fldCharType="end"/>
        </w:r>
        <w:r w:rsidRPr="009802F2">
          <w:t xml:space="preserve"> and setting </w:t>
        </w:r>
      </w:ins>
      <w:ins w:id="4887" w:author="Garrick W Bruening" w:date="2020-09-28T15:57:00Z">
        <w:r w:rsidRPr="009802F2">
          <w:rPr>
            <w:noProof/>
            <w:position w:val="-12"/>
          </w:rPr>
          <w:object w:dxaOrig="260" w:dyaOrig="380" w14:anchorId="04396028">
            <v:shape id="_x0000_i1275" type="#_x0000_t75" style="width:14.25pt;height:21.75pt" o:ole="">
              <v:imagedata r:id="rId101" o:title=""/>
            </v:shape>
            <o:OLEObject Type="Embed" ProgID="Equation.DSMT4" ShapeID="_x0000_i1275" DrawAspect="Content" ObjectID="_1663576666" r:id="rId119"/>
          </w:object>
        </w:r>
      </w:ins>
      <w:ins w:id="4888" w:author="Garrick W Bruening" w:date="2020-09-28T15:57:00Z">
        <w:r w:rsidRPr="009802F2">
          <w:t xml:space="preserve">  to 0:</w:t>
        </w:r>
      </w:ins>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7480"/>
        <w:gridCol w:w="935"/>
      </w:tblGrid>
      <w:tr w:rsidR="002437B8" w:rsidRPr="009802F2" w14:paraId="26BC2B0E" w14:textId="77777777" w:rsidTr="00725223">
        <w:trPr>
          <w:ins w:id="4889" w:author="Garrick W Bruening" w:date="2020-09-28T15:57:00Z"/>
        </w:trPr>
        <w:tc>
          <w:tcPr>
            <w:tcW w:w="500" w:type="pct"/>
          </w:tcPr>
          <w:p w14:paraId="1FEB7AAB" w14:textId="77777777" w:rsidR="002437B8" w:rsidRPr="009802F2" w:rsidRDefault="002437B8" w:rsidP="00725223">
            <w:pPr>
              <w:rPr>
                <w:ins w:id="4890" w:author="Garrick W Bruening" w:date="2020-09-28T15:57:00Z"/>
              </w:rPr>
            </w:pPr>
          </w:p>
        </w:tc>
        <w:tc>
          <w:tcPr>
            <w:tcW w:w="4000" w:type="pct"/>
            <w:vAlign w:val="center"/>
          </w:tcPr>
          <w:p w14:paraId="27CDAC6B" w14:textId="77777777" w:rsidR="002437B8" w:rsidRPr="009802F2" w:rsidRDefault="002E6FCC" w:rsidP="00725223">
            <w:pPr>
              <w:jc w:val="center"/>
              <w:rPr>
                <w:ins w:id="4891" w:author="Garrick W Bruening" w:date="2020-09-28T15:57:00Z"/>
                <w:rFonts w:ascii="Cambria" w:hAnsi="Cambria" w:cs="Aharoni"/>
              </w:rPr>
            </w:pPr>
            <m:oMathPara>
              <m:oMath>
                <m:sSub>
                  <m:sSubPr>
                    <m:ctrlPr>
                      <w:ins w:id="4892" w:author="Garrick W Bruening" w:date="2020-09-28T15:57:00Z">
                        <w:rPr>
                          <w:rFonts w:ascii="Cambria Math" w:hAnsi="Cambria Math" w:cstheme="minorHAnsi"/>
                          <w:noProof/>
                        </w:rPr>
                      </w:ins>
                    </m:ctrlPr>
                  </m:sSubPr>
                  <m:e>
                    <m:r>
                      <w:ins w:id="4893" w:author="Garrick W Bruening" w:date="2020-09-28T15:57:00Z">
                        <m:rPr>
                          <m:nor/>
                        </m:rPr>
                        <w:rPr>
                          <w:rFonts w:cstheme="minorHAnsi"/>
                          <w:noProof/>
                        </w:rPr>
                        <m:t>J</m:t>
                      </w:ins>
                    </m:r>
                  </m:e>
                  <m:sub>
                    <m:r>
                      <w:ins w:id="4894" w:author="Garrick W Bruening" w:date="2020-09-28T15:57:00Z">
                        <m:rPr>
                          <m:nor/>
                        </m:rPr>
                        <w:rPr>
                          <w:rFonts w:cstheme="minorHAnsi"/>
                          <w:noProof/>
                        </w:rPr>
                        <m:t>net</m:t>
                      </w:ins>
                    </m:r>
                  </m:sub>
                </m:sSub>
                <m:f>
                  <m:fPr>
                    <m:ctrlPr>
                      <w:ins w:id="4895" w:author="Garrick W Bruening" w:date="2020-09-28T15:57:00Z">
                        <w:rPr>
                          <w:rFonts w:ascii="Cambria Math" w:hAnsi="Cambria Math" w:cstheme="minorHAnsi"/>
                          <w:noProof/>
                        </w:rPr>
                      </w:ins>
                    </m:ctrlPr>
                  </m:fPr>
                  <m:num>
                    <m:r>
                      <w:ins w:id="4896" w:author="Garrick W Bruening" w:date="2020-09-28T15:57:00Z">
                        <m:rPr>
                          <m:nor/>
                        </m:rPr>
                        <w:rPr>
                          <w:rFonts w:cstheme="minorHAnsi"/>
                          <w:noProof/>
                        </w:rPr>
                        <m:t>αP</m:t>
                      </w:ins>
                    </m:r>
                    <m:d>
                      <m:dPr>
                        <m:ctrlPr>
                          <w:ins w:id="4897" w:author="Garrick W Bruening" w:date="2020-09-28T15:57:00Z">
                            <w:rPr>
                              <w:rFonts w:ascii="Cambria Math" w:hAnsi="Cambria Math" w:cstheme="minorHAnsi"/>
                              <w:noProof/>
                            </w:rPr>
                          </w:ins>
                        </m:ctrlPr>
                      </m:dPr>
                      <m:e>
                        <m:r>
                          <w:ins w:id="4898" w:author="Garrick W Bruening" w:date="2020-09-28T15:57:00Z">
                            <m:rPr>
                              <m:nor/>
                            </m:rPr>
                            <w:rPr>
                              <w:rFonts w:cstheme="minorHAnsi"/>
                              <w:noProof/>
                            </w:rPr>
                            <m:t>α</m:t>
                          </w:ins>
                        </m:r>
                      </m:e>
                      <m:e>
                        <m:sSub>
                          <m:sSubPr>
                            <m:ctrlPr>
                              <w:ins w:id="4899" w:author="Garrick W Bruening" w:date="2020-09-28T15:57:00Z">
                                <w:rPr>
                                  <w:rFonts w:ascii="Cambria Math" w:hAnsi="Cambria Math" w:cstheme="minorHAnsi"/>
                                  <w:noProof/>
                                </w:rPr>
                              </w:ins>
                            </m:ctrlPr>
                          </m:sSubPr>
                          <m:e>
                            <m:r>
                              <w:ins w:id="4900" w:author="Garrick W Bruening" w:date="2020-09-28T15:57:00Z">
                                <m:rPr>
                                  <m:nor/>
                                </m:rPr>
                                <w:rPr>
                                  <w:rFonts w:cstheme="minorHAnsi"/>
                                  <w:noProof/>
                                </w:rPr>
                                <m:t>t</m:t>
                              </w:ins>
                            </m:r>
                          </m:e>
                          <m:sub>
                            <m:r>
                              <w:ins w:id="4901" w:author="Garrick W Bruening" w:date="2020-09-28T15:57:00Z">
                                <m:rPr>
                                  <m:nor/>
                                </m:rPr>
                                <w:rPr>
                                  <w:rFonts w:cstheme="minorHAnsi"/>
                                  <w:noProof/>
                                </w:rPr>
                                <m:t>m</m:t>
                              </w:ins>
                            </m:r>
                          </m:sub>
                        </m:sSub>
                        <m:r>
                          <w:ins w:id="4902" w:author="Garrick W Bruening" w:date="2020-09-28T15:57:00Z">
                            <m:rPr>
                              <m:nor/>
                            </m:rPr>
                            <w:rPr>
                              <w:rFonts w:cstheme="minorHAnsi"/>
                              <w:noProof/>
                            </w:rPr>
                            <m:t>,m</m:t>
                          </w:ins>
                        </m:r>
                      </m:e>
                    </m:d>
                    <m:r>
                      <w:ins w:id="4903" w:author="Garrick W Bruening" w:date="2020-09-28T15:57:00Z">
                        <m:rPr>
                          <m:nor/>
                        </m:rPr>
                        <w:rPr>
                          <w:rFonts w:cstheme="minorHAnsi"/>
                          <w:noProof/>
                        </w:rPr>
                        <m:t>-</m:t>
                      </w:ins>
                    </m:r>
                    <m:d>
                      <m:dPr>
                        <m:ctrlPr>
                          <w:ins w:id="4904" w:author="Garrick W Bruening" w:date="2020-09-28T15:57:00Z">
                            <w:rPr>
                              <w:rFonts w:ascii="Cambria Math" w:hAnsi="Cambria Math" w:cstheme="minorHAnsi"/>
                              <w:noProof/>
                            </w:rPr>
                          </w:ins>
                        </m:ctrlPr>
                      </m:dPr>
                      <m:e>
                        <m:r>
                          <w:ins w:id="4905" w:author="Garrick W Bruening" w:date="2020-09-28T15:57:00Z">
                            <m:rPr>
                              <m:nor/>
                            </m:rPr>
                            <w:rPr>
                              <w:rFonts w:cstheme="minorHAnsi"/>
                              <w:noProof/>
                            </w:rPr>
                            <m:t>a-</m:t>
                          </w:ins>
                        </m:r>
                        <m:sSub>
                          <m:sSubPr>
                            <m:ctrlPr>
                              <w:ins w:id="4906" w:author="Garrick W Bruening" w:date="2020-09-28T15:57:00Z">
                                <w:rPr>
                                  <w:rFonts w:ascii="Cambria Math" w:hAnsi="Cambria Math" w:cstheme="minorHAnsi"/>
                                  <w:noProof/>
                                </w:rPr>
                              </w:ins>
                            </m:ctrlPr>
                          </m:sSubPr>
                          <m:e>
                            <m:acc>
                              <m:accPr>
                                <m:chr m:val="̇"/>
                                <m:ctrlPr>
                                  <w:ins w:id="4907" w:author="Garrick W Bruening" w:date="2020-09-28T15:57:00Z">
                                    <w:rPr>
                                      <w:rFonts w:ascii="Cambria Math" w:hAnsi="Cambria Math" w:cstheme="minorHAnsi"/>
                                      <w:noProof/>
                                    </w:rPr>
                                  </w:ins>
                                </m:ctrlPr>
                              </m:accPr>
                              <m:e>
                                <m:r>
                                  <w:ins w:id="4908" w:author="Garrick W Bruening" w:date="2020-09-28T15:57:00Z">
                                    <m:rPr>
                                      <m:nor/>
                                    </m:rPr>
                                    <w:rPr>
                                      <w:rFonts w:cstheme="minorHAnsi"/>
                                      <w:noProof/>
                                    </w:rPr>
                                    <m:t>e</m:t>
                                  </w:ins>
                                </m:r>
                              </m:e>
                            </m:acc>
                          </m:e>
                          <m:sub>
                            <m:r>
                              <w:ins w:id="4909" w:author="Garrick W Bruening" w:date="2020-09-28T15:57:00Z">
                                <m:rPr>
                                  <m:nor/>
                                </m:rPr>
                                <w:rPr>
                                  <w:rFonts w:cstheme="minorHAnsi"/>
                                  <w:noProof/>
                                </w:rPr>
                                <m:t>r</m:t>
                              </w:ins>
                            </m:r>
                          </m:sub>
                        </m:sSub>
                      </m:e>
                    </m:d>
                    <m:sSub>
                      <m:sSubPr>
                        <m:ctrlPr>
                          <w:ins w:id="4910" w:author="Garrick W Bruening" w:date="2020-09-28T15:57:00Z">
                            <w:rPr>
                              <w:rFonts w:ascii="Cambria Math" w:hAnsi="Cambria Math" w:cstheme="minorHAnsi"/>
                              <w:noProof/>
                            </w:rPr>
                          </w:ins>
                        </m:ctrlPr>
                      </m:sSubPr>
                      <m:e>
                        <m:r>
                          <w:ins w:id="4911" w:author="Garrick W Bruening" w:date="2020-09-28T15:57:00Z">
                            <m:rPr>
                              <m:nor/>
                            </m:rPr>
                            <w:rPr>
                              <w:rFonts w:cstheme="minorHAnsi"/>
                              <w:noProof/>
                            </w:rPr>
                            <m:t>t</m:t>
                          </w:ins>
                        </m:r>
                      </m:e>
                      <m:sub>
                        <m:r>
                          <w:ins w:id="4912" w:author="Garrick W Bruening" w:date="2020-09-28T15:57:00Z">
                            <m:rPr>
                              <m:nor/>
                            </m:rPr>
                            <w:rPr>
                              <w:rFonts w:cstheme="minorHAnsi"/>
                              <w:noProof/>
                            </w:rPr>
                            <m:t>m</m:t>
                          </w:ins>
                        </m:r>
                      </m:sub>
                    </m:sSub>
                    <m:r>
                      <w:ins w:id="4913" w:author="Garrick W Bruening" w:date="2020-09-28T15:57:00Z">
                        <m:rPr>
                          <m:nor/>
                        </m:rPr>
                        <w:rPr>
                          <w:rFonts w:cstheme="minorHAnsi"/>
                          <w:noProof/>
                        </w:rPr>
                        <m:t>-</m:t>
                      </w:ins>
                    </m:r>
                    <m:f>
                      <m:fPr>
                        <m:ctrlPr>
                          <w:ins w:id="4914" w:author="Garrick W Bruening" w:date="2020-09-28T15:57:00Z">
                            <w:rPr>
                              <w:rFonts w:ascii="Cambria Math" w:hAnsi="Cambria Math" w:cstheme="minorHAnsi"/>
                              <w:noProof/>
                            </w:rPr>
                          </w:ins>
                        </m:ctrlPr>
                      </m:fPr>
                      <m:num>
                        <m:r>
                          <w:ins w:id="4915" w:author="Garrick W Bruening" w:date="2020-09-28T15:57:00Z">
                            <m:rPr>
                              <m:nor/>
                            </m:rPr>
                            <w:rPr>
                              <w:rFonts w:cstheme="minorHAnsi"/>
                              <w:noProof/>
                            </w:rPr>
                            <m:t>b</m:t>
                          </w:ins>
                        </m:r>
                        <m:sSup>
                          <m:sSupPr>
                            <m:ctrlPr>
                              <w:ins w:id="4916" w:author="Garrick W Bruening" w:date="2020-09-28T15:57:00Z">
                                <w:rPr>
                                  <w:rFonts w:ascii="Cambria Math" w:hAnsi="Cambria Math" w:cstheme="minorHAnsi"/>
                                  <w:noProof/>
                                </w:rPr>
                              </w:ins>
                            </m:ctrlPr>
                          </m:sSupPr>
                          <m:e>
                            <m:r>
                              <w:ins w:id="4917" w:author="Garrick W Bruening" w:date="2020-09-28T15:57:00Z">
                                <m:rPr>
                                  <m:nor/>
                                </m:rPr>
                                <w:rPr>
                                  <w:rFonts w:cstheme="minorHAnsi"/>
                                  <w:noProof/>
                                </w:rPr>
                                <m:t>m</m:t>
                              </w:ins>
                            </m:r>
                          </m:e>
                          <m:sup>
                            <m:r>
                              <w:ins w:id="4918" w:author="Garrick W Bruening" w:date="2020-09-28T15:57:00Z">
                                <m:rPr>
                                  <m:nor/>
                                </m:rPr>
                                <w:rPr>
                                  <w:rFonts w:cstheme="minorHAnsi"/>
                                  <w:noProof/>
                                </w:rPr>
                                <m:t>i</m:t>
                              </w:ins>
                            </m:r>
                          </m:sup>
                        </m:sSup>
                      </m:num>
                      <m:den>
                        <m:sSubSup>
                          <m:sSubSupPr>
                            <m:ctrlPr>
                              <w:ins w:id="4919" w:author="Garrick W Bruening" w:date="2020-09-28T15:57:00Z">
                                <w:rPr>
                                  <w:rFonts w:ascii="Cambria Math" w:hAnsi="Cambria Math" w:cstheme="minorHAnsi"/>
                                  <w:noProof/>
                                </w:rPr>
                              </w:ins>
                            </m:ctrlPr>
                          </m:sSubSupPr>
                          <m:e>
                            <m:r>
                              <w:ins w:id="4920" w:author="Garrick W Bruening" w:date="2020-09-28T15:57:00Z">
                                <m:rPr>
                                  <m:nor/>
                                </m:rPr>
                                <w:rPr>
                                  <w:rFonts w:cstheme="minorHAnsi"/>
                                  <w:noProof/>
                                </w:rPr>
                                <m:t>t</m:t>
                              </w:ins>
                            </m:r>
                          </m:e>
                          <m:sub>
                            <m:r>
                              <w:ins w:id="4921" w:author="Garrick W Bruening" w:date="2020-09-28T15:57:00Z">
                                <m:rPr>
                                  <m:nor/>
                                </m:rPr>
                                <w:rPr>
                                  <w:rFonts w:cstheme="minorHAnsi"/>
                                  <w:noProof/>
                                </w:rPr>
                                <m:t>m</m:t>
                              </w:ins>
                            </m:r>
                          </m:sub>
                          <m:sup>
                            <m:r>
                              <w:ins w:id="4922" w:author="Garrick W Bruening" w:date="2020-09-28T15:57:00Z">
                                <m:rPr>
                                  <m:nor/>
                                </m:rPr>
                                <w:rPr>
                                  <w:rFonts w:cstheme="minorHAnsi"/>
                                  <w:noProof/>
                                </w:rPr>
                                <m:t>j-1</m:t>
                              </w:ins>
                            </m:r>
                          </m:sup>
                        </m:sSubSup>
                      </m:den>
                    </m:f>
                  </m:num>
                  <m:den>
                    <m:sSub>
                      <m:sSubPr>
                        <m:ctrlPr>
                          <w:ins w:id="4923" w:author="Garrick W Bruening" w:date="2020-09-28T15:57:00Z">
                            <w:rPr>
                              <w:rFonts w:ascii="Cambria Math" w:hAnsi="Cambria Math" w:cstheme="minorHAnsi"/>
                              <w:noProof/>
                            </w:rPr>
                          </w:ins>
                        </m:ctrlPr>
                      </m:sSubPr>
                      <m:e>
                        <m:r>
                          <w:ins w:id="4924" w:author="Garrick W Bruening" w:date="2020-09-28T15:57:00Z">
                            <m:rPr>
                              <m:nor/>
                            </m:rPr>
                            <w:rPr>
                              <w:rFonts w:cstheme="minorHAnsi"/>
                              <w:noProof/>
                            </w:rPr>
                            <m:t>t</m:t>
                          </w:ins>
                        </m:r>
                      </m:e>
                      <m:sub>
                        <m:r>
                          <w:ins w:id="4925" w:author="Garrick W Bruening" w:date="2020-09-28T15:57:00Z">
                            <m:rPr>
                              <m:nor/>
                            </m:rPr>
                            <w:rPr>
                              <w:rFonts w:cstheme="minorHAnsi"/>
                              <w:noProof/>
                            </w:rPr>
                            <m:t>r</m:t>
                          </w:ins>
                        </m:r>
                      </m:sub>
                    </m:sSub>
                    <m:r>
                      <w:ins w:id="4926" w:author="Garrick W Bruening" w:date="2020-09-28T15:57:00Z">
                        <m:rPr>
                          <m:nor/>
                        </m:rPr>
                        <w:rPr>
                          <w:rFonts w:cstheme="minorHAnsi"/>
                          <w:noProof/>
                        </w:rPr>
                        <m:t>+</m:t>
                      </w:ins>
                    </m:r>
                    <m:sSub>
                      <m:sSubPr>
                        <m:ctrlPr>
                          <w:ins w:id="4927" w:author="Garrick W Bruening" w:date="2020-09-28T15:57:00Z">
                            <w:rPr>
                              <w:rFonts w:ascii="Cambria Math" w:hAnsi="Cambria Math" w:cstheme="minorHAnsi"/>
                              <w:noProof/>
                            </w:rPr>
                          </w:ins>
                        </m:ctrlPr>
                      </m:sSubPr>
                      <m:e>
                        <m:r>
                          <w:ins w:id="4928" w:author="Garrick W Bruening" w:date="2020-09-28T15:57:00Z">
                            <m:rPr>
                              <m:nor/>
                            </m:rPr>
                            <w:rPr>
                              <w:rFonts w:cstheme="minorHAnsi"/>
                              <w:noProof/>
                            </w:rPr>
                            <m:t>t</m:t>
                          </w:ins>
                        </m:r>
                      </m:e>
                      <m:sub>
                        <m:r>
                          <w:ins w:id="4929" w:author="Garrick W Bruening" w:date="2020-09-28T15:57:00Z">
                            <m:rPr>
                              <m:nor/>
                            </m:rPr>
                            <w:rPr>
                              <w:rFonts w:cstheme="minorHAnsi"/>
                              <w:noProof/>
                            </w:rPr>
                            <m:t>m</m:t>
                          </w:ins>
                        </m:r>
                      </m:sub>
                    </m:sSub>
                  </m:den>
                </m:f>
              </m:oMath>
            </m:oMathPara>
          </w:p>
        </w:tc>
        <w:tc>
          <w:tcPr>
            <w:tcW w:w="500" w:type="pct"/>
            <w:vAlign w:val="center"/>
          </w:tcPr>
          <w:p w14:paraId="185C447D" w14:textId="0E0399A0" w:rsidR="002437B8" w:rsidRPr="009802F2" w:rsidRDefault="002437B8" w:rsidP="00725223">
            <w:pPr>
              <w:pStyle w:val="Caption"/>
              <w:keepNext/>
              <w:jc w:val="right"/>
              <w:rPr>
                <w:ins w:id="4930" w:author="Garrick W Bruening" w:date="2020-09-28T15:57:00Z"/>
                <w:i w:val="0"/>
                <w:iCs w:val="0"/>
                <w:color w:val="auto"/>
                <w:sz w:val="22"/>
                <w:szCs w:val="22"/>
              </w:rPr>
            </w:pPr>
            <w:ins w:id="4931" w:author="Garrick W Bruening" w:date="2020-09-28T15:57:00Z">
              <w:r w:rsidRPr="009802F2">
                <w:rPr>
                  <w:i w:val="0"/>
                  <w:iCs w:val="0"/>
                  <w:color w:val="auto"/>
                  <w:sz w:val="22"/>
                  <w:szCs w:val="22"/>
                </w:rPr>
                <w:t>(</w:t>
              </w:r>
              <w:r w:rsidRPr="009802F2">
                <w:rPr>
                  <w:i w:val="0"/>
                  <w:iCs w:val="0"/>
                  <w:color w:val="auto"/>
                  <w:sz w:val="22"/>
                  <w:szCs w:val="22"/>
                </w:rPr>
                <w:fldChar w:fldCharType="begin"/>
              </w:r>
              <w:r w:rsidRPr="009802F2">
                <w:rPr>
                  <w:i w:val="0"/>
                  <w:iCs w:val="0"/>
                  <w:color w:val="auto"/>
                  <w:sz w:val="22"/>
                  <w:szCs w:val="22"/>
                </w:rPr>
                <w:instrText xml:space="preserve"> SEQ Equation \* ARABIC </w:instrText>
              </w:r>
              <w:r w:rsidRPr="009802F2">
                <w:rPr>
                  <w:i w:val="0"/>
                  <w:iCs w:val="0"/>
                  <w:color w:val="auto"/>
                  <w:sz w:val="22"/>
                  <w:szCs w:val="22"/>
                </w:rPr>
                <w:fldChar w:fldCharType="separate"/>
              </w:r>
            </w:ins>
            <w:r w:rsidR="005B369E" w:rsidRPr="009802F2">
              <w:rPr>
                <w:i w:val="0"/>
                <w:iCs w:val="0"/>
                <w:noProof/>
                <w:color w:val="auto"/>
                <w:sz w:val="22"/>
                <w:szCs w:val="22"/>
              </w:rPr>
              <w:t>24</w:t>
            </w:r>
            <w:ins w:id="4932" w:author="Garrick W Bruening" w:date="2020-09-28T15:57:00Z">
              <w:r w:rsidRPr="009802F2">
                <w:rPr>
                  <w:i w:val="0"/>
                  <w:iCs w:val="0"/>
                  <w:color w:val="auto"/>
                  <w:sz w:val="22"/>
                  <w:szCs w:val="22"/>
                </w:rPr>
                <w:fldChar w:fldCharType="end"/>
              </w:r>
              <w:r w:rsidRPr="009802F2">
                <w:rPr>
                  <w:i w:val="0"/>
                  <w:iCs w:val="0"/>
                  <w:color w:val="auto"/>
                  <w:sz w:val="22"/>
                  <w:szCs w:val="22"/>
                </w:rPr>
                <w:t>)</w:t>
              </w:r>
            </w:ins>
          </w:p>
        </w:tc>
      </w:tr>
    </w:tbl>
    <w:p w14:paraId="1BCC820B" w14:textId="77777777" w:rsidR="002437B8" w:rsidRPr="009802F2" w:rsidRDefault="002437B8" w:rsidP="002437B8">
      <w:pPr>
        <w:rPr>
          <w:ins w:id="4933" w:author="Garrick W Bruening" w:date="2020-09-28T15:57:00Z"/>
        </w:rPr>
      </w:pPr>
    </w:p>
    <w:p w14:paraId="0FA59E31" w14:textId="07B98ABC" w:rsidR="002437B8" w:rsidRPr="009802F2" w:rsidRDefault="002437B8" w:rsidP="002437B8">
      <w:pPr>
        <w:rPr>
          <w:ins w:id="4934" w:author="Garrick W Bruening" w:date="2020-10-05T18:14:00Z"/>
        </w:rPr>
      </w:pPr>
      <w:ins w:id="4935" w:author="Garrick W Bruening" w:date="2020-09-28T15:57:00Z">
        <w:r w:rsidRPr="009802F2">
          <w:t>, we find that the model performs similarly to a utility based on gross metabolic cost for both absolute (</w:t>
        </w:r>
        <w:r w:rsidRPr="009802F2">
          <w:rPr>
            <w:highlight w:val="yellow"/>
          </w:rPr>
          <w:t>SSE = xx, xx, xx,</w:t>
        </w:r>
        <w:r w:rsidRPr="009802F2">
          <w:t xml:space="preserve"> for Experiments 2a,b, and c, respectively), and normalized movement durations (</w:t>
        </w:r>
        <w:r w:rsidRPr="009802F2">
          <w:rPr>
            <w:highlight w:val="yellow"/>
          </w:rPr>
          <w:t>SSE = xx, xx, xx,</w:t>
        </w:r>
        <w:r w:rsidRPr="009802F2">
          <w:t xml:space="preserve"> for Experiments 2a,b, and c, respectively). It also appreciably outperforms the sum of squared torques model.</w:t>
        </w:r>
      </w:ins>
    </w:p>
    <w:tbl>
      <w:tblPr>
        <w:tblStyle w:val="TableGrid"/>
        <w:tblW w:w="0" w:type="auto"/>
        <w:tblLook w:val="04A0" w:firstRow="1" w:lastRow="0" w:firstColumn="1" w:lastColumn="0" w:noHBand="0" w:noVBand="1"/>
      </w:tblPr>
      <w:tblGrid>
        <w:gridCol w:w="9350"/>
      </w:tblGrid>
      <w:tr w:rsidR="009F7536" w:rsidRPr="009802F2" w14:paraId="27D32EAF" w14:textId="77777777" w:rsidTr="001333C2">
        <w:trPr>
          <w:ins w:id="4936" w:author="Garrick W Bruening" w:date="2020-10-05T18:14:00Z"/>
        </w:trPr>
        <w:tc>
          <w:tcPr>
            <w:tcW w:w="9350" w:type="dxa"/>
          </w:tcPr>
          <w:p w14:paraId="1728AA0D" w14:textId="6C394939" w:rsidR="009F7536" w:rsidRPr="009802F2" w:rsidRDefault="009F7536" w:rsidP="001333C2">
            <w:pPr>
              <w:rPr>
                <w:ins w:id="4937" w:author="Garrick W Bruening" w:date="2020-10-05T18:14:00Z"/>
              </w:rPr>
            </w:pPr>
            <w:commentRangeStart w:id="4938"/>
            <w:commentRangeStart w:id="4939"/>
            <w:commentRangeEnd w:id="4938"/>
            <w:ins w:id="4940" w:author="Garrick W Bruening" w:date="2020-10-05T18:14:00Z">
              <w:r w:rsidRPr="009802F2">
                <w:rPr>
                  <w:rStyle w:val="CommentReference"/>
                </w:rPr>
                <w:commentReference w:id="4938"/>
              </w:r>
              <w:commentRangeEnd w:id="4939"/>
              <w:r w:rsidRPr="009802F2">
                <w:rPr>
                  <w:rStyle w:val="CommentReference"/>
                </w:rPr>
                <w:commentReference w:id="4939"/>
              </w:r>
            </w:ins>
            <w:ins w:id="4941" w:author="Garrick W Bruening" w:date="2020-10-06T11:50:00Z">
              <w:r w:rsidR="00784ACF" w:rsidRPr="009802F2">
                <w:rPr>
                  <w:noProof/>
                </w:rPr>
                <w:t xml:space="preserve"> </w:t>
              </w:r>
              <w:r w:rsidR="00784ACF" w:rsidRPr="009802F2">
                <w:rPr>
                  <w:noProof/>
                </w:rPr>
                <w:drawing>
                  <wp:inline distT="0" distB="0" distL="0" distR="0" wp14:anchorId="152BA254" wp14:editId="45FF3FA4">
                    <wp:extent cx="5943600" cy="5020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5020310"/>
                            </a:xfrm>
                            <a:prstGeom prst="rect">
                              <a:avLst/>
                            </a:prstGeom>
                          </pic:spPr>
                        </pic:pic>
                      </a:graphicData>
                    </a:graphic>
                  </wp:inline>
                </w:drawing>
              </w:r>
            </w:ins>
          </w:p>
          <w:p w14:paraId="0E107131" w14:textId="77777777" w:rsidR="009F7536" w:rsidRPr="009802F2" w:rsidRDefault="009F7536" w:rsidP="001333C2">
            <w:pPr>
              <w:rPr>
                <w:ins w:id="4942" w:author="Garrick W Bruening" w:date="2020-10-05T18:14:00Z"/>
              </w:rPr>
            </w:pPr>
            <w:commentRangeStart w:id="4943"/>
            <w:commentRangeStart w:id="4944"/>
            <w:commentRangeEnd w:id="4943"/>
            <w:ins w:id="4945" w:author="Garrick W Bruening" w:date="2020-10-05T18:14:00Z">
              <w:r w:rsidRPr="009802F2">
                <w:rPr>
                  <w:rStyle w:val="CommentReference"/>
                </w:rPr>
                <w:commentReference w:id="4943"/>
              </w:r>
              <w:commentRangeEnd w:id="4944"/>
              <w:r w:rsidRPr="009802F2">
                <w:rPr>
                  <w:rStyle w:val="CommentReference"/>
                </w:rPr>
                <w:commentReference w:id="4944"/>
              </w:r>
            </w:ins>
          </w:p>
        </w:tc>
      </w:tr>
      <w:tr w:rsidR="009F7536" w:rsidRPr="009802F2" w14:paraId="38EAD99D" w14:textId="77777777" w:rsidTr="001333C2">
        <w:trPr>
          <w:ins w:id="4946" w:author="Garrick W Bruening" w:date="2020-10-05T18:14:00Z"/>
        </w:trPr>
        <w:tc>
          <w:tcPr>
            <w:tcW w:w="9350" w:type="dxa"/>
          </w:tcPr>
          <w:p w14:paraId="3FB5B4EE" w14:textId="767D01EA" w:rsidR="009F7536" w:rsidRPr="009802F2" w:rsidRDefault="009F7536">
            <w:pPr>
              <w:rPr>
                <w:ins w:id="4947" w:author="Garrick W Bruening" w:date="2020-10-05T18:14:00Z"/>
              </w:rPr>
            </w:pPr>
            <w:ins w:id="4948" w:author="Garrick W Bruening" w:date="2020-10-05T18:14:00Z">
              <w:r w:rsidRPr="009802F2">
                <w:lastRenderedPageBreak/>
                <w:t xml:space="preserve">Figure </w:t>
              </w:r>
            </w:ins>
          </w:p>
        </w:tc>
      </w:tr>
    </w:tbl>
    <w:p w14:paraId="2A3970DE" w14:textId="777ED562" w:rsidR="00801936" w:rsidRPr="009802F2" w:rsidRDefault="00801936" w:rsidP="002437B8">
      <w:pPr>
        <w:rPr>
          <w:ins w:id="4949" w:author="Garrick W Bruening" w:date="2020-09-28T15:57:00Z"/>
        </w:rPr>
      </w:pPr>
    </w:p>
    <w:p w14:paraId="36E4535D" w14:textId="20C92DAC" w:rsidR="002437B8" w:rsidRPr="009802F2" w:rsidRDefault="002437B8">
      <w:pPr>
        <w:pPrChange w:id="4950" w:author="Alaa Ahmed" w:date="2020-08-05T11:19:00Z">
          <w:pPr>
            <w:pStyle w:val="Heading1"/>
          </w:pPr>
        </w:pPrChange>
      </w:pPr>
      <w:ins w:id="4951" w:author="Garrick W Bruening" w:date="2020-09-28T15:57:00Z">
        <w:r w:rsidRPr="009802F2">
          <w:rPr>
            <w:b/>
            <w:bCs/>
          </w:rPr>
          <w:t xml:space="preserve">Accuracy: </w:t>
        </w:r>
        <w:r w:rsidRPr="009802F2">
          <w:t>It is possible that participants are adjusting their movement durations to maintain a fixed accuracy level. To examine this</w:t>
        </w:r>
      </w:ins>
      <w:r w:rsidR="00A22211">
        <w:t>,</w:t>
      </w:r>
      <w:ins w:id="4952" w:author="Garrick W Bruening" w:date="2020-09-28T15:57:00Z">
        <w:r w:rsidRPr="009802F2">
          <w:t xml:space="preserve"> we solved for the single probability that best predicted preferred movement durations across masses in experiments 2a and 2b. Experiment 2c was omitted from the analysis since it had negligible accuracy requirements and no stopping requirements. The best-fit probability was 0.9496 for Experiment 2a and 0.811 for Experiment 2b. These numbers are </w:t>
        </w:r>
        <w:proofErr w:type="gramStart"/>
        <w:r w:rsidRPr="009802F2">
          <w:t>similar to</w:t>
        </w:r>
        <w:proofErr w:type="gramEnd"/>
        <w:r w:rsidRPr="009802F2">
          <w:t xml:space="preserve"> the average success probabilities measured for each experiment (</w:t>
        </w:r>
        <w:r w:rsidRPr="009802F2">
          <w:rPr>
            <w:highlight w:val="yellow"/>
          </w:rPr>
          <w:t xml:space="preserve">xx and </w:t>
        </w:r>
        <w:r w:rsidRPr="009802F2">
          <w:t>xx, respectively), and also captures the reduction in probability of success with the smaller target in Exp. 2b. However, in the experiments, actual success probability was not the same across added mass, but varied, especially in Exp 2b. Thus, compared with a utility based on capture rate, this accuracy-based model performed worse in predicting participants’ preferred durations in both experiments, as evidenced by higher SSEs and AIC scores (SSEs: 3.59e</w:t>
        </w:r>
        <w:r w:rsidRPr="009802F2">
          <w:rPr>
            <w:vertAlign w:val="superscript"/>
          </w:rPr>
          <w:t>-3</w:t>
        </w:r>
        <w:r w:rsidRPr="009802F2">
          <w:t xml:space="preserve"> (Exp. 2a), 1.46e</w:t>
        </w:r>
        <w:r w:rsidRPr="009802F2">
          <w:rPr>
            <w:vertAlign w:val="superscript"/>
          </w:rPr>
          <w:t>-2</w:t>
        </w:r>
        <w:r w:rsidRPr="009802F2">
          <w:t xml:space="preserve"> (Exp. 2b), AICs: -26.1 (Exp. 2a), -20.5 (Exp. 2b)).</w:t>
        </w:r>
      </w:ins>
    </w:p>
    <w:sectPr w:rsidR="002437B8" w:rsidRPr="009802F2" w:rsidSect="00E049FB">
      <w:headerReference w:type="default" r:id="rId121"/>
      <w:footerReference w:type="default" r:id="rId1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Garrick" w:date="2020-10-02T14:36:00Z" w:initials="GB">
    <w:p w14:paraId="793C952A" w14:textId="77777777" w:rsidR="00BE651E" w:rsidRDefault="00BE651E">
      <w:pPr>
        <w:pStyle w:val="CommentText"/>
      </w:pPr>
      <w:r>
        <w:rPr>
          <w:rStyle w:val="CommentReference"/>
        </w:rPr>
        <w:annotationRef/>
      </w:r>
      <w:r>
        <w:t>Not sure which reference</w:t>
      </w:r>
    </w:p>
    <w:p w14:paraId="570F0AD3" w14:textId="21454389" w:rsidR="00BE651E" w:rsidRDefault="00BE651E">
      <w:pPr>
        <w:pStyle w:val="CommentText"/>
      </w:pPr>
    </w:p>
  </w:comment>
  <w:comment w:id="173" w:author="Garrick" w:date="2020-10-02T14:36:00Z" w:initials="GB">
    <w:p w14:paraId="6F788512" w14:textId="77777777" w:rsidR="00BE651E" w:rsidRDefault="00BE651E">
      <w:pPr>
        <w:pStyle w:val="CommentText"/>
      </w:pPr>
      <w:r>
        <w:rPr>
          <w:rStyle w:val="CommentReference"/>
        </w:rPr>
        <w:annotationRef/>
      </w:r>
      <w:r>
        <w:t>Which ones?</w:t>
      </w:r>
    </w:p>
    <w:p w14:paraId="1702B29B" w14:textId="73C53469" w:rsidR="00BE651E" w:rsidRDefault="00BE651E">
      <w:pPr>
        <w:pStyle w:val="CommentText"/>
      </w:pPr>
    </w:p>
  </w:comment>
  <w:comment w:id="184" w:author="Garrick" w:date="2020-10-02T14:38:00Z" w:initials="GB">
    <w:p w14:paraId="63874917" w14:textId="3DCB3FA2" w:rsidR="001D1E1A" w:rsidRDefault="001D1E1A">
      <w:pPr>
        <w:pStyle w:val="CommentText"/>
      </w:pPr>
      <w:r>
        <w:rPr>
          <w:rStyle w:val="CommentReference"/>
        </w:rPr>
        <w:annotationRef/>
      </w:r>
      <w:r>
        <w:t>Ref</w:t>
      </w:r>
    </w:p>
    <w:p w14:paraId="6C47905D" w14:textId="431DA672" w:rsidR="001D1E1A" w:rsidRDefault="001D1E1A">
      <w:pPr>
        <w:pStyle w:val="CommentText"/>
      </w:pPr>
    </w:p>
  </w:comment>
  <w:comment w:id="329" w:author="Garrick W Bruening" w:date="2020-09-22T11:08:00Z" w:initials="GWB">
    <w:p w14:paraId="1FE421A3" w14:textId="7946C7ED" w:rsidR="001F3A59" w:rsidRDefault="001F3A59">
      <w:pPr>
        <w:pStyle w:val="CommentText"/>
      </w:pPr>
      <w:r>
        <w:rPr>
          <w:rStyle w:val="CommentReference"/>
        </w:rPr>
        <w:annotationRef/>
      </w:r>
      <w:r w:rsidR="000F1BBA">
        <w:t>Increase but negative value. I know speed is inverse of movement duration, but this may not be technically correct.</w:t>
      </w:r>
    </w:p>
  </w:comment>
  <w:comment w:id="482" w:author="Garrick W Bruening" w:date="2020-07-26T16:44:00Z" w:initials="GWB">
    <w:p w14:paraId="0377B31A" w14:textId="4E169CFF" w:rsidR="00DC307A" w:rsidRDefault="00DC307A">
      <w:pPr>
        <w:pStyle w:val="CommentText"/>
      </w:pPr>
      <w:r>
        <w:rPr>
          <w:rStyle w:val="CommentReference"/>
        </w:rPr>
        <w:annotationRef/>
      </w:r>
      <w:r>
        <w:t>AIC/BIC Probably better?</w:t>
      </w:r>
      <w:r w:rsidR="003A6E11">
        <w:t xml:space="preserve"> </w:t>
      </w:r>
      <w:proofErr w:type="spellStart"/>
      <w:r w:rsidR="003A6E11">
        <w:t>Its</w:t>
      </w:r>
      <w:proofErr w:type="spellEnd"/>
      <w:r w:rsidR="003A6E11">
        <w:t xml:space="preserve"> how we choose not to have a factor of subject mass or effective mass multiplying a</w:t>
      </w:r>
    </w:p>
  </w:comment>
  <w:comment w:id="483" w:author="Alaa Ahmed" w:date="2020-07-27T12:51:00Z" w:initials="AA">
    <w:p w14:paraId="1480815B" w14:textId="6F794344" w:rsidR="00BC33B8" w:rsidRDefault="00BC33B8">
      <w:pPr>
        <w:pStyle w:val="CommentText"/>
      </w:pPr>
      <w:r>
        <w:rPr>
          <w:rStyle w:val="CommentReference"/>
        </w:rPr>
        <w:annotationRef/>
      </w:r>
      <w:r w:rsidR="00EA6D19">
        <w:t>Sure</w:t>
      </w:r>
      <w:r w:rsidR="008D2A2A">
        <w:t>, but I still want the SSE</w:t>
      </w:r>
      <w:r w:rsidR="00FE191E">
        <w:t xml:space="preserve"> for this model</w:t>
      </w:r>
      <w:r w:rsidR="00B110FD">
        <w:t xml:space="preserve">. </w:t>
      </w:r>
    </w:p>
  </w:comment>
  <w:comment w:id="913" w:author="Alaa Ahmed" w:date="2020-07-27T13:27:00Z" w:initials="AA">
    <w:p w14:paraId="571BA9C6" w14:textId="4BB8F0EA" w:rsidR="008B785F" w:rsidRDefault="008B785F">
      <w:pPr>
        <w:pStyle w:val="CommentText"/>
      </w:pPr>
      <w:r>
        <w:rPr>
          <w:rStyle w:val="CommentReference"/>
        </w:rPr>
        <w:annotationRef/>
      </w:r>
      <w:r>
        <w:t xml:space="preserve">Please check this. </w:t>
      </w:r>
      <w:proofErr w:type="spellStart"/>
      <w:r>
        <w:t>Its</w:t>
      </w:r>
      <w:proofErr w:type="spellEnd"/>
      <w:r>
        <w:t xml:space="preserve"> very different from what was </w:t>
      </w:r>
      <w:proofErr w:type="spellStart"/>
      <w:r>
        <w:t>therir</w:t>
      </w:r>
      <w:proofErr w:type="spellEnd"/>
      <w:r>
        <w:t xml:space="preserve"> previously</w:t>
      </w:r>
    </w:p>
  </w:comment>
  <w:comment w:id="914" w:author="Garrick W Bruening" w:date="2020-07-27T16:37:00Z" w:initials="GWB">
    <w:p w14:paraId="0B895064" w14:textId="77777777" w:rsidR="00BD0D16" w:rsidRDefault="00BD0D16">
      <w:pPr>
        <w:pStyle w:val="CommentText"/>
      </w:pPr>
      <w:r>
        <w:rPr>
          <w:rStyle w:val="CommentReference"/>
        </w:rPr>
        <w:annotationRef/>
      </w:r>
      <w:r>
        <w:t xml:space="preserve">The models changed. </w:t>
      </w:r>
      <w:proofErr w:type="gramStart"/>
      <w:r>
        <w:t>So</w:t>
      </w:r>
      <w:proofErr w:type="gramEnd"/>
      <w:r>
        <w:t xml:space="preserve"> this value will have changed. </w:t>
      </w:r>
      <w:proofErr w:type="gramStart"/>
      <w:r>
        <w:t>I’ll</w:t>
      </w:r>
      <w:proofErr w:type="gramEnd"/>
      <w:r>
        <w:t xml:space="preserve"> check it in the most updated html file. </w:t>
      </w:r>
    </w:p>
    <w:p w14:paraId="2A2F9465" w14:textId="51642FC4" w:rsidR="00BD0D16" w:rsidRDefault="00BD0D16">
      <w:pPr>
        <w:pStyle w:val="CommentText"/>
      </w:pPr>
    </w:p>
  </w:comment>
  <w:comment w:id="915" w:author="Garrick W Bruening" w:date="2020-09-22T11:37:00Z" w:initials="GWB">
    <w:p w14:paraId="35891430" w14:textId="3683F640" w:rsidR="00953358" w:rsidRDefault="00953358">
      <w:pPr>
        <w:pStyle w:val="CommentText"/>
      </w:pPr>
      <w:r>
        <w:rPr>
          <w:rStyle w:val="CommentReference"/>
        </w:rPr>
        <w:annotationRef/>
      </w:r>
      <w:r>
        <w:t>These values w</w:t>
      </w:r>
    </w:p>
  </w:comment>
  <w:comment w:id="868" w:author="Garrick W Bruening" w:date="2020-09-22T11:37:00Z" w:initials="GWB">
    <w:p w14:paraId="0B3D3131" w14:textId="27B8D444" w:rsidR="00953358" w:rsidRDefault="00953358">
      <w:pPr>
        <w:pStyle w:val="CommentText"/>
      </w:pPr>
      <w:r>
        <w:rPr>
          <w:rStyle w:val="CommentReference"/>
        </w:rPr>
        <w:annotationRef/>
      </w:r>
      <w:r>
        <w:t>These values were flipped, angular variance is almost affected by mass.</w:t>
      </w:r>
    </w:p>
  </w:comment>
  <w:comment w:id="946" w:author="Garrick W Bruening" w:date="2020-09-30T14:20:00Z" w:initials="GWB">
    <w:p w14:paraId="59F4D7B5" w14:textId="5CFC6022" w:rsidR="00716AE9" w:rsidRDefault="00716AE9">
      <w:pPr>
        <w:pStyle w:val="CommentText"/>
      </w:pPr>
      <w:r>
        <w:rPr>
          <w:rStyle w:val="CommentReference"/>
        </w:rPr>
        <w:annotationRef/>
      </w:r>
      <w:r>
        <w:t>Reaction time should be as a fraction of total time?</w:t>
      </w:r>
    </w:p>
  </w:comment>
  <w:comment w:id="959" w:author="Alaa Ahmed" w:date="2020-07-27T13:29:00Z" w:initials="AA">
    <w:p w14:paraId="4A8F90BE" w14:textId="7154E2EF" w:rsidR="00A522BB" w:rsidRDefault="00A522BB">
      <w:pPr>
        <w:pStyle w:val="CommentText"/>
      </w:pPr>
      <w:r>
        <w:rPr>
          <w:rStyle w:val="CommentReference"/>
        </w:rPr>
        <w:annotationRef/>
      </w:r>
      <w:r w:rsidR="006F18DA">
        <w:t>Not sure which model I should use log or no-log. Both are in the html doc</w:t>
      </w:r>
    </w:p>
  </w:comment>
  <w:comment w:id="960" w:author="Garrick W Bruening" w:date="2020-07-27T16:36:00Z" w:initials="GWB">
    <w:p w14:paraId="41B2795C" w14:textId="77777777" w:rsidR="00FF6AFE" w:rsidRDefault="00FF6AFE">
      <w:pPr>
        <w:pStyle w:val="CommentText"/>
      </w:pPr>
      <w:r>
        <w:rPr>
          <w:rStyle w:val="CommentReference"/>
        </w:rPr>
        <w:annotationRef/>
      </w:r>
      <w:proofErr w:type="gramStart"/>
      <w:r>
        <w:t>That’s</w:t>
      </w:r>
      <w:proofErr w:type="gramEnd"/>
      <w:r>
        <w:t xml:space="preserve"> something that need to be discussed. The data is already </w:t>
      </w:r>
      <w:proofErr w:type="gramStart"/>
      <w:r>
        <w:t>fairly linear</w:t>
      </w:r>
      <w:proofErr w:type="gramEnd"/>
      <w:r>
        <w:t xml:space="preserve">. </w:t>
      </w:r>
      <w:proofErr w:type="gramStart"/>
      <w:r>
        <w:t>So</w:t>
      </w:r>
      <w:proofErr w:type="gramEnd"/>
      <w:r>
        <w:t xml:space="preserve"> we shouldn’t need to use the log(</w:t>
      </w:r>
      <w:proofErr w:type="spellStart"/>
      <w:r>
        <w:t>movedur</w:t>
      </w:r>
      <w:proofErr w:type="spellEnd"/>
      <w:r>
        <w:t>) model, but to be consistent with the other metrics we should use log(</w:t>
      </w:r>
      <w:proofErr w:type="spellStart"/>
      <w:r>
        <w:t>movedur</w:t>
      </w:r>
      <w:proofErr w:type="spellEnd"/>
      <w:r>
        <w:t>)</w:t>
      </w:r>
    </w:p>
    <w:p w14:paraId="186DEF16" w14:textId="4E5C3036" w:rsidR="00FF6AFE" w:rsidRDefault="00FF6AFE">
      <w:pPr>
        <w:pStyle w:val="CommentText"/>
      </w:pPr>
    </w:p>
  </w:comment>
  <w:comment w:id="1021" w:author="Garrick W Bruening" w:date="2020-07-22T12:21:00Z" w:initials="GWB">
    <w:p w14:paraId="64F87F02" w14:textId="2C2D624B" w:rsidR="008F470D" w:rsidRDefault="00056F59">
      <w:pPr>
        <w:pStyle w:val="CommentText"/>
      </w:pPr>
      <w:r>
        <w:rPr>
          <w:rStyle w:val="CommentReference"/>
        </w:rPr>
        <w:annotationRef/>
      </w:r>
      <w:r>
        <w:t xml:space="preserve">Did you intend these values to be </w:t>
      </w:r>
      <w:r w:rsidR="004D7927">
        <w:t>the linear model account for all the experiments? Or only the circle target?</w:t>
      </w:r>
      <w:r w:rsidR="008F470D">
        <w:t xml:space="preserve"> Wording is odd, reporting one p value for each of 3 </w:t>
      </w:r>
      <w:proofErr w:type="spellStart"/>
      <w:r w:rsidR="008F470D">
        <w:t>experiemnts</w:t>
      </w:r>
      <w:proofErr w:type="spellEnd"/>
      <w:r w:rsidR="008F470D">
        <w:t>.</w:t>
      </w:r>
    </w:p>
    <w:p w14:paraId="3EAFE76E" w14:textId="25500484" w:rsidR="004D7927" w:rsidRDefault="004D7927">
      <w:pPr>
        <w:pStyle w:val="CommentText"/>
      </w:pPr>
    </w:p>
  </w:comment>
  <w:comment w:id="1036" w:author="Alaa Ahmed" w:date="2020-07-23T10:36:00Z" w:initials="AA">
    <w:p w14:paraId="1E975C75" w14:textId="77777777" w:rsidR="002E348C" w:rsidRDefault="002E348C">
      <w:pPr>
        <w:pStyle w:val="CommentText"/>
      </w:pPr>
      <w:r>
        <w:rPr>
          <w:rStyle w:val="CommentReference"/>
        </w:rPr>
        <w:annotationRef/>
      </w:r>
      <w:r>
        <w:t>Is there a way to show this statistically? That there is no interaction between experiment and mass?</w:t>
      </w:r>
    </w:p>
    <w:p w14:paraId="7C9FA07B" w14:textId="679F91D5" w:rsidR="00E06E50" w:rsidRDefault="00E06E50">
      <w:pPr>
        <w:pStyle w:val="CommentText"/>
      </w:pPr>
      <w:r>
        <w:t>Also want stats for effect of accuracy</w:t>
      </w:r>
    </w:p>
  </w:comment>
  <w:comment w:id="1037" w:author="Garrick W Bruening" w:date="2020-07-27T11:22:00Z" w:initials="GWB">
    <w:p w14:paraId="02D051D9" w14:textId="439F26BF" w:rsidR="000966DE" w:rsidRDefault="000966DE">
      <w:pPr>
        <w:pStyle w:val="CommentText"/>
      </w:pPr>
      <w:r>
        <w:rPr>
          <w:rStyle w:val="CommentReference"/>
        </w:rPr>
        <w:annotationRef/>
      </w:r>
      <w:r>
        <w:t xml:space="preserve">The </w:t>
      </w:r>
      <w:r w:rsidR="00AA2ED2">
        <w:t>overall effect of mass</w:t>
      </w:r>
      <w:r w:rsidR="008444BC">
        <w:t xml:space="preserve"> </w:t>
      </w:r>
      <w:r w:rsidR="00AA2ED2">
        <w:t>across experiments with an experiment effect is doable. Hard to describe here.</w:t>
      </w:r>
      <w:r w:rsidR="00D96058">
        <w:t xml:space="preserve"> It would change some of the results your presenting here.</w:t>
      </w:r>
      <w:r w:rsidR="00CE1C6E">
        <w:br/>
      </w:r>
      <w:r w:rsidR="00CE1C6E">
        <w:br/>
        <w:t>Also what error metrics?</w:t>
      </w:r>
    </w:p>
    <w:p w14:paraId="3C9B4C99" w14:textId="344F2A83" w:rsidR="00CE1C6E" w:rsidRDefault="00CE1C6E">
      <w:pPr>
        <w:pStyle w:val="CommentText"/>
      </w:pPr>
      <w:r>
        <w:t xml:space="preserve">Same as </w:t>
      </w:r>
      <w:proofErr w:type="spellStart"/>
      <w:r>
        <w:t>metabolics</w:t>
      </w:r>
      <w:proofErr w:type="spellEnd"/>
      <w:r>
        <w:t>?</w:t>
      </w:r>
      <w:r>
        <w:br/>
        <w:t xml:space="preserve">We decided to stay away from error metrics in the preferred as </w:t>
      </w:r>
      <w:proofErr w:type="gramStart"/>
      <w:r>
        <w:t>they’re</w:t>
      </w:r>
      <w:proofErr w:type="gramEnd"/>
      <w:r>
        <w:t xml:space="preserve"> choosing their duration and that confounds the error metric.</w:t>
      </w:r>
    </w:p>
    <w:p w14:paraId="1C1A61F5" w14:textId="77777777" w:rsidR="00CE1C6E" w:rsidRDefault="00CE1C6E">
      <w:pPr>
        <w:pStyle w:val="CommentText"/>
      </w:pPr>
    </w:p>
    <w:p w14:paraId="21429615" w14:textId="6D9B887F" w:rsidR="00AA2ED2" w:rsidRDefault="00AA2ED2">
      <w:pPr>
        <w:pStyle w:val="CommentText"/>
      </w:pPr>
    </w:p>
  </w:comment>
  <w:comment w:id="1038" w:author="Alaa Ahmed" w:date="2020-07-27T12:48:00Z" w:initials="AA">
    <w:p w14:paraId="6760AE0D" w14:textId="1A2D1548" w:rsidR="00667FCE" w:rsidRDefault="00667FCE">
      <w:pPr>
        <w:pStyle w:val="CommentText"/>
      </w:pPr>
      <w:r>
        <w:rPr>
          <w:rStyle w:val="CommentReference"/>
        </w:rPr>
        <w:annotationRef/>
      </w:r>
      <w:proofErr w:type="gramStart"/>
      <w:r>
        <w:t>Yes</w:t>
      </w:r>
      <w:proofErr w:type="gramEnd"/>
      <w:r w:rsidR="009926A1">
        <w:t xml:space="preserve"> same as </w:t>
      </w:r>
      <w:proofErr w:type="spellStart"/>
      <w:r w:rsidR="009926A1">
        <w:t>metabolics</w:t>
      </w:r>
      <w:proofErr w:type="spellEnd"/>
      <w:r w:rsidR="009926A1">
        <w:t xml:space="preserve"> to be consistent.</w:t>
      </w:r>
      <w:r w:rsidR="00DB2A13">
        <w:t xml:space="preserve"> How does mass affect how they ‘choose’ to end the </w:t>
      </w:r>
      <w:proofErr w:type="gramStart"/>
      <w:r w:rsidR="00DB2A13">
        <w:t>movement.</w:t>
      </w:r>
      <w:proofErr w:type="gramEnd"/>
      <w:r w:rsidR="00DB2A13">
        <w:t xml:space="preserve"> </w:t>
      </w:r>
    </w:p>
  </w:comment>
  <w:comment w:id="1046" w:author="Garrick W Bruening" w:date="2020-09-22T11:57:00Z" w:initials="GWB">
    <w:p w14:paraId="602703B1" w14:textId="77777777" w:rsidR="00A70117" w:rsidRDefault="00A70117">
      <w:pPr>
        <w:pStyle w:val="CommentText"/>
      </w:pPr>
      <w:r>
        <w:rPr>
          <w:rStyle w:val="CommentReference"/>
        </w:rPr>
        <w:annotationRef/>
      </w:r>
      <w:r>
        <w:t>Not sure what this is possible</w:t>
      </w:r>
    </w:p>
    <w:p w14:paraId="0CA7A60C" w14:textId="5CC72D70" w:rsidR="00A70117" w:rsidRDefault="00A70117">
      <w:pPr>
        <w:pStyle w:val="CommentText"/>
      </w:pPr>
    </w:p>
  </w:comment>
  <w:comment w:id="1218" w:author="Garrick W Bruening" w:date="2020-07-27T21:15:00Z" w:initials="GWB">
    <w:p w14:paraId="7F31D352" w14:textId="77777777" w:rsidR="00084174" w:rsidRDefault="00084174">
      <w:pPr>
        <w:pStyle w:val="CommentText"/>
      </w:pPr>
      <w:r>
        <w:rPr>
          <w:rStyle w:val="CommentReference"/>
        </w:rPr>
        <w:annotationRef/>
      </w:r>
      <w:r w:rsidR="00D23F34">
        <w:t xml:space="preserve">We decided no, as interaction effects are hard to interpret. </w:t>
      </w:r>
      <w:proofErr w:type="gramStart"/>
      <w:r w:rsidR="00D23F34">
        <w:t>Also</w:t>
      </w:r>
      <w:proofErr w:type="gramEnd"/>
      <w:r w:rsidR="00D23F34">
        <w:t xml:space="preserve"> we should have interactions for all variables if we do for this one.</w:t>
      </w:r>
    </w:p>
    <w:p w14:paraId="69278F67" w14:textId="55DFA10A" w:rsidR="00D23F34" w:rsidRDefault="00D23F34">
      <w:pPr>
        <w:pStyle w:val="CommentText"/>
      </w:pPr>
    </w:p>
  </w:comment>
  <w:comment w:id="1219" w:author="Alaa Ahmed" w:date="2020-07-28T08:13:00Z" w:initials="AA">
    <w:p w14:paraId="29FFBC52" w14:textId="4D7C2C3A" w:rsidR="0053298D" w:rsidRDefault="0053298D">
      <w:pPr>
        <w:pStyle w:val="CommentText"/>
      </w:pPr>
      <w:r>
        <w:rPr>
          <w:rStyle w:val="CommentReference"/>
        </w:rPr>
        <w:annotationRef/>
      </w:r>
      <w:r>
        <w:t xml:space="preserve">Yes _ I realize that. But we could add it here to </w:t>
      </w:r>
      <w:r w:rsidR="00457EFA">
        <w:t xml:space="preserve">explain why we </w:t>
      </w:r>
      <w:proofErr w:type="gramStart"/>
      <w:r w:rsidR="00457EFA">
        <w:t>don’t</w:t>
      </w:r>
      <w:proofErr w:type="gramEnd"/>
      <w:r w:rsidR="00457EFA">
        <w:t xml:space="preserve"> think </w:t>
      </w:r>
      <w:proofErr w:type="spellStart"/>
      <w:r w:rsidR="00457EFA">
        <w:t>its</w:t>
      </w:r>
      <w:proofErr w:type="spellEnd"/>
      <w:r w:rsidR="00457EFA">
        <w:t xml:space="preserve"> because of mass that </w:t>
      </w:r>
      <w:proofErr w:type="spellStart"/>
      <w:r w:rsidR="00457EFA">
        <w:t>reactin</w:t>
      </w:r>
      <w:proofErr w:type="spellEnd"/>
      <w:r w:rsidR="00457EFA">
        <w:t xml:space="preserve"> time is increasing</w:t>
      </w:r>
      <w:r w:rsidR="008E5E17">
        <w:t xml:space="preserve">. </w:t>
      </w:r>
    </w:p>
  </w:comment>
  <w:comment w:id="1355" w:author="Alaa Ahmed" w:date="2020-07-30T17:29:00Z" w:initials="AA">
    <w:p w14:paraId="36F999BB" w14:textId="3AAC52F8" w:rsidR="0099059D" w:rsidRDefault="0099059D">
      <w:pPr>
        <w:pStyle w:val="CommentText"/>
      </w:pPr>
      <w:r>
        <w:rPr>
          <w:rStyle w:val="CommentReference"/>
        </w:rPr>
        <w:annotationRef/>
      </w:r>
      <w:r>
        <w:t>It would be nice to have the S</w:t>
      </w:r>
      <w:r w:rsidR="008C2234">
        <w:t>E across subjects</w:t>
      </w:r>
    </w:p>
  </w:comment>
  <w:comment w:id="1417" w:author="Alaa Ahmed" w:date="2020-07-30T17:33:00Z" w:initials="AA">
    <w:p w14:paraId="796D3225" w14:textId="29577248" w:rsidR="004E1099" w:rsidRDefault="004E1099">
      <w:pPr>
        <w:pStyle w:val="CommentText"/>
      </w:pPr>
      <w:r>
        <w:rPr>
          <w:rStyle w:val="CommentReference"/>
        </w:rPr>
        <w:annotationRef/>
      </w:r>
      <w:r>
        <w:t xml:space="preserve">This </w:t>
      </w:r>
      <w:proofErr w:type="gramStart"/>
      <w:r>
        <w:t>isn’t</w:t>
      </w:r>
      <w:proofErr w:type="gramEnd"/>
      <w:r>
        <w:t xml:space="preserve"> the analysis I meant. As you can see, the probabilities are identical.</w:t>
      </w:r>
      <w:r w:rsidR="00A330C7">
        <w:t xml:space="preserve"> You just put the actual experimental probabilities into the utility equation.  </w:t>
      </w:r>
      <w:r w:rsidR="001A0A46">
        <w:t xml:space="preserve">Then we </w:t>
      </w:r>
      <w:proofErr w:type="gramStart"/>
      <w:r w:rsidR="001A0A46">
        <w:t>don’t</w:t>
      </w:r>
      <w:proofErr w:type="gramEnd"/>
      <w:r w:rsidR="001A0A46">
        <w:t xml:space="preserve"> need that Probability equation at all – right? Except for the accuracy model – then we need it. </w:t>
      </w:r>
      <w:r w:rsidR="005A6466">
        <w:t xml:space="preserve">I have two requests: 1) </w:t>
      </w:r>
      <w:r w:rsidR="00AA387A">
        <w:t xml:space="preserve">Could you please put the movement durations you measures in </w:t>
      </w:r>
      <w:proofErr w:type="spellStart"/>
      <w:r w:rsidR="00AA387A">
        <w:t>Experimernt</w:t>
      </w:r>
      <w:proofErr w:type="spellEnd"/>
      <w:r w:rsidR="00AA387A">
        <w:t xml:space="preserve"> 2a and 2b into the probability equation and see what </w:t>
      </w:r>
      <w:proofErr w:type="spellStart"/>
      <w:r w:rsidR="00C12738">
        <w:t>probabilitites</w:t>
      </w:r>
      <w:proofErr w:type="spellEnd"/>
      <w:r w:rsidR="00C12738">
        <w:t xml:space="preserve"> </w:t>
      </w:r>
      <w:r w:rsidR="00AA387A">
        <w:t xml:space="preserve">you get out and how well they compare to the </w:t>
      </w:r>
      <w:r w:rsidR="00C12738">
        <w:t>actual probabilities?</w:t>
      </w:r>
      <w:r w:rsidR="005A6466">
        <w:t xml:space="preserve"> 2) Could you optimize the utility model, using the probability equation? </w:t>
      </w:r>
      <w:proofErr w:type="gramStart"/>
      <w:r w:rsidR="005A6466">
        <w:t>Don’t</w:t>
      </w:r>
      <w:proofErr w:type="gramEnd"/>
      <w:r w:rsidR="005A6466">
        <w:t xml:space="preserve"> simply put the probabilities in</w:t>
      </w:r>
      <w:r w:rsidR="00416CD5">
        <w:t>, just put the equation in that is a function of the movement duration.</w:t>
      </w:r>
    </w:p>
  </w:comment>
  <w:comment w:id="1559" w:author="Garrick W Bruening" w:date="2020-09-23T12:14:00Z" w:initials="GWB">
    <w:p w14:paraId="07608B95" w14:textId="6E72A228" w:rsidR="00B51B9C" w:rsidRDefault="00B51B9C">
      <w:pPr>
        <w:pStyle w:val="CommentText"/>
      </w:pPr>
      <w:r>
        <w:rPr>
          <w:rStyle w:val="CommentReference"/>
        </w:rPr>
        <w:annotationRef/>
      </w:r>
      <w:proofErr w:type="gramStart"/>
      <w:r>
        <w:t>Don’t</w:t>
      </w:r>
      <w:proofErr w:type="gramEnd"/>
      <w:r>
        <w:t xml:space="preserve"> have specific figures for this</w:t>
      </w:r>
      <w:r w:rsidR="0059641F">
        <w:t xml:space="preserve">, could replace panel a and b in the next figure with this. </w:t>
      </w:r>
    </w:p>
  </w:comment>
  <w:comment w:id="1611" w:author="Garrick W Bruening" w:date="2020-09-23T12:06:00Z" w:initials="GWB">
    <w:p w14:paraId="06F47F54" w14:textId="6EDE61AA" w:rsidR="00F14971" w:rsidRDefault="00F14971">
      <w:pPr>
        <w:pStyle w:val="CommentText"/>
      </w:pPr>
      <w:r>
        <w:rPr>
          <w:rStyle w:val="CommentReference"/>
        </w:rPr>
        <w:annotationRef/>
      </w:r>
      <w:r w:rsidR="00C4777A">
        <w:rPr>
          <w:rStyle w:val="CommentReference"/>
        </w:rPr>
        <w:t xml:space="preserve">This was done with </w:t>
      </w:r>
      <w:r w:rsidR="000A5543">
        <w:rPr>
          <w:rStyle w:val="CommentReference"/>
        </w:rPr>
        <w:t xml:space="preserve">the </w:t>
      </w:r>
      <w:proofErr w:type="spellStart"/>
      <w:r w:rsidR="000A5543">
        <w:rPr>
          <w:rStyle w:val="CommentReference"/>
        </w:rPr>
        <w:t>glm</w:t>
      </w:r>
      <w:proofErr w:type="spellEnd"/>
      <w:r w:rsidR="000A5543">
        <w:rPr>
          <w:rStyle w:val="CommentReference"/>
        </w:rPr>
        <w:t xml:space="preserve"> from experiment </w:t>
      </w:r>
      <w:proofErr w:type="gramStart"/>
      <w:r w:rsidR="000A5543">
        <w:rPr>
          <w:rStyle w:val="CommentReference"/>
        </w:rPr>
        <w:t>1 .</w:t>
      </w:r>
      <w:proofErr w:type="gramEnd"/>
    </w:p>
  </w:comment>
  <w:comment w:id="1612" w:author="Garrick W Bruening" w:date="2020-09-24T14:05:00Z" w:initials="GWB">
    <w:p w14:paraId="3B3CD67D" w14:textId="6A71755F" w:rsidR="00464F7B" w:rsidRDefault="00464F7B">
      <w:pPr>
        <w:pStyle w:val="CommentText"/>
      </w:pPr>
      <w:r>
        <w:rPr>
          <w:rStyle w:val="CommentReference"/>
        </w:rPr>
        <w:annotationRef/>
      </w:r>
      <w:r>
        <w:t xml:space="preserve">Stick </w:t>
      </w:r>
      <w:proofErr w:type="spellStart"/>
      <w:r>
        <w:t>weith</w:t>
      </w:r>
      <w:proofErr w:type="spellEnd"/>
      <w:r>
        <w:t xml:space="preserve"> just the combined utility fit. Remove the </w:t>
      </w:r>
      <w:proofErr w:type="gramStart"/>
      <w:r>
        <w:t>3 alpha</w:t>
      </w:r>
      <w:proofErr w:type="gramEnd"/>
      <w:r>
        <w:t xml:space="preserve"> stuff.</w:t>
      </w:r>
    </w:p>
  </w:comment>
  <w:comment w:id="1617" w:author="Garrick W Bruening" w:date="2020-09-24T12:26:00Z" w:initials="GWB">
    <w:p w14:paraId="7489D901" w14:textId="77777777" w:rsidR="001016B7" w:rsidRDefault="001016B7">
      <w:pPr>
        <w:pStyle w:val="CommentText"/>
      </w:pPr>
      <w:r>
        <w:rPr>
          <w:rStyle w:val="CommentReference"/>
        </w:rPr>
        <w:annotationRef/>
      </w:r>
      <w:r>
        <w:t xml:space="preserve">This is done using 1 alpha for each experiment, this specifically is using the </w:t>
      </w:r>
      <w:proofErr w:type="spellStart"/>
      <w:r>
        <w:t>glm</w:t>
      </w:r>
      <w:proofErr w:type="spellEnd"/>
      <w:r>
        <w:t xml:space="preserve"> from experiment 2a/2b.</w:t>
      </w:r>
    </w:p>
    <w:p w14:paraId="480B9C09" w14:textId="19D752A2" w:rsidR="001016B7" w:rsidRDefault="001016B7">
      <w:pPr>
        <w:pStyle w:val="CommentText"/>
      </w:pPr>
    </w:p>
  </w:comment>
  <w:comment w:id="1618" w:author="Garrick W Bruening" w:date="2020-09-24T14:05:00Z" w:initials="GWB">
    <w:p w14:paraId="2C062680" w14:textId="02FFBCB8" w:rsidR="00464F7B" w:rsidRDefault="00464F7B">
      <w:pPr>
        <w:pStyle w:val="CommentText"/>
      </w:pPr>
      <w:r>
        <w:rPr>
          <w:rStyle w:val="CommentReference"/>
        </w:rPr>
        <w:annotationRef/>
      </w:r>
    </w:p>
  </w:comment>
  <w:comment w:id="1824" w:author="Alaa Ahmed" w:date="2020-08-03T14:39:00Z" w:initials="AA">
    <w:p w14:paraId="437DD403" w14:textId="3218D1CE" w:rsidR="00A04810" w:rsidRDefault="00A04810" w:rsidP="00A04810">
      <w:pPr>
        <w:pStyle w:val="CommentText"/>
      </w:pPr>
      <w:r>
        <w:rPr>
          <w:rStyle w:val="CommentReference"/>
        </w:rPr>
        <w:annotationRef/>
      </w:r>
      <w:proofErr w:type="gramStart"/>
      <w:r>
        <w:t>I</w:t>
      </w:r>
      <w:r w:rsidR="0062577E">
        <w:t>’</w:t>
      </w:r>
      <w:r>
        <w:t>m</w:t>
      </w:r>
      <w:proofErr w:type="gramEnd"/>
      <w:r>
        <w:t xml:space="preserve"> not happy with how we are comparing models. Perhaps an R-squared would do well here since it is linear?</w:t>
      </w:r>
    </w:p>
  </w:comment>
  <w:comment w:id="2004" w:author="Alaa Ahmed" w:date="2020-07-24T09:15:00Z" w:initials="AA">
    <w:p w14:paraId="61BD99C8" w14:textId="359FE5FF" w:rsidR="00B31BBA" w:rsidRDefault="00B31BBA">
      <w:pPr>
        <w:pStyle w:val="CommentText"/>
      </w:pPr>
      <w:r>
        <w:rPr>
          <w:rStyle w:val="CommentReference"/>
        </w:rPr>
        <w:annotationRef/>
      </w:r>
      <w:r>
        <w:t>We need to fit Eq 7 to the torque data and show that a is not different than 0</w:t>
      </w:r>
      <w:r w:rsidR="00CD0A26">
        <w:t>, so that this is fair.</w:t>
      </w:r>
    </w:p>
  </w:comment>
  <w:comment w:id="2148" w:author="Alaa Ahmed" w:date="2020-08-03T14:39:00Z" w:initials="AA">
    <w:p w14:paraId="27A1B1B2" w14:textId="739EF336" w:rsidR="00E82016" w:rsidRDefault="00E82016">
      <w:pPr>
        <w:pStyle w:val="CommentText"/>
      </w:pPr>
      <w:r>
        <w:rPr>
          <w:rStyle w:val="CommentReference"/>
        </w:rPr>
        <w:annotationRef/>
      </w:r>
      <w:proofErr w:type="spellStart"/>
      <w:r>
        <w:t>Im</w:t>
      </w:r>
      <w:proofErr w:type="spellEnd"/>
      <w:r>
        <w:t xml:space="preserve"> not happy with how we are comparing models. Perhaps an R-squared would do well here since it is linear?</w:t>
      </w:r>
    </w:p>
  </w:comment>
  <w:comment w:id="2521" w:author="Alaa Ahmed" w:date="2020-07-27T14:08:00Z" w:initials="AA">
    <w:p w14:paraId="0150669C" w14:textId="02A75A4D" w:rsidR="00844B82" w:rsidRDefault="00844B82">
      <w:pPr>
        <w:pStyle w:val="CommentText"/>
      </w:pPr>
      <w:r>
        <w:rPr>
          <w:rStyle w:val="CommentReference"/>
        </w:rPr>
        <w:annotationRef/>
      </w:r>
      <w:r>
        <w:t>This is data processing and should be later.</w:t>
      </w:r>
    </w:p>
  </w:comment>
  <w:comment w:id="2523" w:author="Alaa Ahmed" w:date="2020-07-27T08:37:00Z" w:initials="AA">
    <w:p w14:paraId="16D21B69" w14:textId="7EC88EDA" w:rsidR="00287AFC" w:rsidRDefault="00287AFC">
      <w:pPr>
        <w:pStyle w:val="CommentText"/>
      </w:pPr>
      <w:r>
        <w:rPr>
          <w:rStyle w:val="CommentReference"/>
        </w:rPr>
        <w:annotationRef/>
      </w:r>
      <w:r>
        <w:t>As written this section also</w:t>
      </w:r>
      <w:r w:rsidR="004E37B0">
        <w:t xml:space="preserve"> includes Metabolic data processing. You should separate the two components. </w:t>
      </w:r>
    </w:p>
  </w:comment>
  <w:comment w:id="2606" w:author="Alaa Ahmed" w:date="2020-07-27T08:41:00Z" w:initials="AA">
    <w:p w14:paraId="6BB9AEC5" w14:textId="550B82E6" w:rsidR="00AF5DD1" w:rsidRDefault="00AF5DD1">
      <w:pPr>
        <w:pStyle w:val="CommentText"/>
      </w:pPr>
      <w:r>
        <w:rPr>
          <w:rStyle w:val="CommentReference"/>
        </w:rPr>
        <w:annotationRef/>
      </w:r>
      <w:r>
        <w:t xml:space="preserve">This is data processing. It should </w:t>
      </w:r>
      <w:proofErr w:type="spellStart"/>
      <w:proofErr w:type="gramStart"/>
      <w:r>
        <w:t>moved</w:t>
      </w:r>
      <w:proofErr w:type="spellEnd"/>
      <w:proofErr w:type="gramEnd"/>
      <w:r>
        <w:t xml:space="preserve"> later</w:t>
      </w:r>
      <w:r w:rsidR="00A92385">
        <w:t>. Talk about data processing for all the experiments in the same place (i.e. later).</w:t>
      </w:r>
    </w:p>
  </w:comment>
  <w:comment w:id="2713" w:author="Garrick W Bruening" w:date="2020-07-23T13:07:00Z" w:initials="GB">
    <w:p w14:paraId="61E67BB4" w14:textId="3C635E6B" w:rsidR="5B7A26C3" w:rsidRDefault="5B7A26C3">
      <w:pPr>
        <w:pStyle w:val="CommentText"/>
      </w:pPr>
      <w:r>
        <w:t>Look for subject data in posters</w:t>
      </w:r>
      <w:r>
        <w:rPr>
          <w:rStyle w:val="CommentReference"/>
        </w:rPr>
        <w:annotationRef/>
      </w:r>
    </w:p>
    <w:p w14:paraId="683036D6" w14:textId="45114022" w:rsidR="5B7A26C3" w:rsidRDefault="5B7A26C3">
      <w:pPr>
        <w:pStyle w:val="CommentText"/>
      </w:pPr>
    </w:p>
  </w:comment>
  <w:comment w:id="2720" w:author="Alaa Ahmed" w:date="2020-07-27T08:35:00Z" w:initials="AA">
    <w:p w14:paraId="62126E61" w14:textId="05288BD0" w:rsidR="006E429E" w:rsidRDefault="006E429E">
      <w:pPr>
        <w:pStyle w:val="CommentText"/>
      </w:pPr>
      <w:r>
        <w:rPr>
          <w:rStyle w:val="CommentReference"/>
        </w:rPr>
        <w:annotationRef/>
      </w:r>
      <w:r>
        <w:t xml:space="preserve">For this section you need to specifically describe each metric and how it was calculated (i.e. peak velocity, movement duration, reaction time, error). Most of this is in here, but as written the reader </w:t>
      </w:r>
      <w:proofErr w:type="gramStart"/>
      <w:r>
        <w:t>has to</w:t>
      </w:r>
      <w:proofErr w:type="gramEnd"/>
      <w:r>
        <w:t xml:space="preserve"> search for it.</w:t>
      </w:r>
    </w:p>
  </w:comment>
  <w:comment w:id="2723" w:author="Alaa Ahmed" w:date="2020-07-27T18:37:00Z" w:initials="AA">
    <w:p w14:paraId="630455AE" w14:textId="77777777" w:rsidR="002973E6" w:rsidRDefault="002973E6" w:rsidP="002973E6">
      <w:pPr>
        <w:pStyle w:val="CommentText"/>
      </w:pPr>
      <w:r>
        <w:rPr>
          <w:rStyle w:val="CommentReference"/>
        </w:rPr>
        <w:annotationRef/>
      </w:r>
      <w:r>
        <w:t>I would say this first, and then discuss the filtering and differentiation.</w:t>
      </w:r>
    </w:p>
  </w:comment>
  <w:comment w:id="2724" w:author="Alaa Ahmed" w:date="2020-07-27T08:32:00Z" w:initials="AA">
    <w:p w14:paraId="3857E25B" w14:textId="77777777" w:rsidR="002973E6" w:rsidRDefault="002973E6" w:rsidP="002973E6">
      <w:pPr>
        <w:pStyle w:val="CommentText"/>
      </w:pPr>
      <w:r>
        <w:rPr>
          <w:rStyle w:val="CommentReference"/>
        </w:rPr>
        <w:annotationRef/>
      </w:r>
      <w:r>
        <w:t>Need to include details of data collection such as what was acquired and at what frequency. Then for processing, describe filtering frequency (if any) and differentiation to obtain main metrics of velocity and acceleration. Need to also include the details of the metabolic data processing.</w:t>
      </w:r>
    </w:p>
  </w:comment>
  <w:comment w:id="2728" w:author="Alaa Ahmed" w:date="2020-07-27T18:37:00Z" w:initials="AA">
    <w:p w14:paraId="15F13736" w14:textId="462224B8" w:rsidR="00E12928" w:rsidRDefault="00E12928">
      <w:pPr>
        <w:pStyle w:val="CommentText"/>
      </w:pPr>
      <w:r>
        <w:rPr>
          <w:rStyle w:val="CommentReference"/>
        </w:rPr>
        <w:annotationRef/>
      </w:r>
      <w:r>
        <w:t xml:space="preserve">Did you </w:t>
      </w:r>
      <w:proofErr w:type="spellStart"/>
      <w:r>
        <w:t>differentiat</w:t>
      </w:r>
      <w:proofErr w:type="spellEnd"/>
      <w:r>
        <w:t xml:space="preserve"> x and y separately? Or did you </w:t>
      </w:r>
      <w:proofErr w:type="spellStart"/>
      <w:r>
        <w:t>dfferentait</w:t>
      </w:r>
      <w:proofErr w:type="spellEnd"/>
      <w:r>
        <w:t xml:space="preserve"> the Euclidean distance?</w:t>
      </w:r>
    </w:p>
  </w:comment>
  <w:comment w:id="2743" w:author="Alaa Ahmed" w:date="2020-07-27T18:37:00Z" w:initials="AA">
    <w:p w14:paraId="77FD99CE" w14:textId="7FA02637" w:rsidR="003342E4" w:rsidRDefault="003342E4">
      <w:pPr>
        <w:pStyle w:val="CommentText"/>
      </w:pPr>
      <w:r>
        <w:rPr>
          <w:rStyle w:val="CommentReference"/>
        </w:rPr>
        <w:annotationRef/>
      </w:r>
      <w:r>
        <w:t>I would say this first, and then discuss the filtering and differentiation.</w:t>
      </w:r>
    </w:p>
  </w:comment>
  <w:comment w:id="2744" w:author="Alaa Ahmed" w:date="2020-07-27T08:32:00Z" w:initials="AA">
    <w:p w14:paraId="3D4F6D5E" w14:textId="1E9D5C2E" w:rsidR="00E03006" w:rsidRDefault="00E03006">
      <w:pPr>
        <w:pStyle w:val="CommentText"/>
      </w:pPr>
      <w:r>
        <w:rPr>
          <w:rStyle w:val="CommentReference"/>
        </w:rPr>
        <w:annotationRef/>
      </w:r>
      <w:r w:rsidR="00BD6AE8">
        <w:t>Need to include details of data collection such as what was acquired and at what frequency. Then for processing, describe</w:t>
      </w:r>
      <w:r w:rsidR="004344E1">
        <w:t xml:space="preserve"> filtering frequency (if any) and differentiation to obtain main metrics of velocity and acceleration. Need to also include the details of the metabolic data processing</w:t>
      </w:r>
      <w:r w:rsidR="002A2A08">
        <w:t>.</w:t>
      </w:r>
    </w:p>
  </w:comment>
  <w:comment w:id="2741" w:author="Alaa Ahmed" w:date="2020-07-28T11:25:00Z" w:initials="AA">
    <w:p w14:paraId="58A6AF1D" w14:textId="65602B0A" w:rsidR="00D86127" w:rsidRDefault="00D86127">
      <w:pPr>
        <w:pStyle w:val="CommentText"/>
      </w:pPr>
      <w:r>
        <w:rPr>
          <w:rStyle w:val="CommentReference"/>
        </w:rPr>
        <w:annotationRef/>
      </w:r>
      <w:r w:rsidR="00114060">
        <w:t xml:space="preserve">Do you mean </w:t>
      </w:r>
      <w:proofErr w:type="gramStart"/>
      <w:r w:rsidR="00114060">
        <w:t>the all</w:t>
      </w:r>
      <w:proofErr w:type="gramEnd"/>
      <w:r w:rsidR="00114060">
        <w:t xml:space="preserve"> our metrics henceforth are based on this measure of velocity?  </w:t>
      </w:r>
      <w:r w:rsidR="008D2963">
        <w:t xml:space="preserve">I </w:t>
      </w:r>
      <w:proofErr w:type="gramStart"/>
      <w:r w:rsidR="008D2963">
        <w:t>don’t</w:t>
      </w:r>
      <w:proofErr w:type="gramEnd"/>
      <w:r w:rsidR="008D2963">
        <w:t xml:space="preserve"> think we do this and </w:t>
      </w:r>
      <w:proofErr w:type="spellStart"/>
      <w:r w:rsidR="008D2963">
        <w:t>its</w:t>
      </w:r>
      <w:proofErr w:type="spellEnd"/>
      <w:r w:rsidR="008D2963">
        <w:t xml:space="preserve"> not correct.  We should be </w:t>
      </w:r>
      <w:proofErr w:type="spellStart"/>
      <w:r w:rsidR="008D2963">
        <w:t>differnitation</w:t>
      </w:r>
      <w:proofErr w:type="spellEnd"/>
      <w:r w:rsidR="008D2963">
        <w:t xml:space="preserve"> the Euclidean distance</w:t>
      </w:r>
      <w:r w:rsidR="00324610">
        <w:t xml:space="preserve"> to get velocity and then peak velocity. You may be using something different for your onset and offset thresholds, so you should specify</w:t>
      </w:r>
      <w:r w:rsidR="00881A23">
        <w:t xml:space="preserve"> exactly what is going on.</w:t>
      </w:r>
    </w:p>
  </w:comment>
  <w:comment w:id="2742" w:author="Garrick W Bruening" w:date="2020-07-29T15:16:00Z" w:initials="GWB">
    <w:p w14:paraId="74B5E0EA" w14:textId="0C9784B2" w:rsidR="001C2A48" w:rsidRDefault="00724064" w:rsidP="00096B3F">
      <w:pPr>
        <w:pStyle w:val="CommentText"/>
      </w:pPr>
      <w:r>
        <w:rPr>
          <w:rStyle w:val="CommentReference"/>
        </w:rPr>
        <w:annotationRef/>
      </w:r>
      <w:r w:rsidR="00096B3F">
        <w:t xml:space="preserve">I </w:t>
      </w:r>
      <w:proofErr w:type="gramStart"/>
      <w:r w:rsidR="00096B3F">
        <w:t>actually don’t</w:t>
      </w:r>
      <w:proofErr w:type="gramEnd"/>
      <w:r w:rsidR="00096B3F">
        <w:t xml:space="preserve"> use this magnitude of velocity for anything. </w:t>
      </w:r>
      <w:r w:rsidR="00F72DE4">
        <w:t>Could remove it</w:t>
      </w:r>
      <w:r w:rsidR="001C2A48">
        <w:t xml:space="preserve">, </w:t>
      </w:r>
      <w:proofErr w:type="spellStart"/>
      <w:r w:rsidR="001C2A48">
        <w:t>its</w:t>
      </w:r>
      <w:proofErr w:type="spellEnd"/>
      <w:r w:rsidR="001C2A48">
        <w:t xml:space="preserve"> not even used for the velocity trajectories.</w:t>
      </w:r>
      <w:r w:rsidR="00F72DE4">
        <w:br/>
      </w:r>
      <w:r w:rsidR="00F72DE4">
        <w:br/>
      </w:r>
      <w:r w:rsidR="00096B3F">
        <w:t xml:space="preserve">I specifically say in the onset and offset that I use another velocity metric. I also say </w:t>
      </w:r>
      <w:r w:rsidR="008149A4">
        <w:t>in the peak velocity that I</w:t>
      </w:r>
      <w:r w:rsidR="00F72DE4">
        <w:t xml:space="preserve"> use is not</w:t>
      </w:r>
      <w:r w:rsidR="008149A4">
        <w:t xml:space="preserve"> the magnitude of the velocity.</w:t>
      </w:r>
      <w:r w:rsidR="008149A4">
        <w:br/>
      </w:r>
      <w:r w:rsidR="008149A4">
        <w:br/>
        <w:t xml:space="preserve">The metric you want is radial velocity, which I believe is only applicable to experiment 2c. </w:t>
      </w:r>
      <w:r w:rsidR="004C0A59">
        <w:t xml:space="preserve">Otherwise the metrics are from </w:t>
      </w:r>
      <w:r w:rsidR="003864D6">
        <w:t xml:space="preserve">tangential velocity. </w:t>
      </w:r>
      <w:r w:rsidR="001C2A48">
        <w:t xml:space="preserve">And </w:t>
      </w:r>
      <w:r w:rsidR="00FC0C9B">
        <w:t>I believe we decided this a long time ago to move away from radial velocity</w:t>
      </w:r>
    </w:p>
  </w:comment>
  <w:comment w:id="2746" w:author="Alaa Ahmed" w:date="2020-07-27T14:33:00Z" w:initials="AA">
    <w:p w14:paraId="18819491" w14:textId="296C85FF" w:rsidR="00C763BC" w:rsidRDefault="00C763BC">
      <w:pPr>
        <w:pStyle w:val="CommentText"/>
      </w:pPr>
      <w:r>
        <w:rPr>
          <w:rStyle w:val="CommentReference"/>
        </w:rPr>
        <w:annotationRef/>
      </w:r>
      <w:r>
        <w:t>This should be moved to their respective sections (Modeling/Statistics)</w:t>
      </w:r>
    </w:p>
  </w:comment>
  <w:comment w:id="2811" w:author="Alaa Ahmed" w:date="2020-07-27T08:41:00Z" w:initials="AA">
    <w:p w14:paraId="58262014" w14:textId="77777777" w:rsidR="005176D5" w:rsidRDefault="005176D5" w:rsidP="005176D5">
      <w:pPr>
        <w:pStyle w:val="CommentText"/>
      </w:pPr>
      <w:r>
        <w:rPr>
          <w:rStyle w:val="CommentReference"/>
        </w:rPr>
        <w:annotationRef/>
      </w:r>
      <w:r>
        <w:t xml:space="preserve">This is data processing. It should </w:t>
      </w:r>
      <w:proofErr w:type="spellStart"/>
      <w:proofErr w:type="gramStart"/>
      <w:r>
        <w:t>moved</w:t>
      </w:r>
      <w:proofErr w:type="spellEnd"/>
      <w:proofErr w:type="gramEnd"/>
      <w:r>
        <w:t xml:space="preserve"> later. Talk about data processing for all the experiments in the same place (i.e. later).</w:t>
      </w:r>
    </w:p>
  </w:comment>
  <w:comment w:id="2823" w:author="Alaa Ahmed" w:date="2020-07-28T11:23:00Z" w:initials="AA">
    <w:p w14:paraId="4DC9777B" w14:textId="7FD423EB" w:rsidR="00D5087F" w:rsidRDefault="00D5087F">
      <w:pPr>
        <w:pStyle w:val="CommentText"/>
      </w:pPr>
      <w:r>
        <w:rPr>
          <w:rStyle w:val="CommentReference"/>
        </w:rPr>
        <w:annotationRef/>
      </w:r>
      <w:r>
        <w:t>I have no idea what you mean by this</w:t>
      </w:r>
      <w:r w:rsidR="00D768DC">
        <w:t>. Why not add an equation?</w:t>
      </w:r>
      <w:r w:rsidR="00762C69">
        <w:t xml:space="preserve"> And what is overall metabolic rate? Net or gross or both?</w:t>
      </w:r>
    </w:p>
  </w:comment>
  <w:comment w:id="2824" w:author="Garrick W Bruening" w:date="2020-07-28T23:20:00Z" w:initials="GWB">
    <w:p w14:paraId="4058F13B" w14:textId="77777777" w:rsidR="006726A3" w:rsidRDefault="006726A3">
      <w:pPr>
        <w:pStyle w:val="CommentText"/>
      </w:pPr>
      <w:r>
        <w:rPr>
          <w:rStyle w:val="CommentReference"/>
        </w:rPr>
        <w:annotationRef/>
      </w:r>
      <w:r>
        <w:t xml:space="preserve">I have no idea what you </w:t>
      </w:r>
      <w:proofErr w:type="gramStart"/>
      <w:r>
        <w:t>actually do</w:t>
      </w:r>
      <w:proofErr w:type="gramEnd"/>
      <w:r w:rsidR="005461DA">
        <w:t xml:space="preserve"> because I’ve haven’t touched the metabolic calculation.</w:t>
      </w:r>
    </w:p>
    <w:p w14:paraId="53CC8C04" w14:textId="47A92E10" w:rsidR="005461DA" w:rsidRDefault="005461DA">
      <w:pPr>
        <w:pStyle w:val="CommentText"/>
      </w:pPr>
    </w:p>
  </w:comment>
  <w:comment w:id="2862" w:author="Garrick W Bruening" w:date="2020-09-01T13:52:00Z" w:initials="GWB">
    <w:p w14:paraId="3BB9F6E2" w14:textId="77777777" w:rsidR="00E74484" w:rsidRDefault="00E74484">
      <w:pPr>
        <w:pStyle w:val="CommentText"/>
      </w:pPr>
      <w:r>
        <w:rPr>
          <w:rStyle w:val="CommentReference"/>
        </w:rPr>
        <w:annotationRef/>
      </w:r>
      <w:r>
        <w:t>Check values</w:t>
      </w:r>
    </w:p>
    <w:p w14:paraId="0432AC10" w14:textId="6E3D2B7B" w:rsidR="00E74484" w:rsidRDefault="00E74484">
      <w:pPr>
        <w:pStyle w:val="CommentText"/>
      </w:pPr>
    </w:p>
  </w:comment>
  <w:comment w:id="2926" w:author="Alaa Ahmed" w:date="2020-07-27T18:09:00Z" w:initials="AA">
    <w:p w14:paraId="6D4AEA28" w14:textId="1BE19998" w:rsidR="009E7AB4" w:rsidRDefault="009E7AB4">
      <w:pPr>
        <w:pStyle w:val="CommentText"/>
      </w:pPr>
      <w:r>
        <w:rPr>
          <w:rStyle w:val="CommentReference"/>
        </w:rPr>
        <w:annotationRef/>
      </w:r>
      <w:r>
        <w:t xml:space="preserve">Is tangential velocity defined </w:t>
      </w:r>
      <w:proofErr w:type="spellStart"/>
      <w:r>
        <w:t>somehwer</w:t>
      </w:r>
      <w:proofErr w:type="spellEnd"/>
      <w:r>
        <w:t>?</w:t>
      </w:r>
    </w:p>
  </w:comment>
  <w:comment w:id="2927" w:author="Garrick W Bruening" w:date="2020-07-27T19:14:00Z" w:initials="GWB">
    <w:p w14:paraId="2025001F" w14:textId="3083C265" w:rsidR="00916F4C" w:rsidRDefault="00916F4C">
      <w:pPr>
        <w:pStyle w:val="CommentText"/>
      </w:pPr>
      <w:r>
        <w:rPr>
          <w:rStyle w:val="CommentReference"/>
        </w:rPr>
        <w:t>Added a sentence defining it</w:t>
      </w:r>
    </w:p>
  </w:comment>
  <w:comment w:id="2941" w:author="Garrick W Bruening" w:date="2020-07-25T13:54:00Z" w:initials="GB">
    <w:p w14:paraId="729D650B" w14:textId="124AE78B" w:rsidR="1D06AECF" w:rsidRDefault="1D06AECF">
      <w:pPr>
        <w:pStyle w:val="CommentText"/>
      </w:pPr>
      <w:r>
        <w:t>Should this be in results?</w:t>
      </w:r>
      <w:r>
        <w:rPr>
          <w:rStyle w:val="CommentReference"/>
        </w:rPr>
        <w:annotationRef/>
      </w:r>
    </w:p>
    <w:p w14:paraId="25F02012" w14:textId="5D0B5ED5" w:rsidR="1D06AECF" w:rsidRDefault="1D06AECF">
      <w:pPr>
        <w:pStyle w:val="CommentText"/>
      </w:pPr>
    </w:p>
  </w:comment>
  <w:comment w:id="2942" w:author="Alaa Ahmed" w:date="2020-07-27T14:11:00Z" w:initials="AA">
    <w:p w14:paraId="71B5FEDF" w14:textId="09D16FD2" w:rsidR="00EA1815" w:rsidRDefault="00EA1815">
      <w:pPr>
        <w:pStyle w:val="CommentText"/>
      </w:pPr>
      <w:r>
        <w:rPr>
          <w:rStyle w:val="CommentReference"/>
        </w:rPr>
        <w:annotationRef/>
      </w:r>
      <w:r>
        <w:t>No. But we can refer to this analysis briefly in the results and refer the reader to methods</w:t>
      </w:r>
    </w:p>
  </w:comment>
  <w:comment w:id="2975" w:author="Alaa Ahmed" w:date="2020-07-27T14:08:00Z" w:initials="AA">
    <w:p w14:paraId="79CFAB20" w14:textId="77777777" w:rsidR="0093519D" w:rsidRDefault="0093519D" w:rsidP="0093519D">
      <w:pPr>
        <w:pStyle w:val="CommentText"/>
      </w:pPr>
      <w:r>
        <w:rPr>
          <w:rStyle w:val="CommentReference"/>
        </w:rPr>
        <w:annotationRef/>
      </w:r>
      <w:r>
        <w:t>This is data processing and should be later.</w:t>
      </w:r>
    </w:p>
  </w:comment>
  <w:comment w:id="2982" w:author="Alaa Ahmed" w:date="2020-07-27T18:10:00Z" w:initials="AA">
    <w:p w14:paraId="02BCC80F" w14:textId="182792FD" w:rsidR="00F9483E" w:rsidRDefault="00F9483E">
      <w:pPr>
        <w:pStyle w:val="CommentText"/>
      </w:pPr>
      <w:r>
        <w:rPr>
          <w:rStyle w:val="CommentReference"/>
        </w:rPr>
        <w:annotationRef/>
      </w:r>
      <w:r w:rsidR="00B510DF">
        <w:t>Not clear. Why describe the other two metrics if they are not reported?</w:t>
      </w:r>
    </w:p>
  </w:comment>
  <w:comment w:id="3005" w:author="Alaa Ahmed" w:date="2020-07-27T14:13:00Z" w:initials="AA">
    <w:p w14:paraId="4D5C5666" w14:textId="211CD464" w:rsidR="003649A4" w:rsidRDefault="003649A4">
      <w:pPr>
        <w:pStyle w:val="CommentText"/>
      </w:pPr>
      <w:r>
        <w:rPr>
          <w:rStyle w:val="CommentReference"/>
        </w:rPr>
        <w:annotationRef/>
      </w:r>
      <w:r>
        <w:t xml:space="preserve">Do you mean movement offset? </w:t>
      </w:r>
      <w:r w:rsidR="007F7B57">
        <w:t>If so, then use that term so the reader knows exactly what you mean.</w:t>
      </w:r>
    </w:p>
  </w:comment>
  <w:comment w:id="3007" w:author="Alaa Ahmed" w:date="2020-07-27T18:35:00Z" w:initials="AA">
    <w:p w14:paraId="5A41F6EF" w14:textId="126EB35A" w:rsidR="0040358D" w:rsidRDefault="0040358D">
      <w:pPr>
        <w:pStyle w:val="CommentText"/>
      </w:pPr>
      <w:r>
        <w:rPr>
          <w:rStyle w:val="CommentReference"/>
        </w:rPr>
        <w:annotationRef/>
      </w:r>
      <w:r>
        <w:t>We call these ‘consistency’ metrics</w:t>
      </w:r>
    </w:p>
  </w:comment>
  <w:comment w:id="3011" w:author="Alaa Ahmed" w:date="2020-07-27T14:14:00Z" w:initials="AA">
    <w:p w14:paraId="7F64E60E" w14:textId="16C1CC1E" w:rsidR="00F5608B" w:rsidRDefault="00F5608B">
      <w:pPr>
        <w:pStyle w:val="CommentText"/>
      </w:pPr>
      <w:r>
        <w:rPr>
          <w:rStyle w:val="CommentReference"/>
        </w:rPr>
        <w:annotationRef/>
      </w:r>
      <w:r>
        <w:t>Velocity = 0, or movement offset?</w:t>
      </w:r>
    </w:p>
  </w:comment>
  <w:comment w:id="3015" w:author="Alaa Ahmed" w:date="2020-07-27T08:34:00Z" w:initials="AA">
    <w:p w14:paraId="4D0B201D" w14:textId="5E002036" w:rsidR="00E23837" w:rsidRDefault="00E23837">
      <w:pPr>
        <w:pStyle w:val="CommentText"/>
      </w:pPr>
      <w:r>
        <w:rPr>
          <w:rStyle w:val="CommentReference"/>
        </w:rPr>
        <w:annotationRef/>
      </w:r>
      <w:r>
        <w:t xml:space="preserve">Do you mean greatest </w:t>
      </w:r>
      <w:proofErr w:type="spellStart"/>
      <w:r>
        <w:t>euclidean</w:t>
      </w:r>
      <w:proofErr w:type="spellEnd"/>
      <w:r>
        <w:t xml:space="preserve"> distance? Or furthest angle, distance in x, distance in y?</w:t>
      </w:r>
    </w:p>
  </w:comment>
  <w:comment w:id="3013" w:author="Alaa Ahmed" w:date="2020-07-27T14:15:00Z" w:initials="AA">
    <w:p w14:paraId="64932F96" w14:textId="23EDAAD1" w:rsidR="002E14A5" w:rsidRDefault="002E14A5">
      <w:pPr>
        <w:pStyle w:val="CommentText"/>
      </w:pPr>
      <w:r>
        <w:rPr>
          <w:rStyle w:val="CommentReference"/>
        </w:rPr>
        <w:annotationRef/>
      </w:r>
      <w:r>
        <w:t xml:space="preserve">Remind them that this is the </w:t>
      </w:r>
      <w:proofErr w:type="spellStart"/>
      <w:r>
        <w:t>meaure</w:t>
      </w:r>
      <w:proofErr w:type="spellEnd"/>
      <w:r>
        <w:t xml:space="preserve"> of effort using exp 2c</w:t>
      </w:r>
      <w:r w:rsidR="003C0A2C">
        <w:t xml:space="preserve"> </w:t>
      </w:r>
    </w:p>
  </w:comment>
  <w:comment w:id="3014" w:author="Garrick W Bruening" w:date="2020-07-27T21:19:00Z" w:initials="GWB">
    <w:p w14:paraId="10160F8D" w14:textId="7A541F7C" w:rsidR="003C0A2C" w:rsidRDefault="003C0A2C">
      <w:pPr>
        <w:pStyle w:val="CommentText"/>
      </w:pPr>
      <w:r>
        <w:rPr>
          <w:rStyle w:val="CommentReference"/>
        </w:rPr>
        <w:annotationRef/>
      </w:r>
    </w:p>
    <w:p w14:paraId="7EC8377C" w14:textId="4F7D2C37" w:rsidR="003C0A2C" w:rsidRDefault="003C0A2C">
      <w:pPr>
        <w:pStyle w:val="CommentText"/>
      </w:pPr>
    </w:p>
  </w:comment>
  <w:comment w:id="3030" w:author="Alaa Ahmed" w:date="2020-07-27T18:32:00Z" w:initials="AA">
    <w:p w14:paraId="43980981" w14:textId="279AFA53" w:rsidR="005938DD" w:rsidRDefault="005938DD">
      <w:pPr>
        <w:pStyle w:val="CommentText"/>
      </w:pPr>
      <w:r>
        <w:rPr>
          <w:rStyle w:val="CommentReference"/>
        </w:rPr>
        <w:annotationRef/>
      </w:r>
      <w:r>
        <w:t>What do you mean by this? There is no mention of how movement duration was used to calculate metabolic power.</w:t>
      </w:r>
    </w:p>
  </w:comment>
  <w:comment w:id="3048" w:author="Alaa Ahmed" w:date="2020-07-27T14:20:00Z" w:initials="AA">
    <w:p w14:paraId="1B5B4207" w14:textId="71A2DC2E" w:rsidR="00423556" w:rsidRDefault="00423556">
      <w:pPr>
        <w:pStyle w:val="CommentText"/>
      </w:pPr>
      <w:r>
        <w:rPr>
          <w:rStyle w:val="CommentReference"/>
        </w:rPr>
        <w:annotationRef/>
      </w:r>
      <w:r>
        <w:t>? which metric is this</w:t>
      </w:r>
    </w:p>
  </w:comment>
  <w:comment w:id="3049" w:author="Garrick W Bruening" w:date="2020-07-27T17:12:00Z" w:initials="GWB">
    <w:p w14:paraId="0484551F" w14:textId="77777777" w:rsidR="00E65DBD" w:rsidRDefault="00E65DBD">
      <w:pPr>
        <w:pStyle w:val="CommentText"/>
      </w:pPr>
      <w:r>
        <w:rPr>
          <w:rStyle w:val="CommentReference"/>
        </w:rPr>
        <w:annotationRef/>
      </w:r>
      <w:r w:rsidR="00271A30">
        <w:t>Changed to endpoint error</w:t>
      </w:r>
    </w:p>
    <w:p w14:paraId="73D2579C" w14:textId="218B9FF6" w:rsidR="00271A30" w:rsidRDefault="00271A30">
      <w:pPr>
        <w:pStyle w:val="CommentText"/>
      </w:pPr>
    </w:p>
  </w:comment>
  <w:comment w:id="3035" w:author="Alaa Ahmed" w:date="2020-07-27T14:21:00Z" w:initials="AA">
    <w:p w14:paraId="57DE3948" w14:textId="35DCC8B7" w:rsidR="003D73C0" w:rsidRDefault="003D73C0">
      <w:pPr>
        <w:pStyle w:val="CommentText"/>
      </w:pPr>
      <w:r>
        <w:rPr>
          <w:rStyle w:val="CommentReference"/>
        </w:rPr>
        <w:annotationRef/>
      </w:r>
      <w:r>
        <w:t xml:space="preserve">Not sure what </w:t>
      </w:r>
      <w:proofErr w:type="gramStart"/>
      <w:r>
        <w:t>all of</w:t>
      </w:r>
      <w:proofErr w:type="gramEnd"/>
      <w:r>
        <w:t xml:space="preserve"> these metrics are and why these limits were placed. </w:t>
      </w:r>
    </w:p>
  </w:comment>
  <w:comment w:id="3036" w:author="Garrick W Bruening" w:date="2020-07-27T17:12:00Z" w:initials="GWB">
    <w:p w14:paraId="602CE1C9" w14:textId="77777777" w:rsidR="00271A30" w:rsidRDefault="00271A30">
      <w:pPr>
        <w:pStyle w:val="CommentText"/>
      </w:pPr>
      <w:r>
        <w:rPr>
          <w:rStyle w:val="CommentReference"/>
        </w:rPr>
        <w:annotationRef/>
      </w:r>
      <w:r>
        <w:t>Added parenthesis describing what each of these meant</w:t>
      </w:r>
    </w:p>
    <w:p w14:paraId="335A0839" w14:textId="6E7D838E" w:rsidR="00271A30" w:rsidRDefault="00271A30">
      <w:pPr>
        <w:pStyle w:val="CommentText"/>
      </w:pPr>
    </w:p>
  </w:comment>
  <w:comment w:id="3065" w:author="Alaa Ahmed" w:date="2020-07-27T14:22:00Z" w:initials="AA">
    <w:p w14:paraId="69F83A6D" w14:textId="77777777" w:rsidR="006A0A51" w:rsidRDefault="006A0A51" w:rsidP="006A0A51">
      <w:pPr>
        <w:pStyle w:val="CommentText"/>
      </w:pPr>
      <w:r>
        <w:rPr>
          <w:rStyle w:val="CommentReference"/>
        </w:rPr>
        <w:annotationRef/>
      </w:r>
      <w:r>
        <w:t xml:space="preserve">They always knew where the target was. On the outward movement though, they had to wait for it to be indicated.  FYI – I would suggest you only look at reaction time and error for the outward movements. It </w:t>
      </w:r>
      <w:proofErr w:type="gramStart"/>
      <w:r>
        <w:t>shouldn’t</w:t>
      </w:r>
      <w:proofErr w:type="gramEnd"/>
      <w:r>
        <w:t xml:space="preserve"> affect your results and it’s a cleaner analysis that way.</w:t>
      </w:r>
    </w:p>
  </w:comment>
  <w:comment w:id="3066" w:author="Alaa Ahmed" w:date="2020-07-27T18:33:00Z" w:initials="AA">
    <w:p w14:paraId="72E65DFB" w14:textId="77777777" w:rsidR="006A0A51" w:rsidRDefault="006A0A51" w:rsidP="006A0A51">
      <w:pPr>
        <w:pStyle w:val="CommentText"/>
      </w:pPr>
      <w:r>
        <w:rPr>
          <w:rStyle w:val="CommentReference"/>
        </w:rPr>
        <w:annotationRef/>
      </w:r>
      <w:r>
        <w:t xml:space="preserve">Can you rewrite this paragraph so it makes sense </w:t>
      </w:r>
      <w:proofErr w:type="gramStart"/>
      <w:r>
        <w:t>temporally.</w:t>
      </w:r>
      <w:proofErr w:type="gramEnd"/>
      <w:r>
        <w:t xml:space="preserve"> Before removing outliers, mention that you only looked at the outward movement. Then you removed the outliers. Then reaction time and </w:t>
      </w:r>
      <w:proofErr w:type="spellStart"/>
      <w:r>
        <w:t>enrdpoing</w:t>
      </w:r>
      <w:proofErr w:type="spellEnd"/>
      <w:r>
        <w:t xml:space="preserve"> error were calculated for the </w:t>
      </w:r>
      <w:proofErr w:type="spellStart"/>
      <w:r>
        <w:t>remaing</w:t>
      </w:r>
      <w:proofErr w:type="spellEnd"/>
      <w:r>
        <w:t xml:space="preserve"> trials.</w:t>
      </w:r>
    </w:p>
  </w:comment>
  <w:comment w:id="3073" w:author="Alaa Ahmed" w:date="2020-07-27T14:21:00Z" w:initials="AA">
    <w:p w14:paraId="674003F7" w14:textId="41D588AA" w:rsidR="003D73C0" w:rsidRDefault="003D73C0">
      <w:pPr>
        <w:pStyle w:val="CommentText"/>
      </w:pPr>
      <w:r>
        <w:rPr>
          <w:rStyle w:val="CommentReference"/>
        </w:rPr>
        <w:annotationRef/>
      </w:r>
      <w:r>
        <w:t>Which ones are left? Please list here.</w:t>
      </w:r>
    </w:p>
  </w:comment>
  <w:comment w:id="3074" w:author="Garrick W Bruening" w:date="2020-07-27T17:13:00Z" w:initials="GWB">
    <w:p w14:paraId="4365EA2A" w14:textId="14015AFC" w:rsidR="00C10239" w:rsidRDefault="00C10239">
      <w:pPr>
        <w:pStyle w:val="CommentText"/>
      </w:pPr>
      <w:r>
        <w:rPr>
          <w:rStyle w:val="CommentReference"/>
        </w:rPr>
        <w:annotationRef/>
      </w:r>
      <w:r w:rsidR="001C7C31">
        <w:t xml:space="preserve">Well there’s a lot we calculate, but </w:t>
      </w:r>
      <w:proofErr w:type="gramStart"/>
      <w:r w:rsidR="001C7C31">
        <w:t>none</w:t>
      </w:r>
      <w:proofErr w:type="gramEnd"/>
      <w:r w:rsidR="001C7C31">
        <w:t xml:space="preserve"> others we report?</w:t>
      </w:r>
    </w:p>
  </w:comment>
  <w:comment w:id="3078" w:author="Alaa Ahmed" w:date="2020-07-27T14:22:00Z" w:initials="AA">
    <w:p w14:paraId="1A376F99" w14:textId="3BCBA587" w:rsidR="00B61EE1" w:rsidRDefault="003F7E48">
      <w:pPr>
        <w:pStyle w:val="CommentText"/>
      </w:pPr>
      <w:r>
        <w:rPr>
          <w:rStyle w:val="CommentReference"/>
        </w:rPr>
        <w:annotationRef/>
      </w:r>
      <w:r w:rsidR="00074189">
        <w:t>They always knew where the target was. On the outward movement t</w:t>
      </w:r>
      <w:r w:rsidR="00A72F5A">
        <w:t xml:space="preserve">hough, they had to wait for it to be indicated.  FYI – </w:t>
      </w:r>
      <w:r w:rsidR="0015299E">
        <w:t xml:space="preserve">I would suggest you only look at </w:t>
      </w:r>
      <w:r w:rsidR="00C14E18">
        <w:t>reaction time and error for the outward movements.</w:t>
      </w:r>
      <w:r w:rsidR="00EB6521">
        <w:t xml:space="preserve"> It </w:t>
      </w:r>
      <w:proofErr w:type="gramStart"/>
      <w:r w:rsidR="00EB6521">
        <w:t>shouldn’t</w:t>
      </w:r>
      <w:proofErr w:type="gramEnd"/>
      <w:r w:rsidR="00EB6521">
        <w:t xml:space="preserve"> affect your results and it’s a cleaner analysis that way.</w:t>
      </w:r>
    </w:p>
  </w:comment>
  <w:comment w:id="3037" w:author="Alaa Ahmed" w:date="2020-07-27T18:33:00Z" w:initials="AA">
    <w:p w14:paraId="750656EF" w14:textId="1E49C70F" w:rsidR="00594CB2" w:rsidRDefault="00594CB2">
      <w:pPr>
        <w:pStyle w:val="CommentText"/>
      </w:pPr>
      <w:r>
        <w:rPr>
          <w:rStyle w:val="CommentReference"/>
        </w:rPr>
        <w:annotationRef/>
      </w:r>
      <w:r>
        <w:t xml:space="preserve">Can you rewrite this paragraph so it makes sense </w:t>
      </w:r>
      <w:proofErr w:type="gramStart"/>
      <w:r>
        <w:t>temporally.</w:t>
      </w:r>
      <w:proofErr w:type="gramEnd"/>
      <w:r>
        <w:t xml:space="preserve"> Before removing outliers, mention that you only looked at the outward movement. Then you removed the outliers</w:t>
      </w:r>
      <w:r w:rsidR="00A065CE">
        <w:t xml:space="preserve">. Then </w:t>
      </w:r>
      <w:r w:rsidR="00A9153E">
        <w:t xml:space="preserve">reaction time and </w:t>
      </w:r>
      <w:proofErr w:type="spellStart"/>
      <w:r w:rsidR="00A9153E">
        <w:t>enrdpoing</w:t>
      </w:r>
      <w:proofErr w:type="spellEnd"/>
      <w:r w:rsidR="00A9153E">
        <w:t xml:space="preserve"> error were calculated for the </w:t>
      </w:r>
      <w:proofErr w:type="spellStart"/>
      <w:r w:rsidR="00A9153E">
        <w:t>remaing</w:t>
      </w:r>
      <w:proofErr w:type="spellEnd"/>
      <w:r w:rsidR="00A9153E">
        <w:t xml:space="preserve"> trials.</w:t>
      </w:r>
    </w:p>
  </w:comment>
  <w:comment w:id="3087" w:author="Alaa Ahmed" w:date="2020-07-27T14:27:00Z" w:initials="AA">
    <w:p w14:paraId="780D0AAF" w14:textId="1BDA12DA" w:rsidR="0057085B" w:rsidRDefault="0057085B">
      <w:pPr>
        <w:pStyle w:val="CommentText"/>
      </w:pPr>
      <w:r>
        <w:rPr>
          <w:rStyle w:val="CommentReference"/>
        </w:rPr>
        <w:annotationRef/>
      </w:r>
      <w:r>
        <w:t xml:space="preserve">Why these criteria? And why weren’t they used for the </w:t>
      </w:r>
      <w:proofErr w:type="spellStart"/>
      <w:r>
        <w:t>matbolics</w:t>
      </w:r>
      <w:proofErr w:type="spellEnd"/>
      <w:r>
        <w:t xml:space="preserve">?  I feel that our ‘filtering’ should be consistent across experiments </w:t>
      </w:r>
      <w:r w:rsidR="00703899">
        <w:t xml:space="preserve">and there should be a better explanation. Also, you can write this with a lot less words if you </w:t>
      </w:r>
      <w:r w:rsidR="00941987">
        <w:t xml:space="preserve">focus on which approaches are consistent across experiments, then just </w:t>
      </w:r>
      <w:r w:rsidR="00D73069">
        <w:t>tell us about what was different individually.</w:t>
      </w:r>
    </w:p>
  </w:comment>
  <w:comment w:id="3088" w:author="Garrick W Bruening" w:date="2020-07-27T17:29:00Z" w:initials="GWB">
    <w:p w14:paraId="05A16E01" w14:textId="34DEBAC0" w:rsidR="00735E0E" w:rsidRDefault="00735E0E">
      <w:pPr>
        <w:pStyle w:val="CommentText"/>
      </w:pPr>
      <w:r>
        <w:rPr>
          <w:rStyle w:val="CommentReference"/>
        </w:rPr>
        <w:annotationRef/>
      </w:r>
      <w:r>
        <w:t>This is a common method, I’ll add references here.</w:t>
      </w:r>
      <w:r>
        <w:br/>
      </w:r>
      <w:r>
        <w:br/>
        <w:t>This is more so I can remember to add these if we want.</w:t>
      </w:r>
      <w:r w:rsidR="00830E46">
        <w:br/>
      </w:r>
      <w:hyperlink r:id="rId1" w:history="1">
        <w:r w:rsidR="00830E46">
          <w:rPr>
            <w:rStyle w:val="Hyperlink"/>
          </w:rPr>
          <w:t>https://ieeexplore.ieee.org/abstract/document/4536463?casa_token=2NvJ64rxKCYAAAAA:qAlvZzowjLa_XW7jmRPF0k0urSiIBvJi8_AO4jICXqH18IPlUWpXLq3KuDzclGwDG0Sbls_WJQ</w:t>
        </w:r>
      </w:hyperlink>
      <w:r w:rsidR="00564287">
        <w:t xml:space="preserve"> </w:t>
      </w:r>
    </w:p>
  </w:comment>
  <w:comment w:id="3090" w:author="Alaa Ahmed" w:date="2020-07-27T14:26:00Z" w:initials="AA">
    <w:p w14:paraId="399D1F19" w14:textId="4EA2EAE7" w:rsidR="00DC4D3E" w:rsidRDefault="00DC4D3E">
      <w:pPr>
        <w:pStyle w:val="CommentText"/>
      </w:pPr>
      <w:r>
        <w:rPr>
          <w:rStyle w:val="CommentReference"/>
        </w:rPr>
        <w:annotationRef/>
      </w:r>
      <w:r>
        <w:t>And 2b?</w:t>
      </w:r>
    </w:p>
  </w:comment>
  <w:comment w:id="3091" w:author="Garrick W Bruening" w:date="2020-07-27T17:18:00Z" w:initials="GWB">
    <w:p w14:paraId="3DB778C3" w14:textId="77777777" w:rsidR="000B7383" w:rsidRDefault="000B7383">
      <w:pPr>
        <w:pStyle w:val="CommentText"/>
      </w:pPr>
      <w:r>
        <w:rPr>
          <w:rStyle w:val="CommentReference"/>
        </w:rPr>
        <w:annotationRef/>
      </w:r>
      <w:r>
        <w:t xml:space="preserve">2b </w:t>
      </w:r>
      <w:proofErr w:type="gramStart"/>
      <w:r>
        <w:t>didn’t</w:t>
      </w:r>
      <w:proofErr w:type="gramEnd"/>
      <w:r>
        <w:t xml:space="preserve"> have an inward reach.</w:t>
      </w:r>
    </w:p>
    <w:p w14:paraId="74B33658" w14:textId="6BFC00CC" w:rsidR="000B7383" w:rsidRDefault="000B7383">
      <w:pPr>
        <w:pStyle w:val="CommentText"/>
      </w:pPr>
    </w:p>
  </w:comment>
  <w:comment w:id="3094" w:author="Alaa Ahmed" w:date="2020-07-27T14:25:00Z" w:initials="AA">
    <w:p w14:paraId="76ED7347" w14:textId="16268F9F" w:rsidR="00EB66FD" w:rsidRDefault="00EB66FD">
      <w:pPr>
        <w:pStyle w:val="CommentText"/>
      </w:pPr>
      <w:r>
        <w:rPr>
          <w:rStyle w:val="CommentReference"/>
        </w:rPr>
        <w:annotationRef/>
      </w:r>
      <w:r>
        <w:t>What same reason?</w:t>
      </w:r>
      <w:r w:rsidR="00DC4D3E">
        <w:t xml:space="preserve"> Be </w:t>
      </w:r>
      <w:proofErr w:type="spellStart"/>
      <w:r w:rsidR="00DC4D3E">
        <w:t>specifc</w:t>
      </w:r>
      <w:proofErr w:type="spellEnd"/>
    </w:p>
  </w:comment>
  <w:comment w:id="3097" w:author="Alaa Ahmed" w:date="2020-07-27T14:24:00Z" w:initials="AA">
    <w:p w14:paraId="05977266" w14:textId="34E249B7" w:rsidR="00856DC1" w:rsidRDefault="00856DC1">
      <w:pPr>
        <w:pStyle w:val="CommentText"/>
      </w:pPr>
      <w:r>
        <w:rPr>
          <w:rStyle w:val="CommentReference"/>
        </w:rPr>
        <w:annotationRef/>
      </w:r>
      <w:r>
        <w:t>Statistics?</w:t>
      </w:r>
    </w:p>
  </w:comment>
  <w:comment w:id="3112" w:author="Alaa Ahmed" w:date="2020-07-27T14:29:00Z" w:initials="AA">
    <w:p w14:paraId="47EFF4D0" w14:textId="761B4943" w:rsidR="00D73069" w:rsidRDefault="00D73069">
      <w:pPr>
        <w:pStyle w:val="CommentText"/>
      </w:pPr>
      <w:r>
        <w:rPr>
          <w:rStyle w:val="CommentReference"/>
        </w:rPr>
        <w:annotationRef/>
      </w:r>
      <w:r>
        <w:t xml:space="preserve">Seems </w:t>
      </w:r>
      <w:proofErr w:type="spellStart"/>
      <w:r>
        <w:t>ike</w:t>
      </w:r>
      <w:proofErr w:type="spellEnd"/>
      <w:r>
        <w:t xml:space="preserve"> a very big number…</w:t>
      </w:r>
    </w:p>
  </w:comment>
  <w:comment w:id="3113" w:author="Garrick W Bruening" w:date="2020-07-27T17:19:00Z" w:initials="GWB">
    <w:p w14:paraId="2ED70428" w14:textId="09C730CD" w:rsidR="00E22BD3" w:rsidRDefault="00E22BD3">
      <w:pPr>
        <w:pStyle w:val="CommentText"/>
      </w:pPr>
      <w:r>
        <w:rPr>
          <w:rStyle w:val="CommentReference"/>
        </w:rPr>
        <w:annotationRef/>
      </w:r>
    </w:p>
  </w:comment>
  <w:comment w:id="3114" w:author="Alaa Ahmed" w:date="2020-07-27T14:26:00Z" w:initials="AA">
    <w:p w14:paraId="369C4D79" w14:textId="25E79D59" w:rsidR="005C1FC6" w:rsidRDefault="005C1FC6">
      <w:pPr>
        <w:pStyle w:val="CommentText"/>
      </w:pPr>
      <w:r>
        <w:rPr>
          <w:rStyle w:val="CommentReference"/>
        </w:rPr>
        <w:annotationRef/>
      </w:r>
      <w:r>
        <w:t>Best to not start sentence with a number</w:t>
      </w:r>
      <w:r w:rsidR="007074D1">
        <w:t xml:space="preserve"> unless you really </w:t>
      </w:r>
      <w:proofErr w:type="spellStart"/>
      <w:r w:rsidR="007074D1">
        <w:t>really</w:t>
      </w:r>
      <w:proofErr w:type="spellEnd"/>
      <w:r w:rsidR="007074D1">
        <w:t xml:space="preserve"> need to.</w:t>
      </w:r>
    </w:p>
  </w:comment>
  <w:comment w:id="3126" w:author="Alaa Ahmed" w:date="2020-07-27T18:11:00Z" w:initials="AA">
    <w:p w14:paraId="61B2B71B" w14:textId="59FEFC20" w:rsidR="00403F58" w:rsidRDefault="00403F58">
      <w:pPr>
        <w:pStyle w:val="CommentText"/>
      </w:pPr>
      <w:r>
        <w:rPr>
          <w:rStyle w:val="CommentReference"/>
        </w:rPr>
        <w:annotationRef/>
      </w:r>
      <w:r>
        <w:t xml:space="preserve">Can you please clean up all this formatting that is left over </w:t>
      </w:r>
      <w:proofErr w:type="spellStart"/>
      <w:r>
        <w:t>fomr</w:t>
      </w:r>
      <w:proofErr w:type="spellEnd"/>
      <w:r>
        <w:t xml:space="preserve"> </w:t>
      </w:r>
      <w:proofErr w:type="gramStart"/>
      <w:r>
        <w:t>overleaf</w:t>
      </w:r>
      <w:proofErr w:type="gramEnd"/>
    </w:p>
  </w:comment>
  <w:comment w:id="3130" w:author="Alaa Ahmed" w:date="2020-07-27T14:30:00Z" w:initials="AA">
    <w:p w14:paraId="751C05B7" w14:textId="0868D58D" w:rsidR="000B75E2" w:rsidRDefault="000B75E2">
      <w:pPr>
        <w:pStyle w:val="CommentText"/>
      </w:pPr>
      <w:r>
        <w:rPr>
          <w:rStyle w:val="CommentReference"/>
        </w:rPr>
        <w:annotationRef/>
      </w:r>
      <w:r>
        <w:t>Explain why briefly. You could have just used the physical mass at the hand. Why not do that?</w:t>
      </w:r>
    </w:p>
  </w:comment>
  <w:comment w:id="3136" w:author="Garrick W Bruening" w:date="2020-09-21T15:02:00Z" w:initials="GWB">
    <w:p w14:paraId="4F4E6F65" w14:textId="4DA809AD" w:rsidR="00FE51F3" w:rsidRDefault="00FE51F3">
      <w:pPr>
        <w:pStyle w:val="CommentText"/>
      </w:pPr>
      <w:r>
        <w:rPr>
          <w:rStyle w:val="CommentReference"/>
        </w:rPr>
        <w:annotationRef/>
      </w:r>
      <w:r>
        <w:t xml:space="preserve">Only for experiment 2a, we </w:t>
      </w:r>
      <w:proofErr w:type="gramStart"/>
      <w:r>
        <w:t>don’t</w:t>
      </w:r>
      <w:proofErr w:type="gramEnd"/>
      <w:r>
        <w:t xml:space="preserve"> have the data for 2b/2c so should we just use averages for every experiment?</w:t>
      </w:r>
    </w:p>
  </w:comment>
  <w:comment w:id="3137" w:author="Alaa Ahmed" w:date="2020-07-27T14:30:00Z" w:initials="AA">
    <w:p w14:paraId="4DE8C02C" w14:textId="1090C18D" w:rsidR="006F71EC" w:rsidRDefault="006F71EC">
      <w:pPr>
        <w:pStyle w:val="CommentText"/>
      </w:pPr>
      <w:r>
        <w:rPr>
          <w:rStyle w:val="CommentReference"/>
        </w:rPr>
        <w:annotationRef/>
      </w:r>
      <w:r>
        <w:t>Specif</w:t>
      </w:r>
      <w:r w:rsidR="001F684D">
        <w:t xml:space="preserve">y how. </w:t>
      </w:r>
    </w:p>
  </w:comment>
  <w:comment w:id="3492" w:author="Alaa Ahmed" w:date="2020-07-27T14:32:00Z" w:initials="AA">
    <w:p w14:paraId="5A3C1EA3" w14:textId="661DE5C3" w:rsidR="00156CDF" w:rsidRDefault="00156CDF">
      <w:pPr>
        <w:pStyle w:val="CommentText"/>
      </w:pPr>
      <w:r>
        <w:rPr>
          <w:rStyle w:val="CommentReference"/>
        </w:rPr>
        <w:annotationRef/>
      </w:r>
      <w:r>
        <w:t>Why not report the actual means and standard errors for each one?</w:t>
      </w:r>
    </w:p>
  </w:comment>
  <w:comment w:id="3493" w:author="Garrick W Bruening" w:date="2020-07-27T17:01:00Z" w:initials="GWB">
    <w:p w14:paraId="77A20EC2" w14:textId="77777777" w:rsidR="00C55C1B" w:rsidRDefault="00C55C1B">
      <w:pPr>
        <w:pStyle w:val="CommentText"/>
      </w:pPr>
      <w:r>
        <w:rPr>
          <w:rStyle w:val="CommentReference"/>
        </w:rPr>
        <w:annotationRef/>
      </w:r>
      <w:r>
        <w:t xml:space="preserve">I can do this for experiment 1 and 2a, </w:t>
      </w:r>
      <w:r w:rsidR="00FA035E">
        <w:t xml:space="preserve">but I </w:t>
      </w:r>
      <w:proofErr w:type="gramStart"/>
      <w:r w:rsidR="00FA035E">
        <w:t>don’t</w:t>
      </w:r>
      <w:proofErr w:type="gramEnd"/>
      <w:r w:rsidR="00FA035E">
        <w:t xml:space="preserve"> have exact masses and heights for 2b and 2c</w:t>
      </w:r>
    </w:p>
    <w:p w14:paraId="5A2CB733" w14:textId="3D1C096A" w:rsidR="00FA035E" w:rsidRDefault="00FA035E">
      <w:pPr>
        <w:pStyle w:val="CommentText"/>
      </w:pPr>
    </w:p>
  </w:comment>
  <w:comment w:id="3494" w:author="Alaa Ahmed" w:date="2020-07-27T18:12:00Z" w:initials="AA">
    <w:p w14:paraId="32AEB205" w14:textId="1042CB6B" w:rsidR="007921AF" w:rsidRDefault="007921AF">
      <w:pPr>
        <w:pStyle w:val="CommentText"/>
      </w:pPr>
      <w:r>
        <w:rPr>
          <w:rStyle w:val="CommentReference"/>
        </w:rPr>
        <w:annotationRef/>
      </w:r>
      <w:proofErr w:type="gramStart"/>
      <w:r>
        <w:t>It’s</w:t>
      </w:r>
      <w:proofErr w:type="gramEnd"/>
      <w:r>
        <w:t xml:space="preserve"> a concern if we cannot reproduce our results.</w:t>
      </w:r>
      <w:r w:rsidR="0006475C">
        <w:t xml:space="preserve"> I thought you </w:t>
      </w:r>
      <w:r w:rsidR="00E32C21">
        <w:t xml:space="preserve">couldn’t find subjects </w:t>
      </w:r>
      <w:proofErr w:type="spellStart"/>
      <w:proofErr w:type="gramStart"/>
      <w:r w:rsidR="00E32C21">
        <w:t>anthroppo,etric</w:t>
      </w:r>
      <w:proofErr w:type="spellEnd"/>
      <w:proofErr w:type="gramEnd"/>
      <w:r w:rsidR="00E32C21">
        <w:t xml:space="preserve"> info for Exp 2c only, not exp 2b as well. We</w:t>
      </w:r>
      <w:r w:rsidR="00CC7D4E">
        <w:t xml:space="preserve"> may have to drop them</w:t>
      </w:r>
      <w:r w:rsidR="00373663">
        <w:t xml:space="preserve"> if we </w:t>
      </w:r>
      <w:proofErr w:type="spellStart"/>
      <w:proofErr w:type="gramStart"/>
      <w:r w:rsidR="00373663">
        <w:t>cant</w:t>
      </w:r>
      <w:proofErr w:type="spellEnd"/>
      <w:proofErr w:type="gramEnd"/>
      <w:r w:rsidR="00373663">
        <w:t xml:space="preserve"> find t</w:t>
      </w:r>
      <w:r w:rsidR="00272C8F">
        <w:t>his information.</w:t>
      </w:r>
      <w:r w:rsidR="00EB5E98">
        <w:t xml:space="preserve"> Or not use</w:t>
      </w:r>
      <w:r w:rsidR="008C1A85">
        <w:t xml:space="preserve"> the subject specific masses in the utility model</w:t>
      </w:r>
      <w:r w:rsidR="00A83366">
        <w:t>.</w:t>
      </w:r>
    </w:p>
  </w:comment>
  <w:comment w:id="3495" w:author="Alaa Ahmed" w:date="2020-07-27T18:15:00Z" w:initials="AA">
    <w:p w14:paraId="368A66D4" w14:textId="23AF01A7" w:rsidR="006102C6" w:rsidRDefault="006102C6">
      <w:pPr>
        <w:pStyle w:val="CommentText"/>
      </w:pPr>
      <w:r>
        <w:rPr>
          <w:rStyle w:val="CommentReference"/>
        </w:rPr>
        <w:annotationRef/>
      </w:r>
      <w:r>
        <w:t>I would focus on trying to find those numbers</w:t>
      </w:r>
    </w:p>
  </w:comment>
  <w:comment w:id="3496" w:author="Garrick W Bruening" w:date="2020-07-27T19:17:00Z" w:initials="GWB">
    <w:p w14:paraId="5369DF40" w14:textId="52662D04" w:rsidR="007E5CC7" w:rsidRDefault="007231A9">
      <w:pPr>
        <w:pStyle w:val="CommentText"/>
      </w:pPr>
      <w:r>
        <w:rPr>
          <w:rStyle w:val="CommentReference"/>
        </w:rPr>
        <w:annotationRef/>
      </w:r>
      <w:r>
        <w:t xml:space="preserve">Your right its only 2c. </w:t>
      </w:r>
      <w:r w:rsidR="00D4680C">
        <w:t>We can say that an average height and weight person is used to estimate effective mass for 2c.</w:t>
      </w:r>
      <w:r w:rsidR="007E5CC7">
        <w:t xml:space="preserve"> Leaving the about here for now as the comment will be deleted if I remove it.</w:t>
      </w:r>
    </w:p>
    <w:p w14:paraId="7DC2AC20" w14:textId="16028FF8" w:rsidR="00D4680C" w:rsidRDefault="00D4680C">
      <w:pPr>
        <w:pStyle w:val="CommentText"/>
      </w:pPr>
    </w:p>
  </w:comment>
  <w:comment w:id="3548" w:author="Alaa Ahmed" w:date="2020-07-27T18:30:00Z" w:initials="AA">
    <w:p w14:paraId="7F2B2F55" w14:textId="3C969D80" w:rsidR="00F62B17" w:rsidRDefault="00F62B17">
      <w:pPr>
        <w:pStyle w:val="CommentText"/>
      </w:pPr>
      <w:r>
        <w:rPr>
          <w:rStyle w:val="CommentReference"/>
        </w:rPr>
        <w:annotationRef/>
      </w:r>
      <w:r>
        <w:t>Is there a specific function used, or name of approach?</w:t>
      </w:r>
    </w:p>
  </w:comment>
  <w:comment w:id="3559" w:author="Alaa Ahmed" w:date="2020-07-27T14:33:00Z" w:initials="AA">
    <w:p w14:paraId="558BB3E5" w14:textId="77777777" w:rsidR="00D65047" w:rsidRDefault="00D65047" w:rsidP="00D65047">
      <w:pPr>
        <w:pStyle w:val="CommentText"/>
      </w:pPr>
      <w:r>
        <w:rPr>
          <w:rStyle w:val="CommentReference"/>
        </w:rPr>
        <w:annotationRef/>
      </w:r>
      <w:r>
        <w:t>This should be moved to their respective sections (Modeling/Statistics)</w:t>
      </w:r>
    </w:p>
  </w:comment>
  <w:comment w:id="3560" w:author="Garrick W Bruening" w:date="2020-07-27T17:04:00Z" w:initials="GWB">
    <w:p w14:paraId="5901DF8E" w14:textId="118FD62B" w:rsidR="00A95725" w:rsidRDefault="00A95725">
      <w:pPr>
        <w:pStyle w:val="CommentText"/>
      </w:pPr>
      <w:r>
        <w:rPr>
          <w:rStyle w:val="CommentReference"/>
        </w:rPr>
        <w:annotationRef/>
      </w:r>
    </w:p>
  </w:comment>
  <w:comment w:id="3564" w:author="Alaa Ahmed" w:date="2020-07-27T18:28:00Z" w:initials="AA">
    <w:p w14:paraId="3706604C" w14:textId="7069516D" w:rsidR="005F18CE" w:rsidRDefault="005F18CE">
      <w:pPr>
        <w:pStyle w:val="CommentText"/>
      </w:pPr>
      <w:r>
        <w:rPr>
          <w:rStyle w:val="CommentReference"/>
        </w:rPr>
        <w:annotationRef/>
      </w:r>
      <w:r>
        <w:t xml:space="preserve">First start with gross metabolic paper.  Then later say you did the same with net, and sum of torque squared. </w:t>
      </w:r>
      <w:proofErr w:type="gramStart"/>
      <w:r>
        <w:t>Definitely don’t</w:t>
      </w:r>
      <w:proofErr w:type="gramEnd"/>
      <w:r>
        <w:t xml:space="preserve"> lead with sum of torque squared.</w:t>
      </w:r>
    </w:p>
  </w:comment>
  <w:comment w:id="3681" w:author="Garrick W Bruening" w:date="2020-07-27T19:31:00Z" w:initials="GWB">
    <w:p w14:paraId="399A1B79" w14:textId="77777777" w:rsidR="00545BA0" w:rsidRDefault="00545BA0">
      <w:pPr>
        <w:pStyle w:val="CommentText"/>
      </w:pPr>
      <w:r>
        <w:rPr>
          <w:rStyle w:val="CommentReference"/>
        </w:rPr>
        <w:annotationRef/>
      </w:r>
      <w:r>
        <w:t>Are we going to include these numbers? Or can we take this out.</w:t>
      </w:r>
    </w:p>
    <w:p w14:paraId="54DCF93F" w14:textId="05C38A37" w:rsidR="00545BA0" w:rsidRDefault="00545BA0">
      <w:pPr>
        <w:pStyle w:val="CommentText"/>
      </w:pPr>
    </w:p>
  </w:comment>
  <w:comment w:id="3786" w:author="Alaa Ahmed" w:date="2020-07-27T18:18:00Z" w:initials="AA">
    <w:p w14:paraId="4D7F8922" w14:textId="1A389D62" w:rsidR="00DD2AE1" w:rsidRDefault="00DD2AE1">
      <w:pPr>
        <w:pStyle w:val="CommentText"/>
      </w:pPr>
      <w:r>
        <w:rPr>
          <w:rStyle w:val="CommentReference"/>
        </w:rPr>
        <w:annotationRef/>
      </w:r>
      <w:r>
        <w:t>confusing</w:t>
      </w:r>
    </w:p>
  </w:comment>
  <w:comment w:id="3789" w:author="Alaa Ahmed" w:date="2020-07-27T18:19:00Z" w:initials="AA">
    <w:p w14:paraId="02B68533" w14:textId="1FCBDFDB" w:rsidR="008655FE" w:rsidRDefault="008655FE">
      <w:pPr>
        <w:pStyle w:val="CommentText"/>
      </w:pPr>
      <w:r>
        <w:rPr>
          <w:rStyle w:val="CommentReference"/>
        </w:rPr>
        <w:annotationRef/>
      </w:r>
      <w:r>
        <w:t>not clear what you mean. Use equations</w:t>
      </w:r>
      <w:r w:rsidR="002D1913">
        <w:t xml:space="preserve"> to be specific. </w:t>
      </w:r>
      <w:proofErr w:type="spellStart"/>
      <w:r w:rsidR="002F3446">
        <w:t>Isnt</w:t>
      </w:r>
      <w:proofErr w:type="spellEnd"/>
      <w:r w:rsidR="002F3446">
        <w:t xml:space="preserve"> metabolic cost just one type of utility that we consider?</w:t>
      </w:r>
    </w:p>
  </w:comment>
  <w:comment w:id="3790" w:author="Garrick W Bruening" w:date="2020-07-27T20:07:00Z" w:initials="GWB">
    <w:p w14:paraId="523B72EF" w14:textId="34A6AD25" w:rsidR="00D67F71" w:rsidRDefault="00D67F71">
      <w:pPr>
        <w:pStyle w:val="CommentText"/>
      </w:pPr>
      <w:r>
        <w:rPr>
          <w:rStyle w:val="CommentReference"/>
        </w:rPr>
        <w:annotationRef/>
      </w:r>
      <w:r>
        <w:t xml:space="preserve">I </w:t>
      </w:r>
      <w:proofErr w:type="gramStart"/>
      <w:r>
        <w:t>haven’t</w:t>
      </w:r>
      <w:proofErr w:type="gramEnd"/>
      <w:r>
        <w:t xml:space="preserve"> been lumping effort/met cost in as a utility model</w:t>
      </w:r>
    </w:p>
  </w:comment>
  <w:comment w:id="3802" w:author="Alaa Ahmed" w:date="2020-07-27T18:19:00Z" w:initials="AA">
    <w:p w14:paraId="4A92BD50" w14:textId="0BC52F3B" w:rsidR="002F3446" w:rsidRDefault="002F3446">
      <w:pPr>
        <w:pStyle w:val="CommentText"/>
      </w:pPr>
      <w:r>
        <w:rPr>
          <w:rStyle w:val="CommentReference"/>
        </w:rPr>
        <w:annotationRef/>
      </w:r>
      <w:r>
        <w:t>Where did this come from? You were just talking about metabolic cost and utility. What is effort?</w:t>
      </w:r>
    </w:p>
  </w:comment>
  <w:comment w:id="3803" w:author="Garrick W Bruening" w:date="2020-07-27T19:21:00Z" w:initials="GWB">
    <w:p w14:paraId="65374A94" w14:textId="447B283A" w:rsidR="00E81752" w:rsidRDefault="00C10663">
      <w:pPr>
        <w:pStyle w:val="CommentText"/>
      </w:pPr>
      <w:r>
        <w:rPr>
          <w:rStyle w:val="CommentReference"/>
        </w:rPr>
        <w:annotationRef/>
      </w:r>
      <w:r w:rsidR="00FB6D9B">
        <w:t>I talk about utility here for maybe half a sentence. Everything before this in t</w:t>
      </w:r>
      <w:r w:rsidR="00822276">
        <w:t>he modeling is effort rate. The previous section is literally Modelling effort.</w:t>
      </w:r>
      <w:r w:rsidR="00743FC1">
        <w:br/>
      </w:r>
      <w:r w:rsidR="00743FC1">
        <w:br/>
        <w:t>This links it to the previous section, about  modeling the effort (</w:t>
      </w:r>
      <w:r w:rsidR="00555B97">
        <w:t xml:space="preserve">gross rate, net rate, and </w:t>
      </w:r>
      <w:r w:rsidR="00B60A7C">
        <w:t>torque rate).</w:t>
      </w:r>
      <w:r w:rsidR="00B60A7C">
        <w:br/>
      </w:r>
      <w:r w:rsidR="00B60A7C">
        <w:br/>
        <w:t xml:space="preserve">This should be in this section because we don’t </w:t>
      </w:r>
      <w:proofErr w:type="spellStart"/>
      <w:r w:rsidR="00B60A7C">
        <w:t>explicity</w:t>
      </w:r>
      <w:proofErr w:type="spellEnd"/>
      <w:r w:rsidR="00B60A7C">
        <w:t xml:space="preserve"> model the cost, we model the rate. This is where we transform the rate into the cost.</w:t>
      </w:r>
    </w:p>
  </w:comment>
  <w:comment w:id="3843" w:author="Alaa Ahmed" w:date="2020-07-27T18:20:00Z" w:initials="AA">
    <w:p w14:paraId="04801373" w14:textId="1742EF11" w:rsidR="00BB28E6" w:rsidRDefault="00BB28E6">
      <w:pPr>
        <w:pStyle w:val="CommentText"/>
      </w:pPr>
      <w:r>
        <w:rPr>
          <w:rStyle w:val="CommentReference"/>
        </w:rPr>
        <w:annotationRef/>
      </w:r>
      <w:r>
        <w:t xml:space="preserve">Why are now talking about </w:t>
      </w:r>
      <w:proofErr w:type="spellStart"/>
      <w:r>
        <w:t>effot</w:t>
      </w:r>
      <w:proofErr w:type="spellEnd"/>
      <w:r>
        <w:t xml:space="preserve"> rate? This </w:t>
      </w:r>
      <w:proofErr w:type="spellStart"/>
      <w:r>
        <w:t>doenst</w:t>
      </w:r>
      <w:proofErr w:type="spellEnd"/>
      <w:r>
        <w:t xml:space="preserve"> follow from the previous paragraph.</w:t>
      </w:r>
    </w:p>
  </w:comment>
  <w:comment w:id="4187" w:author="Garrick" w:date="2020-10-02T15:12:00Z" w:initials="GB">
    <w:p w14:paraId="37722E2A" w14:textId="77777777" w:rsidR="007E2D3A" w:rsidRDefault="007E2D3A">
      <w:pPr>
        <w:pStyle w:val="CommentText"/>
      </w:pPr>
      <w:r>
        <w:rPr>
          <w:rStyle w:val="CommentReference"/>
        </w:rPr>
        <w:annotationRef/>
      </w:r>
      <w:r>
        <w:t>Keep figure?</w:t>
      </w:r>
    </w:p>
    <w:p w14:paraId="6190E5AC" w14:textId="447E2C31" w:rsidR="007E2D3A" w:rsidRDefault="007E2D3A">
      <w:pPr>
        <w:pStyle w:val="CommentText"/>
      </w:pPr>
    </w:p>
  </w:comment>
  <w:comment w:id="4371" w:author="Alaa Ahmed" w:date="2020-07-27T18:23:00Z" w:initials="AA">
    <w:p w14:paraId="2A36D26C" w14:textId="77777777" w:rsidR="001508AD" w:rsidRDefault="001508AD" w:rsidP="001508AD">
      <w:pPr>
        <w:pStyle w:val="CommentText"/>
      </w:pPr>
      <w:r>
        <w:rPr>
          <w:rStyle w:val="CommentReference"/>
        </w:rPr>
        <w:annotationRef/>
      </w:r>
      <w:r>
        <w:t>What was this error function? Does it just minimize sum of squared error?</w:t>
      </w:r>
    </w:p>
  </w:comment>
  <w:comment w:id="4388" w:author="Garrick W Bruening" w:date="2020-07-27T19:34:00Z" w:initials="GWB">
    <w:p w14:paraId="68763A2C" w14:textId="77777777" w:rsidR="005B0627" w:rsidRDefault="005B0627">
      <w:pPr>
        <w:pStyle w:val="CommentText"/>
      </w:pPr>
      <w:r>
        <w:rPr>
          <w:rStyle w:val="CommentReference"/>
        </w:rPr>
        <w:annotationRef/>
      </w:r>
      <w:r>
        <w:t>I need to split this up</w:t>
      </w:r>
    </w:p>
    <w:p w14:paraId="58090384" w14:textId="1BDF8176" w:rsidR="000F2EB9" w:rsidRDefault="000F2EB9">
      <w:pPr>
        <w:pStyle w:val="CommentText"/>
      </w:pPr>
    </w:p>
  </w:comment>
  <w:comment w:id="4486" w:author="Alaa Ahmed" w:date="2020-07-27T18:23:00Z" w:initials="AA">
    <w:p w14:paraId="1E274E28" w14:textId="7E20A8A9" w:rsidR="00472752" w:rsidRDefault="00472752">
      <w:pPr>
        <w:pStyle w:val="CommentText"/>
      </w:pPr>
      <w:r>
        <w:rPr>
          <w:rStyle w:val="CommentReference"/>
        </w:rPr>
        <w:annotationRef/>
      </w:r>
      <w:r>
        <w:t>What was this error function?</w:t>
      </w:r>
      <w:r w:rsidR="000F4222">
        <w:t xml:space="preserve"> </w:t>
      </w:r>
      <w:r w:rsidR="00627931">
        <w:t>Does it just minimize sum of squared error?</w:t>
      </w:r>
    </w:p>
  </w:comment>
  <w:comment w:id="4487" w:author="Garrick W Bruening" w:date="2020-07-27T19:33:00Z" w:initials="GWB">
    <w:p w14:paraId="55D1AC92" w14:textId="77777777" w:rsidR="00AB6ECD" w:rsidRDefault="00AB6ECD">
      <w:pPr>
        <w:pStyle w:val="CommentText"/>
      </w:pPr>
      <w:r>
        <w:rPr>
          <w:rStyle w:val="CommentReference"/>
        </w:rPr>
        <w:annotationRef/>
      </w:r>
      <w:r w:rsidR="00AC2ECF">
        <w:t>Previous sentence says that, do you want me to say it again?</w:t>
      </w:r>
    </w:p>
    <w:p w14:paraId="1E351404" w14:textId="473BA264" w:rsidR="00AC2ECF" w:rsidRDefault="00AC2ECF">
      <w:pPr>
        <w:pStyle w:val="CommentText"/>
      </w:pPr>
    </w:p>
  </w:comment>
  <w:comment w:id="4505" w:author="Alaa Ahmed" w:date="2020-07-27T18:22:00Z" w:initials="AA">
    <w:p w14:paraId="4F30A305" w14:textId="45F250AC" w:rsidR="00872104" w:rsidRDefault="00872104">
      <w:pPr>
        <w:pStyle w:val="CommentText"/>
      </w:pPr>
      <w:r>
        <w:rPr>
          <w:rStyle w:val="CommentReference"/>
        </w:rPr>
        <w:annotationRef/>
      </w:r>
      <w:r w:rsidR="00E25302">
        <w:t>What happened before?</w:t>
      </w:r>
    </w:p>
  </w:comment>
  <w:comment w:id="4544" w:author="Garrick W Bruening" w:date="2020-07-22T12:54:00Z" w:initials="GB">
    <w:p w14:paraId="0F3CD150" w14:textId="1AAD651E" w:rsidR="3539444E" w:rsidRDefault="3539444E" w:rsidP="3539444E">
      <w:pPr>
        <w:pStyle w:val="CommentText"/>
      </w:pPr>
      <w:r>
        <w:t>Need to check how many final comparisons were making.</w:t>
      </w:r>
      <w:r>
        <w:rPr>
          <w:rStyle w:val="CommentReference"/>
        </w:rPr>
        <w:annotationRef/>
      </w:r>
    </w:p>
  </w:comment>
  <w:comment w:id="4751" w:author="Garrick W Bruening" w:date="2020-07-26T16:44:00Z" w:initials="GWB">
    <w:p w14:paraId="605CF62D" w14:textId="77777777" w:rsidR="00FC3EF4" w:rsidRDefault="00FC3EF4" w:rsidP="00FC3EF4">
      <w:pPr>
        <w:pStyle w:val="CommentText"/>
      </w:pPr>
      <w:r>
        <w:rPr>
          <w:rStyle w:val="CommentReference"/>
        </w:rPr>
        <w:annotationRef/>
      </w:r>
      <w:r>
        <w:t xml:space="preserve">AIC/BIC Probably better? </w:t>
      </w:r>
      <w:proofErr w:type="spellStart"/>
      <w:r>
        <w:t>Its</w:t>
      </w:r>
      <w:proofErr w:type="spellEnd"/>
      <w:r>
        <w:t xml:space="preserve"> how we choose not to have a factor of subject mass or effective mass multiplying a</w:t>
      </w:r>
    </w:p>
  </w:comment>
  <w:comment w:id="4752" w:author="Alaa Ahmed" w:date="2020-07-27T12:51:00Z" w:initials="AA">
    <w:p w14:paraId="695CF92E" w14:textId="77777777" w:rsidR="00FC3EF4" w:rsidRDefault="00FC3EF4" w:rsidP="00FC3EF4">
      <w:pPr>
        <w:pStyle w:val="CommentText"/>
      </w:pPr>
      <w:r>
        <w:rPr>
          <w:rStyle w:val="CommentReference"/>
        </w:rPr>
        <w:annotationRef/>
      </w:r>
      <w:r>
        <w:t xml:space="preserve">Sure, but I still want the SSE for this model. </w:t>
      </w:r>
    </w:p>
  </w:comment>
  <w:comment w:id="4938" w:author="Garrick W Bruening" w:date="2020-09-23T12:06:00Z" w:initials="GWB">
    <w:p w14:paraId="67A029A4" w14:textId="77777777" w:rsidR="009F7536" w:rsidRDefault="009F7536" w:rsidP="009F7536">
      <w:pPr>
        <w:pStyle w:val="CommentText"/>
      </w:pPr>
      <w:r>
        <w:rPr>
          <w:rStyle w:val="CommentReference"/>
        </w:rPr>
        <w:annotationRef/>
      </w:r>
      <w:r>
        <w:rPr>
          <w:rStyle w:val="CommentReference"/>
        </w:rPr>
        <w:t xml:space="preserve">This was done with the </w:t>
      </w:r>
      <w:proofErr w:type="spellStart"/>
      <w:r>
        <w:rPr>
          <w:rStyle w:val="CommentReference"/>
        </w:rPr>
        <w:t>glm</w:t>
      </w:r>
      <w:proofErr w:type="spellEnd"/>
      <w:r>
        <w:rPr>
          <w:rStyle w:val="CommentReference"/>
        </w:rPr>
        <w:t xml:space="preserve"> from experiment </w:t>
      </w:r>
      <w:proofErr w:type="gramStart"/>
      <w:r>
        <w:rPr>
          <w:rStyle w:val="CommentReference"/>
        </w:rPr>
        <w:t>1 .</w:t>
      </w:r>
      <w:proofErr w:type="gramEnd"/>
    </w:p>
  </w:comment>
  <w:comment w:id="4939" w:author="Garrick W Bruening" w:date="2020-09-24T14:05:00Z" w:initials="GWB">
    <w:p w14:paraId="066A598A" w14:textId="77777777" w:rsidR="009F7536" w:rsidRDefault="009F7536" w:rsidP="009F7536">
      <w:pPr>
        <w:pStyle w:val="CommentText"/>
      </w:pPr>
      <w:r>
        <w:rPr>
          <w:rStyle w:val="CommentReference"/>
        </w:rPr>
        <w:annotationRef/>
      </w:r>
      <w:r>
        <w:t xml:space="preserve">Stick </w:t>
      </w:r>
      <w:proofErr w:type="spellStart"/>
      <w:r>
        <w:t>weith</w:t>
      </w:r>
      <w:proofErr w:type="spellEnd"/>
      <w:r>
        <w:t xml:space="preserve"> just the combined utility fit. Remove the </w:t>
      </w:r>
      <w:proofErr w:type="gramStart"/>
      <w:r>
        <w:t>3 alpha</w:t>
      </w:r>
      <w:proofErr w:type="gramEnd"/>
      <w:r>
        <w:t xml:space="preserve"> stuff.</w:t>
      </w:r>
    </w:p>
  </w:comment>
  <w:comment w:id="4943" w:author="Garrick W Bruening" w:date="2020-09-24T12:26:00Z" w:initials="GWB">
    <w:p w14:paraId="38F9B842" w14:textId="77777777" w:rsidR="009F7536" w:rsidRDefault="009F7536" w:rsidP="009F7536">
      <w:pPr>
        <w:pStyle w:val="CommentText"/>
      </w:pPr>
      <w:r>
        <w:rPr>
          <w:rStyle w:val="CommentReference"/>
        </w:rPr>
        <w:annotationRef/>
      </w:r>
      <w:r>
        <w:t xml:space="preserve">This is done using 1 alpha for each experiment, this specifically is using the </w:t>
      </w:r>
      <w:proofErr w:type="spellStart"/>
      <w:r>
        <w:t>glm</w:t>
      </w:r>
      <w:proofErr w:type="spellEnd"/>
      <w:r>
        <w:t xml:space="preserve"> from experiment 2a/2b.</w:t>
      </w:r>
    </w:p>
    <w:p w14:paraId="5F1E8D7F" w14:textId="77777777" w:rsidR="009F7536" w:rsidRDefault="009F7536" w:rsidP="009F7536">
      <w:pPr>
        <w:pStyle w:val="CommentText"/>
      </w:pPr>
    </w:p>
  </w:comment>
  <w:comment w:id="4944" w:author="Garrick W Bruening" w:date="2020-09-24T14:05:00Z" w:initials="GWB">
    <w:p w14:paraId="322732F4" w14:textId="77777777" w:rsidR="009F7536" w:rsidRDefault="009F7536" w:rsidP="009F753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0F0AD3" w15:done="0"/>
  <w15:commentEx w15:paraId="1702B29B" w15:done="0"/>
  <w15:commentEx w15:paraId="6C47905D" w15:done="0"/>
  <w15:commentEx w15:paraId="1FE421A3" w15:done="0"/>
  <w15:commentEx w15:paraId="0377B31A" w15:done="1"/>
  <w15:commentEx w15:paraId="1480815B" w15:paraIdParent="0377B31A" w15:done="1"/>
  <w15:commentEx w15:paraId="571BA9C6" w15:done="1"/>
  <w15:commentEx w15:paraId="2A2F9465" w15:paraIdParent="571BA9C6" w15:done="1"/>
  <w15:commentEx w15:paraId="35891430" w15:paraIdParent="571BA9C6" w15:done="0"/>
  <w15:commentEx w15:paraId="0B3D3131" w15:done="0"/>
  <w15:commentEx w15:paraId="59F4D7B5" w15:done="0"/>
  <w15:commentEx w15:paraId="4A8F90BE" w15:done="1"/>
  <w15:commentEx w15:paraId="186DEF16" w15:paraIdParent="4A8F90BE" w15:done="1"/>
  <w15:commentEx w15:paraId="3EAFE76E" w15:done="1"/>
  <w15:commentEx w15:paraId="7C9FA07B" w15:done="1"/>
  <w15:commentEx w15:paraId="21429615" w15:paraIdParent="7C9FA07B" w15:done="1"/>
  <w15:commentEx w15:paraId="6760AE0D" w15:paraIdParent="7C9FA07B" w15:done="1"/>
  <w15:commentEx w15:paraId="0CA7A60C" w15:done="0"/>
  <w15:commentEx w15:paraId="69278F67" w15:done="0"/>
  <w15:commentEx w15:paraId="29FFBC52" w15:paraIdParent="69278F67" w15:done="0"/>
  <w15:commentEx w15:paraId="36F999BB" w15:done="0"/>
  <w15:commentEx w15:paraId="796D3225" w15:done="0"/>
  <w15:commentEx w15:paraId="07608B95" w15:done="0"/>
  <w15:commentEx w15:paraId="06F47F54" w15:done="0"/>
  <w15:commentEx w15:paraId="3B3CD67D" w15:paraIdParent="06F47F54" w15:done="0"/>
  <w15:commentEx w15:paraId="480B9C09" w15:done="0"/>
  <w15:commentEx w15:paraId="2C062680" w15:paraIdParent="480B9C09" w15:done="0"/>
  <w15:commentEx w15:paraId="437DD403" w15:done="0"/>
  <w15:commentEx w15:paraId="61BD99C8" w15:done="0"/>
  <w15:commentEx w15:paraId="27A1B1B2" w15:done="0"/>
  <w15:commentEx w15:paraId="0150669C" w15:done="0"/>
  <w15:commentEx w15:paraId="16D21B69" w15:done="1"/>
  <w15:commentEx w15:paraId="6BB9AEC5" w15:done="0"/>
  <w15:commentEx w15:paraId="683036D6" w15:done="0"/>
  <w15:commentEx w15:paraId="62126E61" w15:done="1"/>
  <w15:commentEx w15:paraId="630455AE" w15:done="1"/>
  <w15:commentEx w15:paraId="3857E25B" w15:done="1"/>
  <w15:commentEx w15:paraId="15F13736" w15:done="1"/>
  <w15:commentEx w15:paraId="77FD99CE" w15:done="0"/>
  <w15:commentEx w15:paraId="3D4F6D5E" w15:done="1"/>
  <w15:commentEx w15:paraId="58A6AF1D" w15:done="0"/>
  <w15:commentEx w15:paraId="74B5E0EA" w15:paraIdParent="58A6AF1D" w15:done="0"/>
  <w15:commentEx w15:paraId="18819491" w15:done="1"/>
  <w15:commentEx w15:paraId="58262014" w15:done="1"/>
  <w15:commentEx w15:paraId="4DC9777B" w15:done="0"/>
  <w15:commentEx w15:paraId="53CC8C04" w15:paraIdParent="4DC9777B" w15:done="0"/>
  <w15:commentEx w15:paraId="0432AC10" w15:done="0"/>
  <w15:commentEx w15:paraId="6D4AEA28" w15:done="1"/>
  <w15:commentEx w15:paraId="2025001F" w15:paraIdParent="6D4AEA28" w15:done="1"/>
  <w15:commentEx w15:paraId="25F02012" w15:done="0"/>
  <w15:commentEx w15:paraId="71B5FEDF" w15:paraIdParent="25F02012" w15:done="0"/>
  <w15:commentEx w15:paraId="79CFAB20" w15:done="1"/>
  <w15:commentEx w15:paraId="02BCC80F" w15:done="1"/>
  <w15:commentEx w15:paraId="4D5C5666" w15:done="1"/>
  <w15:commentEx w15:paraId="5A41F6EF" w15:done="1"/>
  <w15:commentEx w15:paraId="7F64E60E" w15:done="0"/>
  <w15:commentEx w15:paraId="4D0B201D" w15:done="1"/>
  <w15:commentEx w15:paraId="64932F96" w15:done="0"/>
  <w15:commentEx w15:paraId="7EC8377C" w15:paraIdParent="64932F96" w15:done="0"/>
  <w15:commentEx w15:paraId="43980981" w15:done="1"/>
  <w15:commentEx w15:paraId="1B5B4207" w15:done="1"/>
  <w15:commentEx w15:paraId="73D2579C" w15:paraIdParent="1B5B4207" w15:done="1"/>
  <w15:commentEx w15:paraId="57DE3948" w15:done="0"/>
  <w15:commentEx w15:paraId="335A0839" w15:paraIdParent="57DE3948" w15:done="0"/>
  <w15:commentEx w15:paraId="69F83A6D" w15:done="0"/>
  <w15:commentEx w15:paraId="72E65DFB" w15:done="0"/>
  <w15:commentEx w15:paraId="674003F7" w15:done="0"/>
  <w15:commentEx w15:paraId="4365EA2A" w15:paraIdParent="674003F7" w15:done="0"/>
  <w15:commentEx w15:paraId="1A376F99" w15:done="0"/>
  <w15:commentEx w15:paraId="750656EF" w15:done="1"/>
  <w15:commentEx w15:paraId="780D0AAF" w15:done="0"/>
  <w15:commentEx w15:paraId="05A16E01" w15:paraIdParent="780D0AAF" w15:done="0"/>
  <w15:commentEx w15:paraId="399D1F19" w15:done="0"/>
  <w15:commentEx w15:paraId="74B33658" w15:paraIdParent="399D1F19" w15:done="0"/>
  <w15:commentEx w15:paraId="76ED7347" w15:done="0"/>
  <w15:commentEx w15:paraId="05977266" w15:done="1"/>
  <w15:commentEx w15:paraId="47EFF4D0" w15:done="0"/>
  <w15:commentEx w15:paraId="2ED70428" w15:paraIdParent="47EFF4D0" w15:done="0"/>
  <w15:commentEx w15:paraId="369C4D79" w15:done="1"/>
  <w15:commentEx w15:paraId="61B2B71B" w15:done="1"/>
  <w15:commentEx w15:paraId="751C05B7" w15:done="0"/>
  <w15:commentEx w15:paraId="4F4E6F65" w15:done="0"/>
  <w15:commentEx w15:paraId="4DE8C02C" w15:done="1"/>
  <w15:commentEx w15:paraId="5A3C1EA3" w15:done="0"/>
  <w15:commentEx w15:paraId="5A2CB733" w15:paraIdParent="5A3C1EA3" w15:done="0"/>
  <w15:commentEx w15:paraId="32AEB205" w15:paraIdParent="5A3C1EA3" w15:done="0"/>
  <w15:commentEx w15:paraId="368A66D4" w15:paraIdParent="5A3C1EA3" w15:done="0"/>
  <w15:commentEx w15:paraId="7DC2AC20" w15:paraIdParent="5A3C1EA3" w15:done="0"/>
  <w15:commentEx w15:paraId="7F2B2F55" w15:done="1"/>
  <w15:commentEx w15:paraId="558BB3E5" w15:done="1"/>
  <w15:commentEx w15:paraId="5901DF8E" w15:paraIdParent="558BB3E5" w15:done="1"/>
  <w15:commentEx w15:paraId="3706604C" w15:done="1"/>
  <w15:commentEx w15:paraId="54DCF93F" w15:done="0"/>
  <w15:commentEx w15:paraId="4D7F8922" w15:done="0"/>
  <w15:commentEx w15:paraId="02B68533" w15:done="0"/>
  <w15:commentEx w15:paraId="523B72EF" w15:paraIdParent="02B68533" w15:done="0"/>
  <w15:commentEx w15:paraId="4A92BD50" w15:done="0"/>
  <w15:commentEx w15:paraId="65374A94" w15:paraIdParent="4A92BD50" w15:done="0"/>
  <w15:commentEx w15:paraId="04801373" w15:done="0"/>
  <w15:commentEx w15:paraId="6190E5AC" w15:done="0"/>
  <w15:commentEx w15:paraId="2A36D26C" w15:done="1"/>
  <w15:commentEx w15:paraId="58090384" w15:done="1"/>
  <w15:commentEx w15:paraId="1E274E28" w15:done="0"/>
  <w15:commentEx w15:paraId="1E351404" w15:paraIdParent="1E274E28" w15:done="0"/>
  <w15:commentEx w15:paraId="4F30A305" w15:done="1"/>
  <w15:commentEx w15:paraId="0F3CD150" w15:done="0"/>
  <w15:commentEx w15:paraId="605CF62D" w15:done="1"/>
  <w15:commentEx w15:paraId="695CF92E" w15:paraIdParent="605CF62D" w15:done="1"/>
  <w15:commentEx w15:paraId="67A029A4" w15:done="0"/>
  <w15:commentEx w15:paraId="066A598A" w15:paraIdParent="67A029A4" w15:done="0"/>
  <w15:commentEx w15:paraId="5F1E8D7F" w15:done="0"/>
  <w15:commentEx w15:paraId="322732F4" w15:paraIdParent="5F1E8D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1B98A" w16cex:dateUtc="2020-10-02T20:36:00Z"/>
  <w16cex:commentExtensible w16cex:durableId="2321B97F" w16cex:dateUtc="2020-10-02T20:36:00Z"/>
  <w16cex:commentExtensible w16cex:durableId="2321B9FE" w16cex:dateUtc="2020-10-02T20:38:00Z"/>
  <w16cex:commentExtensible w16cex:durableId="231459C1" w16cex:dateUtc="2020-09-22T17:08:00Z"/>
  <w16cex:commentExtensible w16cex:durableId="22C83157" w16cex:dateUtc="2020-07-26T22:44:00Z"/>
  <w16cex:commentExtensible w16cex:durableId="22C94C50" w16cex:dateUtc="2020-07-27T18:51:00Z"/>
  <w16cex:commentExtensible w16cex:durableId="22C954AE" w16cex:dateUtc="2020-07-27T19:27:00Z"/>
  <w16cex:commentExtensible w16cex:durableId="22C9814C" w16cex:dateUtc="2020-07-27T22:37:00Z"/>
  <w16cex:commentExtensible w16cex:durableId="2314606C" w16cex:dateUtc="2020-09-22T17:37:00Z"/>
  <w16cex:commentExtensible w16cex:durableId="23146081" w16cex:dateUtc="2020-09-22T17:37:00Z"/>
  <w16cex:commentExtensible w16cex:durableId="231F12B5" w16cex:dateUtc="2020-09-30T20:20:00Z"/>
  <w16cex:commentExtensible w16cex:durableId="22C95526" w16cex:dateUtc="2020-07-27T19:29:00Z"/>
  <w16cex:commentExtensible w16cex:durableId="22C98102" w16cex:dateUtc="2020-07-27T22:36:00Z"/>
  <w16cex:commentExtensible w16cex:durableId="22C2ADD5" w16cex:dateUtc="2020-07-22T18:21:00Z"/>
  <w16cex:commentExtensible w16cex:durableId="22C3E6C2" w16cex:dateUtc="2020-07-23T16:36:00Z"/>
  <w16cex:commentExtensible w16cex:durableId="22C9375B" w16cex:dateUtc="2020-07-27T17:22:00Z"/>
  <w16cex:commentExtensible w16cex:durableId="22C94B81" w16cex:dateUtc="2020-07-27T18:48:00Z"/>
  <w16cex:commentExtensible w16cex:durableId="23146519" w16cex:dateUtc="2020-09-22T17:57:00Z"/>
  <w16cex:commentExtensible w16cex:durableId="22C9C277" w16cex:dateUtc="2020-07-28T03:15:00Z"/>
  <w16cex:commentExtensible w16cex:durableId="22CA5CBE" w16cex:dateUtc="2020-07-28T14:13:00Z"/>
  <w16cex:commentExtensible w16cex:durableId="22CD81F3" w16cex:dateUtc="2020-07-30T23:29:00Z"/>
  <w16cex:commentExtensible w16cex:durableId="22CD82F5" w16cex:dateUtc="2020-07-30T23:33:00Z"/>
  <w16cex:commentExtensible w16cex:durableId="2315BA89" w16cex:dateUtc="2020-09-23T18:14:00Z"/>
  <w16cex:commentExtensible w16cex:durableId="2315B8CB" w16cex:dateUtc="2020-09-23T18:06:00Z"/>
  <w16cex:commentExtensible w16cex:durableId="23172645" w16cex:dateUtc="2020-09-24T20:05:00Z"/>
  <w16cex:commentExtensible w16cex:durableId="23170EE8" w16cex:dateUtc="2020-09-24T18:26:00Z"/>
  <w16cex:commentExtensible w16cex:durableId="23172641" w16cex:dateUtc="2020-09-24T20:05:00Z"/>
  <w16cex:commentExtensible w16cex:durableId="22D2AC6F" w16cex:dateUtc="2020-08-03T20:39:00Z"/>
  <w16cex:commentExtensible w16cex:durableId="22C52537" w16cex:dateUtc="2020-07-24T15:15:00Z"/>
  <w16cex:commentExtensible w16cex:durableId="22D2A03E" w16cex:dateUtc="2020-08-03T20:39:00Z"/>
  <w16cex:commentExtensible w16cex:durableId="22C95E45" w16cex:dateUtc="2020-07-27T20:08:00Z"/>
  <w16cex:commentExtensible w16cex:durableId="22C910C6" w16cex:dateUtc="2020-07-27T14:37:00Z"/>
  <w16cex:commentExtensible w16cex:durableId="22C911AC" w16cex:dateUtc="2020-07-27T14:41:00Z"/>
  <w16cex:commentExtensible w16cex:durableId="62CB949B" w16cex:dateUtc="2020-07-23T19:07:00Z"/>
  <w16cex:commentExtensible w16cex:durableId="22C91060" w16cex:dateUtc="2020-07-27T14:35:00Z"/>
  <w16cex:commentExtensible w16cex:durableId="22C99D5A" w16cex:dateUtc="2020-07-28T00:37:00Z"/>
  <w16cex:commentExtensible w16cex:durableId="22C99D7B" w16cex:dateUtc="2020-07-28T00:37:00Z"/>
  <w16cex:commentExtensible w16cex:durableId="22C90F9E" w16cex:dateUtc="2020-07-27T14:32:00Z"/>
  <w16cex:commentExtensible w16cex:durableId="22CA89A8" w16cex:dateUtc="2020-07-28T17:25:00Z"/>
  <w16cex:commentExtensible w16cex:durableId="22CC1181" w16cex:dateUtc="2020-07-29T21:16:00Z"/>
  <w16cex:commentExtensible w16cex:durableId="22C9643A" w16cex:dateUtc="2020-07-27T20:33:00Z"/>
  <w16cex:commentExtensible w16cex:durableId="22C93048" w16cex:dateUtc="2020-07-27T14:41:00Z"/>
  <w16cex:commentExtensible w16cex:durableId="22CA8936" w16cex:dateUtc="2020-07-28T17:23:00Z"/>
  <w16cex:commentExtensible w16cex:durableId="22CB315B" w16cex:dateUtc="2020-07-29T05:20:00Z"/>
  <w16cex:commentExtensible w16cex:durableId="22F8D0AE" w16cex:dateUtc="2020-09-01T19:52:00Z"/>
  <w16cex:commentExtensible w16cex:durableId="22C996CB" w16cex:dateUtc="2020-07-28T00:09:00Z"/>
  <w16cex:commentExtensible w16cex:durableId="22C9A61C" w16cex:dateUtc="2020-07-28T01:14:00Z"/>
  <w16cex:commentExtensible w16cex:durableId="5E4D1458" w16cex:dateUtc="2020-07-25T19:54:00Z"/>
  <w16cex:commentExtensible w16cex:durableId="22C95F2B" w16cex:dateUtc="2020-07-27T20:11:00Z"/>
  <w16cex:commentExtensible w16cex:durableId="22C99703" w16cex:dateUtc="2020-07-28T00:10:00Z"/>
  <w16cex:commentExtensible w16cex:durableId="22C95F78" w16cex:dateUtc="2020-07-27T20:13:00Z"/>
  <w16cex:commentExtensible w16cex:durableId="22C99CEF" w16cex:dateUtc="2020-07-28T00:35:00Z"/>
  <w16cex:commentExtensible w16cex:durableId="22C95FE1" w16cex:dateUtc="2020-07-27T20:14:00Z"/>
  <w16cex:commentExtensible w16cex:durableId="22C9102E" w16cex:dateUtc="2020-07-27T14:34:00Z"/>
  <w16cex:commentExtensible w16cex:durableId="22C96005" w16cex:dateUtc="2020-07-27T20:15:00Z"/>
  <w16cex:commentExtensible w16cex:durableId="22C9C356" w16cex:dateUtc="2020-07-28T03:19:00Z"/>
  <w16cex:commentExtensible w16cex:durableId="22C99C21" w16cex:dateUtc="2020-07-28T00:32:00Z"/>
  <w16cex:commentExtensible w16cex:durableId="22C96139" w16cex:dateUtc="2020-07-27T20:20:00Z"/>
  <w16cex:commentExtensible w16cex:durableId="22C98989" w16cex:dateUtc="2020-07-27T23:12:00Z"/>
  <w16cex:commentExtensible w16cex:durableId="22C9614F" w16cex:dateUtc="2020-07-27T20:21:00Z"/>
  <w16cex:commentExtensible w16cex:durableId="22C98994" w16cex:dateUtc="2020-07-27T23:12:00Z"/>
  <w16cex:commentExtensible w16cex:durableId="22C9B3DD" w16cex:dateUtc="2020-07-27T20:22:00Z"/>
  <w16cex:commentExtensible w16cex:durableId="22C9B3DC" w16cex:dateUtc="2020-07-28T00:33:00Z"/>
  <w16cex:commentExtensible w16cex:durableId="22C96163" w16cex:dateUtc="2020-07-27T20:21:00Z"/>
  <w16cex:commentExtensible w16cex:durableId="22C989B9" w16cex:dateUtc="2020-07-27T23:13:00Z"/>
  <w16cex:commentExtensible w16cex:durableId="22C9618C" w16cex:dateUtc="2020-07-27T20:22:00Z"/>
  <w16cex:commentExtensible w16cex:durableId="22C99C8A" w16cex:dateUtc="2020-07-28T00:33:00Z"/>
  <w16cex:commentExtensible w16cex:durableId="22C962DE" w16cex:dateUtc="2020-07-27T20:27:00Z"/>
  <w16cex:commentExtensible w16cex:durableId="22C98D73" w16cex:dateUtc="2020-07-27T23:29:00Z"/>
  <w16cex:commentExtensible w16cex:durableId="22C9627C" w16cex:dateUtc="2020-07-27T20:26:00Z"/>
  <w16cex:commentExtensible w16cex:durableId="22C98AD5" w16cex:dateUtc="2020-07-27T23:18:00Z"/>
  <w16cex:commentExtensible w16cex:durableId="22C96268" w16cex:dateUtc="2020-07-27T20:25:00Z"/>
  <w16cex:commentExtensible w16cex:durableId="22C96236" w16cex:dateUtc="2020-07-27T20:24:00Z"/>
  <w16cex:commentExtensible w16cex:durableId="22C96340" w16cex:dateUtc="2020-07-27T20:29:00Z"/>
  <w16cex:commentExtensible w16cex:durableId="22C98B23" w16cex:dateUtc="2020-07-27T23:19:00Z"/>
  <w16cex:commentExtensible w16cex:durableId="22C96295" w16cex:dateUtc="2020-07-27T20:26:00Z"/>
  <w16cex:commentExtensible w16cex:durableId="22C9974D" w16cex:dateUtc="2020-07-28T00:11:00Z"/>
  <w16cex:commentExtensible w16cex:durableId="22C963A3" w16cex:dateUtc="2020-07-27T20:30:00Z"/>
  <w16cex:commentExtensible w16cex:durableId="23133F22" w16cex:dateUtc="2020-09-21T21:02:00Z"/>
  <w16cex:commentExtensible w16cex:durableId="22C9637A" w16cex:dateUtc="2020-07-27T20:30:00Z"/>
  <w16cex:commentExtensible w16cex:durableId="22C963E3" w16cex:dateUtc="2020-07-27T20:32:00Z"/>
  <w16cex:commentExtensible w16cex:durableId="22C986FE" w16cex:dateUtc="2020-07-27T23:01:00Z"/>
  <w16cex:commentExtensible w16cex:durableId="22C99786" w16cex:dateUtc="2020-07-28T00:12:00Z"/>
  <w16cex:commentExtensible w16cex:durableId="22C9983C" w16cex:dateUtc="2020-07-28T00:15:00Z"/>
  <w16cex:commentExtensible w16cex:durableId="22C9A6D5" w16cex:dateUtc="2020-07-28T01:17:00Z"/>
  <w16cex:commentExtensible w16cex:durableId="22C99BAA" w16cex:dateUtc="2020-07-28T00:30:00Z"/>
  <w16cex:commentExtensible w16cex:durableId="22C9879F" w16cex:dateUtc="2020-07-27T23:04:00Z"/>
  <w16cex:commentExtensible w16cex:durableId="22C99B69" w16cex:dateUtc="2020-07-28T00:28:00Z"/>
  <w16cex:commentExtensible w16cex:durableId="22C9A9F6" w16cex:dateUtc="2020-07-28T01:31:00Z"/>
  <w16cex:commentExtensible w16cex:durableId="22C99906" w16cex:dateUtc="2020-07-28T00:18:00Z"/>
  <w16cex:commentExtensible w16cex:durableId="22C99914" w16cex:dateUtc="2020-07-28T00:19:00Z"/>
  <w16cex:commentExtensible w16cex:durableId="22C9B280" w16cex:dateUtc="2020-07-28T02:07:00Z"/>
  <w16cex:commentExtensible w16cex:durableId="22C9993B" w16cex:dateUtc="2020-07-28T00:19:00Z"/>
  <w16cex:commentExtensible w16cex:durableId="22C9A7D0" w16cex:dateUtc="2020-07-28T01:21:00Z"/>
  <w16cex:commentExtensible w16cex:durableId="22C99982" w16cex:dateUtc="2020-07-28T00:20:00Z"/>
  <w16cex:commentExtensible w16cex:durableId="2321C1C4" w16cex:dateUtc="2020-10-02T21:12:00Z"/>
  <w16cex:commentExtensible w16cex:durableId="22C9AAC2" w16cex:dateUtc="2020-07-28T01:34:00Z"/>
  <w16cex:commentExtensible w16cex:durableId="22C99A1C" w16cex:dateUtc="2020-07-28T00:23:00Z"/>
  <w16cex:commentExtensible w16cex:durableId="22C9AA9E" w16cex:dateUtc="2020-07-28T01:33:00Z"/>
  <w16cex:commentExtensible w16cex:durableId="22C999EA" w16cex:dateUtc="2020-07-28T00:22:00Z"/>
  <w16cex:commentExtensible w16cex:durableId="074E37AA" w16cex:dateUtc="2020-07-22T18:54:00Z"/>
  <w16cex:commentExtensible w16cex:durableId="2326F645" w16cex:dateUtc="2020-07-26T22:44:00Z"/>
  <w16cex:commentExtensible w16cex:durableId="2326F644" w16cex:dateUtc="2020-07-27T18:51:00Z"/>
  <w16cex:commentExtensible w16cex:durableId="2325E1A8" w16cex:dateUtc="2020-09-23T18:06:00Z"/>
  <w16cex:commentExtensible w16cex:durableId="2325E1A7" w16cex:dateUtc="2020-09-24T20:05:00Z"/>
  <w16cex:commentExtensible w16cex:durableId="2325E1A6" w16cex:dateUtc="2020-09-24T18:26:00Z"/>
  <w16cex:commentExtensible w16cex:durableId="2325E1A5" w16cex:dateUtc="2020-09-24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0F0AD3" w16cid:durableId="2321B98A"/>
  <w16cid:commentId w16cid:paraId="1702B29B" w16cid:durableId="2321B97F"/>
  <w16cid:commentId w16cid:paraId="6C47905D" w16cid:durableId="2321B9FE"/>
  <w16cid:commentId w16cid:paraId="1FE421A3" w16cid:durableId="231459C1"/>
  <w16cid:commentId w16cid:paraId="0377B31A" w16cid:durableId="22C83157"/>
  <w16cid:commentId w16cid:paraId="1480815B" w16cid:durableId="22C94C50"/>
  <w16cid:commentId w16cid:paraId="571BA9C6" w16cid:durableId="22C954AE"/>
  <w16cid:commentId w16cid:paraId="2A2F9465" w16cid:durableId="22C9814C"/>
  <w16cid:commentId w16cid:paraId="35891430" w16cid:durableId="2314606C"/>
  <w16cid:commentId w16cid:paraId="0B3D3131" w16cid:durableId="23146081"/>
  <w16cid:commentId w16cid:paraId="59F4D7B5" w16cid:durableId="231F12B5"/>
  <w16cid:commentId w16cid:paraId="4A8F90BE" w16cid:durableId="22C95526"/>
  <w16cid:commentId w16cid:paraId="186DEF16" w16cid:durableId="22C98102"/>
  <w16cid:commentId w16cid:paraId="3EAFE76E" w16cid:durableId="22C2ADD5"/>
  <w16cid:commentId w16cid:paraId="7C9FA07B" w16cid:durableId="22C3E6C2"/>
  <w16cid:commentId w16cid:paraId="21429615" w16cid:durableId="22C9375B"/>
  <w16cid:commentId w16cid:paraId="6760AE0D" w16cid:durableId="22C94B81"/>
  <w16cid:commentId w16cid:paraId="0CA7A60C" w16cid:durableId="23146519"/>
  <w16cid:commentId w16cid:paraId="69278F67" w16cid:durableId="22C9C277"/>
  <w16cid:commentId w16cid:paraId="29FFBC52" w16cid:durableId="22CA5CBE"/>
  <w16cid:commentId w16cid:paraId="36F999BB" w16cid:durableId="22CD81F3"/>
  <w16cid:commentId w16cid:paraId="796D3225" w16cid:durableId="22CD82F5"/>
  <w16cid:commentId w16cid:paraId="07608B95" w16cid:durableId="2315BA89"/>
  <w16cid:commentId w16cid:paraId="06F47F54" w16cid:durableId="2315B8CB"/>
  <w16cid:commentId w16cid:paraId="3B3CD67D" w16cid:durableId="23172645"/>
  <w16cid:commentId w16cid:paraId="480B9C09" w16cid:durableId="23170EE8"/>
  <w16cid:commentId w16cid:paraId="2C062680" w16cid:durableId="23172641"/>
  <w16cid:commentId w16cid:paraId="437DD403" w16cid:durableId="22D2AC6F"/>
  <w16cid:commentId w16cid:paraId="61BD99C8" w16cid:durableId="22C52537"/>
  <w16cid:commentId w16cid:paraId="27A1B1B2" w16cid:durableId="22D2A03E"/>
  <w16cid:commentId w16cid:paraId="0150669C" w16cid:durableId="22C95E45"/>
  <w16cid:commentId w16cid:paraId="16D21B69" w16cid:durableId="22C910C6"/>
  <w16cid:commentId w16cid:paraId="6BB9AEC5" w16cid:durableId="22C911AC"/>
  <w16cid:commentId w16cid:paraId="683036D6" w16cid:durableId="62CB949B"/>
  <w16cid:commentId w16cid:paraId="62126E61" w16cid:durableId="22C91060"/>
  <w16cid:commentId w16cid:paraId="630455AE" w16cid:durableId="2326EFC1"/>
  <w16cid:commentId w16cid:paraId="3857E25B" w16cid:durableId="2326EFC2"/>
  <w16cid:commentId w16cid:paraId="15F13736" w16cid:durableId="22C99D5A"/>
  <w16cid:commentId w16cid:paraId="77FD99CE" w16cid:durableId="22C99D7B"/>
  <w16cid:commentId w16cid:paraId="3D4F6D5E" w16cid:durableId="22C90F9E"/>
  <w16cid:commentId w16cid:paraId="58A6AF1D" w16cid:durableId="22CA89A8"/>
  <w16cid:commentId w16cid:paraId="74B5E0EA" w16cid:durableId="22CC1181"/>
  <w16cid:commentId w16cid:paraId="18819491" w16cid:durableId="22C9643A"/>
  <w16cid:commentId w16cid:paraId="58262014" w16cid:durableId="22C93048"/>
  <w16cid:commentId w16cid:paraId="4DC9777B" w16cid:durableId="22CA8936"/>
  <w16cid:commentId w16cid:paraId="53CC8C04" w16cid:durableId="22CB315B"/>
  <w16cid:commentId w16cid:paraId="0432AC10" w16cid:durableId="22F8D0AE"/>
  <w16cid:commentId w16cid:paraId="6D4AEA28" w16cid:durableId="22C996CB"/>
  <w16cid:commentId w16cid:paraId="2025001F" w16cid:durableId="22C9A61C"/>
  <w16cid:commentId w16cid:paraId="25F02012" w16cid:durableId="5E4D1458"/>
  <w16cid:commentId w16cid:paraId="71B5FEDF" w16cid:durableId="22C95F2B"/>
  <w16cid:commentId w16cid:paraId="79CFAB20" w16cid:durableId="2326EFD1"/>
  <w16cid:commentId w16cid:paraId="02BCC80F" w16cid:durableId="22C99703"/>
  <w16cid:commentId w16cid:paraId="4D5C5666" w16cid:durableId="22C95F78"/>
  <w16cid:commentId w16cid:paraId="5A41F6EF" w16cid:durableId="22C99CEF"/>
  <w16cid:commentId w16cid:paraId="7F64E60E" w16cid:durableId="22C95FE1"/>
  <w16cid:commentId w16cid:paraId="4D0B201D" w16cid:durableId="22C9102E"/>
  <w16cid:commentId w16cid:paraId="64932F96" w16cid:durableId="22C96005"/>
  <w16cid:commentId w16cid:paraId="7EC8377C" w16cid:durableId="22C9C356"/>
  <w16cid:commentId w16cid:paraId="43980981" w16cid:durableId="22C99C21"/>
  <w16cid:commentId w16cid:paraId="1B5B4207" w16cid:durableId="22C96139"/>
  <w16cid:commentId w16cid:paraId="73D2579C" w16cid:durableId="22C98989"/>
  <w16cid:commentId w16cid:paraId="57DE3948" w16cid:durableId="22C9614F"/>
  <w16cid:commentId w16cid:paraId="335A0839" w16cid:durableId="22C98994"/>
  <w16cid:commentId w16cid:paraId="69F83A6D" w16cid:durableId="22C9B3DD"/>
  <w16cid:commentId w16cid:paraId="72E65DFB" w16cid:durableId="22C9B3DC"/>
  <w16cid:commentId w16cid:paraId="674003F7" w16cid:durableId="22C96163"/>
  <w16cid:commentId w16cid:paraId="4365EA2A" w16cid:durableId="22C989B9"/>
  <w16cid:commentId w16cid:paraId="1A376F99" w16cid:durableId="22C9618C"/>
  <w16cid:commentId w16cid:paraId="750656EF" w16cid:durableId="22C99C8A"/>
  <w16cid:commentId w16cid:paraId="780D0AAF" w16cid:durableId="22C962DE"/>
  <w16cid:commentId w16cid:paraId="05A16E01" w16cid:durableId="22C98D73"/>
  <w16cid:commentId w16cid:paraId="399D1F19" w16cid:durableId="22C9627C"/>
  <w16cid:commentId w16cid:paraId="74B33658" w16cid:durableId="22C98AD5"/>
  <w16cid:commentId w16cid:paraId="76ED7347" w16cid:durableId="22C96268"/>
  <w16cid:commentId w16cid:paraId="05977266" w16cid:durableId="22C96236"/>
  <w16cid:commentId w16cid:paraId="47EFF4D0" w16cid:durableId="22C96340"/>
  <w16cid:commentId w16cid:paraId="2ED70428" w16cid:durableId="22C98B23"/>
  <w16cid:commentId w16cid:paraId="369C4D79" w16cid:durableId="22C96295"/>
  <w16cid:commentId w16cid:paraId="61B2B71B" w16cid:durableId="22C9974D"/>
  <w16cid:commentId w16cid:paraId="751C05B7" w16cid:durableId="22C963A3"/>
  <w16cid:commentId w16cid:paraId="4F4E6F65" w16cid:durableId="23133F22"/>
  <w16cid:commentId w16cid:paraId="4DE8C02C" w16cid:durableId="22C9637A"/>
  <w16cid:commentId w16cid:paraId="5A3C1EA3" w16cid:durableId="22C963E3"/>
  <w16cid:commentId w16cid:paraId="5A2CB733" w16cid:durableId="22C986FE"/>
  <w16cid:commentId w16cid:paraId="32AEB205" w16cid:durableId="22C99786"/>
  <w16cid:commentId w16cid:paraId="368A66D4" w16cid:durableId="22C9983C"/>
  <w16cid:commentId w16cid:paraId="7DC2AC20" w16cid:durableId="22C9A6D5"/>
  <w16cid:commentId w16cid:paraId="7F2B2F55" w16cid:durableId="22C99BAA"/>
  <w16cid:commentId w16cid:paraId="558BB3E5" w16cid:durableId="2326EFF9"/>
  <w16cid:commentId w16cid:paraId="5901DF8E" w16cid:durableId="22C9879F"/>
  <w16cid:commentId w16cid:paraId="3706604C" w16cid:durableId="22C99B69"/>
  <w16cid:commentId w16cid:paraId="54DCF93F" w16cid:durableId="22C9A9F6"/>
  <w16cid:commentId w16cid:paraId="4D7F8922" w16cid:durableId="22C99906"/>
  <w16cid:commentId w16cid:paraId="02B68533" w16cid:durableId="22C99914"/>
  <w16cid:commentId w16cid:paraId="523B72EF" w16cid:durableId="22C9B280"/>
  <w16cid:commentId w16cid:paraId="4A92BD50" w16cid:durableId="22C9993B"/>
  <w16cid:commentId w16cid:paraId="65374A94" w16cid:durableId="22C9A7D0"/>
  <w16cid:commentId w16cid:paraId="04801373" w16cid:durableId="22C99982"/>
  <w16cid:commentId w16cid:paraId="6190E5AC" w16cid:durableId="2321C1C4"/>
  <w16cid:commentId w16cid:paraId="2A36D26C" w16cid:durableId="2326F004"/>
  <w16cid:commentId w16cid:paraId="58090384" w16cid:durableId="22C9AAC2"/>
  <w16cid:commentId w16cid:paraId="1E274E28" w16cid:durableId="22C99A1C"/>
  <w16cid:commentId w16cid:paraId="1E351404" w16cid:durableId="22C9AA9E"/>
  <w16cid:commentId w16cid:paraId="4F30A305" w16cid:durableId="22C999EA"/>
  <w16cid:commentId w16cid:paraId="0F3CD150" w16cid:durableId="074E37AA"/>
  <w16cid:commentId w16cid:paraId="605CF62D" w16cid:durableId="2326F645"/>
  <w16cid:commentId w16cid:paraId="695CF92E" w16cid:durableId="2326F644"/>
  <w16cid:commentId w16cid:paraId="67A029A4" w16cid:durableId="2325E1A8"/>
  <w16cid:commentId w16cid:paraId="066A598A" w16cid:durableId="2325E1A7"/>
  <w16cid:commentId w16cid:paraId="5F1E8D7F" w16cid:durableId="2325E1A6"/>
  <w16cid:commentId w16cid:paraId="322732F4" w16cid:durableId="2325E1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097D0" w14:textId="77777777" w:rsidR="00F13604" w:rsidRDefault="00F13604" w:rsidP="005D195E">
      <w:pPr>
        <w:spacing w:after="0" w:line="240" w:lineRule="auto"/>
      </w:pPr>
      <w:r>
        <w:separator/>
      </w:r>
    </w:p>
  </w:endnote>
  <w:endnote w:type="continuationSeparator" w:id="0">
    <w:p w14:paraId="3B31F429" w14:textId="77777777" w:rsidR="00F13604" w:rsidRDefault="00F13604" w:rsidP="005D195E">
      <w:pPr>
        <w:spacing w:after="0" w:line="240" w:lineRule="auto"/>
      </w:pPr>
      <w:r>
        <w:continuationSeparator/>
      </w:r>
    </w:p>
  </w:endnote>
  <w:endnote w:type="continuationNotice" w:id="1">
    <w:p w14:paraId="28E69D12" w14:textId="77777777" w:rsidR="00F13604" w:rsidRDefault="00F136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haroni">
    <w:altName w:val="Aharoni"/>
    <w:charset w:val="B1"/>
    <w:family w:val="auto"/>
    <w:pitch w:val="variable"/>
    <w:sig w:usb0="00000803" w:usb1="00000000" w:usb2="00000000" w:usb3="00000000" w:csb0="00000021" w:csb1="00000000"/>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E21FF25" w14:paraId="37D91356" w14:textId="77777777" w:rsidTr="00E049FB">
      <w:tc>
        <w:tcPr>
          <w:tcW w:w="3120" w:type="dxa"/>
        </w:tcPr>
        <w:p w14:paraId="246E5B5A" w14:textId="50186287" w:rsidR="0E21FF25" w:rsidRDefault="0E21FF25" w:rsidP="00E049FB">
          <w:pPr>
            <w:pStyle w:val="Header"/>
            <w:ind w:left="-115"/>
          </w:pPr>
        </w:p>
      </w:tc>
      <w:tc>
        <w:tcPr>
          <w:tcW w:w="3120" w:type="dxa"/>
        </w:tcPr>
        <w:p w14:paraId="5978DB91" w14:textId="7F2B75CF" w:rsidR="0E21FF25" w:rsidRDefault="0E21FF25" w:rsidP="00E049FB">
          <w:pPr>
            <w:pStyle w:val="Header"/>
            <w:jc w:val="center"/>
          </w:pPr>
        </w:p>
      </w:tc>
      <w:tc>
        <w:tcPr>
          <w:tcW w:w="3120" w:type="dxa"/>
        </w:tcPr>
        <w:p w14:paraId="2DE8E5DB" w14:textId="27189D6A" w:rsidR="0E21FF25" w:rsidRDefault="0E21FF25" w:rsidP="00E049FB">
          <w:pPr>
            <w:pStyle w:val="Header"/>
            <w:ind w:right="-115"/>
            <w:jc w:val="right"/>
          </w:pPr>
        </w:p>
      </w:tc>
    </w:tr>
  </w:tbl>
  <w:p w14:paraId="25D68CDB" w14:textId="07C15E9B" w:rsidR="005D195E" w:rsidRDefault="005D19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E08575" w14:textId="77777777" w:rsidR="00F13604" w:rsidRDefault="00F13604" w:rsidP="005D195E">
      <w:pPr>
        <w:spacing w:after="0" w:line="240" w:lineRule="auto"/>
      </w:pPr>
      <w:r>
        <w:separator/>
      </w:r>
    </w:p>
  </w:footnote>
  <w:footnote w:type="continuationSeparator" w:id="0">
    <w:p w14:paraId="1A811F93" w14:textId="77777777" w:rsidR="00F13604" w:rsidRDefault="00F13604" w:rsidP="005D195E">
      <w:pPr>
        <w:spacing w:after="0" w:line="240" w:lineRule="auto"/>
      </w:pPr>
      <w:r>
        <w:continuationSeparator/>
      </w:r>
    </w:p>
  </w:footnote>
  <w:footnote w:type="continuationNotice" w:id="1">
    <w:p w14:paraId="64615EC0" w14:textId="77777777" w:rsidR="00F13604" w:rsidRDefault="00F136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E21FF25" w14:paraId="0472E777" w14:textId="77777777" w:rsidTr="00E049FB">
      <w:tc>
        <w:tcPr>
          <w:tcW w:w="3120" w:type="dxa"/>
        </w:tcPr>
        <w:p w14:paraId="59611129" w14:textId="6F102664" w:rsidR="0E21FF25" w:rsidRDefault="0E21FF25" w:rsidP="00E049FB">
          <w:pPr>
            <w:pStyle w:val="Header"/>
            <w:ind w:left="-115"/>
          </w:pPr>
        </w:p>
      </w:tc>
      <w:tc>
        <w:tcPr>
          <w:tcW w:w="3120" w:type="dxa"/>
        </w:tcPr>
        <w:p w14:paraId="330D5508" w14:textId="2941EA8C" w:rsidR="0E21FF25" w:rsidRDefault="0E21FF25" w:rsidP="00E049FB">
          <w:pPr>
            <w:pStyle w:val="Header"/>
            <w:jc w:val="center"/>
          </w:pPr>
        </w:p>
      </w:tc>
      <w:tc>
        <w:tcPr>
          <w:tcW w:w="3120" w:type="dxa"/>
        </w:tcPr>
        <w:p w14:paraId="7028F7A7" w14:textId="703F5C15" w:rsidR="0E21FF25" w:rsidRDefault="0E21FF25" w:rsidP="00E049FB">
          <w:pPr>
            <w:pStyle w:val="Header"/>
            <w:ind w:right="-115"/>
            <w:jc w:val="right"/>
          </w:pPr>
        </w:p>
      </w:tc>
    </w:tr>
  </w:tbl>
  <w:p w14:paraId="44EE7E7A" w14:textId="22350E1D" w:rsidR="005D195E" w:rsidRDefault="005D19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20A42"/>
    <w:multiLevelType w:val="multilevel"/>
    <w:tmpl w:val="7E92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8D5DA0"/>
    <w:multiLevelType w:val="multilevel"/>
    <w:tmpl w:val="40C4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rrick W Bruening">
    <w15:presenceInfo w15:providerId="None" w15:userId="Garrick W Bruening"/>
  </w15:person>
  <w15:person w15:author="Garrick">
    <w15:presenceInfo w15:providerId="None" w15:userId="Gar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7EE306"/>
    <w:rsid w:val="000004F4"/>
    <w:rsid w:val="00001D25"/>
    <w:rsid w:val="00001E2B"/>
    <w:rsid w:val="00002A42"/>
    <w:rsid w:val="00002FB6"/>
    <w:rsid w:val="0000313A"/>
    <w:rsid w:val="00004DA2"/>
    <w:rsid w:val="00005268"/>
    <w:rsid w:val="000053AF"/>
    <w:rsid w:val="00006D2B"/>
    <w:rsid w:val="00006DCB"/>
    <w:rsid w:val="00006EC2"/>
    <w:rsid w:val="00007668"/>
    <w:rsid w:val="00007A90"/>
    <w:rsid w:val="00011373"/>
    <w:rsid w:val="00011451"/>
    <w:rsid w:val="000115F8"/>
    <w:rsid w:val="00012799"/>
    <w:rsid w:val="00013B45"/>
    <w:rsid w:val="00013F32"/>
    <w:rsid w:val="00014117"/>
    <w:rsid w:val="00015D33"/>
    <w:rsid w:val="000165BE"/>
    <w:rsid w:val="00017387"/>
    <w:rsid w:val="00017A5E"/>
    <w:rsid w:val="00020714"/>
    <w:rsid w:val="00020F05"/>
    <w:rsid w:val="00021A7F"/>
    <w:rsid w:val="00022A46"/>
    <w:rsid w:val="000233AF"/>
    <w:rsid w:val="0002373B"/>
    <w:rsid w:val="00023BBA"/>
    <w:rsid w:val="00024340"/>
    <w:rsid w:val="0002510C"/>
    <w:rsid w:val="000255CF"/>
    <w:rsid w:val="000257F5"/>
    <w:rsid w:val="00025869"/>
    <w:rsid w:val="000264A7"/>
    <w:rsid w:val="00027500"/>
    <w:rsid w:val="00027705"/>
    <w:rsid w:val="000279D0"/>
    <w:rsid w:val="00027CF0"/>
    <w:rsid w:val="00027FF6"/>
    <w:rsid w:val="00031604"/>
    <w:rsid w:val="0003199E"/>
    <w:rsid w:val="00032162"/>
    <w:rsid w:val="00033B13"/>
    <w:rsid w:val="00033E5D"/>
    <w:rsid w:val="00034D4A"/>
    <w:rsid w:val="00035AF5"/>
    <w:rsid w:val="000360E8"/>
    <w:rsid w:val="00036761"/>
    <w:rsid w:val="00037462"/>
    <w:rsid w:val="000401D9"/>
    <w:rsid w:val="0004046C"/>
    <w:rsid w:val="00040576"/>
    <w:rsid w:val="0004160F"/>
    <w:rsid w:val="0004237D"/>
    <w:rsid w:val="000429B6"/>
    <w:rsid w:val="00043615"/>
    <w:rsid w:val="000447E1"/>
    <w:rsid w:val="00045CFD"/>
    <w:rsid w:val="000469F6"/>
    <w:rsid w:val="00046D5C"/>
    <w:rsid w:val="00047437"/>
    <w:rsid w:val="00047620"/>
    <w:rsid w:val="00051087"/>
    <w:rsid w:val="00051A28"/>
    <w:rsid w:val="00051A86"/>
    <w:rsid w:val="00052413"/>
    <w:rsid w:val="00052E96"/>
    <w:rsid w:val="0005391B"/>
    <w:rsid w:val="00054D76"/>
    <w:rsid w:val="00054D9F"/>
    <w:rsid w:val="00055EA2"/>
    <w:rsid w:val="00056D5C"/>
    <w:rsid w:val="00056F59"/>
    <w:rsid w:val="00057056"/>
    <w:rsid w:val="0006165B"/>
    <w:rsid w:val="000626EF"/>
    <w:rsid w:val="00062CB6"/>
    <w:rsid w:val="00063223"/>
    <w:rsid w:val="0006475C"/>
    <w:rsid w:val="00064DE6"/>
    <w:rsid w:val="00064FEE"/>
    <w:rsid w:val="0006625F"/>
    <w:rsid w:val="00067F37"/>
    <w:rsid w:val="00070554"/>
    <w:rsid w:val="00070FC8"/>
    <w:rsid w:val="00071650"/>
    <w:rsid w:val="00072C48"/>
    <w:rsid w:val="00072FC2"/>
    <w:rsid w:val="00073C85"/>
    <w:rsid w:val="00074189"/>
    <w:rsid w:val="00074E40"/>
    <w:rsid w:val="00074E61"/>
    <w:rsid w:val="00076F93"/>
    <w:rsid w:val="00077212"/>
    <w:rsid w:val="00077478"/>
    <w:rsid w:val="00077736"/>
    <w:rsid w:val="0007780B"/>
    <w:rsid w:val="00080C89"/>
    <w:rsid w:val="00080D11"/>
    <w:rsid w:val="00081732"/>
    <w:rsid w:val="00082EA3"/>
    <w:rsid w:val="00083119"/>
    <w:rsid w:val="000831B5"/>
    <w:rsid w:val="000839E4"/>
    <w:rsid w:val="00083E5C"/>
    <w:rsid w:val="0008410F"/>
    <w:rsid w:val="00084174"/>
    <w:rsid w:val="00084265"/>
    <w:rsid w:val="0008446D"/>
    <w:rsid w:val="00084E8B"/>
    <w:rsid w:val="00085352"/>
    <w:rsid w:val="000863C1"/>
    <w:rsid w:val="00091256"/>
    <w:rsid w:val="000918DF"/>
    <w:rsid w:val="00091D61"/>
    <w:rsid w:val="00092973"/>
    <w:rsid w:val="000930C6"/>
    <w:rsid w:val="0009346D"/>
    <w:rsid w:val="000938DA"/>
    <w:rsid w:val="00094C96"/>
    <w:rsid w:val="0009537C"/>
    <w:rsid w:val="00095A5C"/>
    <w:rsid w:val="000961FF"/>
    <w:rsid w:val="000966DE"/>
    <w:rsid w:val="0009698D"/>
    <w:rsid w:val="00096B3F"/>
    <w:rsid w:val="000A062E"/>
    <w:rsid w:val="000A2486"/>
    <w:rsid w:val="000A299F"/>
    <w:rsid w:val="000A4582"/>
    <w:rsid w:val="000A4D32"/>
    <w:rsid w:val="000A4D53"/>
    <w:rsid w:val="000A4F42"/>
    <w:rsid w:val="000A4F68"/>
    <w:rsid w:val="000A51FE"/>
    <w:rsid w:val="000A5543"/>
    <w:rsid w:val="000A59F2"/>
    <w:rsid w:val="000A726A"/>
    <w:rsid w:val="000A755F"/>
    <w:rsid w:val="000B030B"/>
    <w:rsid w:val="000B0624"/>
    <w:rsid w:val="000B2626"/>
    <w:rsid w:val="000B2A95"/>
    <w:rsid w:val="000B338C"/>
    <w:rsid w:val="000B33C4"/>
    <w:rsid w:val="000B3CCE"/>
    <w:rsid w:val="000B4872"/>
    <w:rsid w:val="000B4AEE"/>
    <w:rsid w:val="000B4C9E"/>
    <w:rsid w:val="000B4FA7"/>
    <w:rsid w:val="000B4FD3"/>
    <w:rsid w:val="000B6504"/>
    <w:rsid w:val="000B6A58"/>
    <w:rsid w:val="000B6D3B"/>
    <w:rsid w:val="000B7383"/>
    <w:rsid w:val="000B739A"/>
    <w:rsid w:val="000B74CA"/>
    <w:rsid w:val="000B75E2"/>
    <w:rsid w:val="000B79F4"/>
    <w:rsid w:val="000B7EF3"/>
    <w:rsid w:val="000C015F"/>
    <w:rsid w:val="000C07F3"/>
    <w:rsid w:val="000C0DA5"/>
    <w:rsid w:val="000C1C62"/>
    <w:rsid w:val="000C663C"/>
    <w:rsid w:val="000C66C5"/>
    <w:rsid w:val="000C7D1D"/>
    <w:rsid w:val="000D032E"/>
    <w:rsid w:val="000D2127"/>
    <w:rsid w:val="000D2379"/>
    <w:rsid w:val="000D2B08"/>
    <w:rsid w:val="000D3AB8"/>
    <w:rsid w:val="000D42EE"/>
    <w:rsid w:val="000D55FB"/>
    <w:rsid w:val="000D682A"/>
    <w:rsid w:val="000D79D4"/>
    <w:rsid w:val="000D7B6E"/>
    <w:rsid w:val="000E02EE"/>
    <w:rsid w:val="000E06BC"/>
    <w:rsid w:val="000E0CD3"/>
    <w:rsid w:val="000E0FDD"/>
    <w:rsid w:val="000E128E"/>
    <w:rsid w:val="000E1D0C"/>
    <w:rsid w:val="000E1E2B"/>
    <w:rsid w:val="000E2FBD"/>
    <w:rsid w:val="000E47D9"/>
    <w:rsid w:val="000E501B"/>
    <w:rsid w:val="000E5B4E"/>
    <w:rsid w:val="000E7426"/>
    <w:rsid w:val="000F016D"/>
    <w:rsid w:val="000F126B"/>
    <w:rsid w:val="000F1BBA"/>
    <w:rsid w:val="000F2653"/>
    <w:rsid w:val="000F2EB9"/>
    <w:rsid w:val="000F4222"/>
    <w:rsid w:val="000F4972"/>
    <w:rsid w:val="000F4A4F"/>
    <w:rsid w:val="000F54F7"/>
    <w:rsid w:val="000F61AD"/>
    <w:rsid w:val="000F6A4E"/>
    <w:rsid w:val="000F6BF0"/>
    <w:rsid w:val="000F70F4"/>
    <w:rsid w:val="000F7EF2"/>
    <w:rsid w:val="001004A6"/>
    <w:rsid w:val="00100552"/>
    <w:rsid w:val="00101281"/>
    <w:rsid w:val="0010158F"/>
    <w:rsid w:val="001016B7"/>
    <w:rsid w:val="00102014"/>
    <w:rsid w:val="00102055"/>
    <w:rsid w:val="00102075"/>
    <w:rsid w:val="001028AD"/>
    <w:rsid w:val="00105299"/>
    <w:rsid w:val="00105A89"/>
    <w:rsid w:val="00105E77"/>
    <w:rsid w:val="00105FA1"/>
    <w:rsid w:val="001061D8"/>
    <w:rsid w:val="00106E27"/>
    <w:rsid w:val="00107B23"/>
    <w:rsid w:val="00111C70"/>
    <w:rsid w:val="00111FED"/>
    <w:rsid w:val="00112359"/>
    <w:rsid w:val="00112435"/>
    <w:rsid w:val="00112B25"/>
    <w:rsid w:val="00113015"/>
    <w:rsid w:val="00113654"/>
    <w:rsid w:val="0011370C"/>
    <w:rsid w:val="00113754"/>
    <w:rsid w:val="00114060"/>
    <w:rsid w:val="001158BE"/>
    <w:rsid w:val="00116ED1"/>
    <w:rsid w:val="00116EE0"/>
    <w:rsid w:val="00117BD4"/>
    <w:rsid w:val="001209B3"/>
    <w:rsid w:val="001212F0"/>
    <w:rsid w:val="00121398"/>
    <w:rsid w:val="00122C2B"/>
    <w:rsid w:val="00122E55"/>
    <w:rsid w:val="001240D3"/>
    <w:rsid w:val="00124797"/>
    <w:rsid w:val="00126599"/>
    <w:rsid w:val="0013111C"/>
    <w:rsid w:val="0013129D"/>
    <w:rsid w:val="00131A31"/>
    <w:rsid w:val="00131AC8"/>
    <w:rsid w:val="00131DF8"/>
    <w:rsid w:val="00132161"/>
    <w:rsid w:val="0013249F"/>
    <w:rsid w:val="00132D84"/>
    <w:rsid w:val="00133BBD"/>
    <w:rsid w:val="00136C05"/>
    <w:rsid w:val="0013703D"/>
    <w:rsid w:val="001375BB"/>
    <w:rsid w:val="001405A3"/>
    <w:rsid w:val="00140993"/>
    <w:rsid w:val="001413AA"/>
    <w:rsid w:val="001415FA"/>
    <w:rsid w:val="0014280B"/>
    <w:rsid w:val="001442C7"/>
    <w:rsid w:val="00145B7E"/>
    <w:rsid w:val="00145EB7"/>
    <w:rsid w:val="001508AD"/>
    <w:rsid w:val="001517C6"/>
    <w:rsid w:val="0015299E"/>
    <w:rsid w:val="00152A5C"/>
    <w:rsid w:val="00154F8E"/>
    <w:rsid w:val="00155EE8"/>
    <w:rsid w:val="00156CDF"/>
    <w:rsid w:val="00156FB4"/>
    <w:rsid w:val="00157E4E"/>
    <w:rsid w:val="00162250"/>
    <w:rsid w:val="00162D2F"/>
    <w:rsid w:val="00163A4B"/>
    <w:rsid w:val="001647D7"/>
    <w:rsid w:val="00165648"/>
    <w:rsid w:val="001657F8"/>
    <w:rsid w:val="00165883"/>
    <w:rsid w:val="0016672F"/>
    <w:rsid w:val="00166BEB"/>
    <w:rsid w:val="00170856"/>
    <w:rsid w:val="001723D7"/>
    <w:rsid w:val="001735A9"/>
    <w:rsid w:val="00174403"/>
    <w:rsid w:val="001754CA"/>
    <w:rsid w:val="0017592D"/>
    <w:rsid w:val="0017748D"/>
    <w:rsid w:val="001777ED"/>
    <w:rsid w:val="00177C9A"/>
    <w:rsid w:val="00180130"/>
    <w:rsid w:val="00180D33"/>
    <w:rsid w:val="001817DB"/>
    <w:rsid w:val="00182AD2"/>
    <w:rsid w:val="001831E7"/>
    <w:rsid w:val="0018355F"/>
    <w:rsid w:val="00183C01"/>
    <w:rsid w:val="001870A4"/>
    <w:rsid w:val="00187583"/>
    <w:rsid w:val="00187A05"/>
    <w:rsid w:val="00187C90"/>
    <w:rsid w:val="00187E5F"/>
    <w:rsid w:val="0019102A"/>
    <w:rsid w:val="001926BC"/>
    <w:rsid w:val="001930E0"/>
    <w:rsid w:val="0019375F"/>
    <w:rsid w:val="001943F4"/>
    <w:rsid w:val="001950F5"/>
    <w:rsid w:val="00195D6D"/>
    <w:rsid w:val="00196008"/>
    <w:rsid w:val="00196689"/>
    <w:rsid w:val="00196C36"/>
    <w:rsid w:val="0019796B"/>
    <w:rsid w:val="00197CAB"/>
    <w:rsid w:val="001A0A46"/>
    <w:rsid w:val="001A0F53"/>
    <w:rsid w:val="001A22D5"/>
    <w:rsid w:val="001A247F"/>
    <w:rsid w:val="001A484A"/>
    <w:rsid w:val="001A6335"/>
    <w:rsid w:val="001B06CD"/>
    <w:rsid w:val="001B0BDA"/>
    <w:rsid w:val="001B27E3"/>
    <w:rsid w:val="001B3018"/>
    <w:rsid w:val="001B33B4"/>
    <w:rsid w:val="001B366F"/>
    <w:rsid w:val="001B3EE1"/>
    <w:rsid w:val="001B4608"/>
    <w:rsid w:val="001B710D"/>
    <w:rsid w:val="001B7C60"/>
    <w:rsid w:val="001C0478"/>
    <w:rsid w:val="001C099E"/>
    <w:rsid w:val="001C0A46"/>
    <w:rsid w:val="001C24DE"/>
    <w:rsid w:val="001C2606"/>
    <w:rsid w:val="001C2A48"/>
    <w:rsid w:val="001C543C"/>
    <w:rsid w:val="001C5A7D"/>
    <w:rsid w:val="001C7A73"/>
    <w:rsid w:val="001C7C31"/>
    <w:rsid w:val="001C7ECE"/>
    <w:rsid w:val="001D1502"/>
    <w:rsid w:val="001D1730"/>
    <w:rsid w:val="001D1E1A"/>
    <w:rsid w:val="001D26F5"/>
    <w:rsid w:val="001D3A0F"/>
    <w:rsid w:val="001D3E59"/>
    <w:rsid w:val="001D5C05"/>
    <w:rsid w:val="001D682F"/>
    <w:rsid w:val="001D7F9D"/>
    <w:rsid w:val="001E01C7"/>
    <w:rsid w:val="001E08B2"/>
    <w:rsid w:val="001E099C"/>
    <w:rsid w:val="001E14BC"/>
    <w:rsid w:val="001E18F1"/>
    <w:rsid w:val="001E2B99"/>
    <w:rsid w:val="001E3551"/>
    <w:rsid w:val="001E3E34"/>
    <w:rsid w:val="001E4E76"/>
    <w:rsid w:val="001E4EC5"/>
    <w:rsid w:val="001E52AC"/>
    <w:rsid w:val="001E52EF"/>
    <w:rsid w:val="001E55A7"/>
    <w:rsid w:val="001E646A"/>
    <w:rsid w:val="001F025C"/>
    <w:rsid w:val="001F1C53"/>
    <w:rsid w:val="001F1F7E"/>
    <w:rsid w:val="001F2166"/>
    <w:rsid w:val="001F248A"/>
    <w:rsid w:val="001F253C"/>
    <w:rsid w:val="001F29A2"/>
    <w:rsid w:val="001F3A59"/>
    <w:rsid w:val="001F5897"/>
    <w:rsid w:val="001F684D"/>
    <w:rsid w:val="001F7402"/>
    <w:rsid w:val="001F7984"/>
    <w:rsid w:val="00201611"/>
    <w:rsid w:val="0020206A"/>
    <w:rsid w:val="0020308A"/>
    <w:rsid w:val="00204067"/>
    <w:rsid w:val="0020419F"/>
    <w:rsid w:val="0020477F"/>
    <w:rsid w:val="0020582C"/>
    <w:rsid w:val="00205CE4"/>
    <w:rsid w:val="002064E1"/>
    <w:rsid w:val="0020694B"/>
    <w:rsid w:val="00206BD0"/>
    <w:rsid w:val="0021108D"/>
    <w:rsid w:val="002119D9"/>
    <w:rsid w:val="00212234"/>
    <w:rsid w:val="0021291A"/>
    <w:rsid w:val="00213447"/>
    <w:rsid w:val="002137F6"/>
    <w:rsid w:val="00214604"/>
    <w:rsid w:val="00215F9B"/>
    <w:rsid w:val="00216314"/>
    <w:rsid w:val="0021636E"/>
    <w:rsid w:val="00216E5D"/>
    <w:rsid w:val="002171BD"/>
    <w:rsid w:val="0021781A"/>
    <w:rsid w:val="00217922"/>
    <w:rsid w:val="002207A6"/>
    <w:rsid w:val="00220942"/>
    <w:rsid w:val="00220B1E"/>
    <w:rsid w:val="002211F9"/>
    <w:rsid w:val="00222EFF"/>
    <w:rsid w:val="00223699"/>
    <w:rsid w:val="002247AA"/>
    <w:rsid w:val="00224DB6"/>
    <w:rsid w:val="002251B3"/>
    <w:rsid w:val="00226515"/>
    <w:rsid w:val="00226CDD"/>
    <w:rsid w:val="002278A7"/>
    <w:rsid w:val="00230560"/>
    <w:rsid w:val="00230B09"/>
    <w:rsid w:val="00230BEA"/>
    <w:rsid w:val="00231450"/>
    <w:rsid w:val="002333AF"/>
    <w:rsid w:val="00234A41"/>
    <w:rsid w:val="002353FD"/>
    <w:rsid w:val="00235BC9"/>
    <w:rsid w:val="00237B83"/>
    <w:rsid w:val="002402E8"/>
    <w:rsid w:val="00240854"/>
    <w:rsid w:val="00242C34"/>
    <w:rsid w:val="00242CB4"/>
    <w:rsid w:val="00242F9C"/>
    <w:rsid w:val="002437B8"/>
    <w:rsid w:val="00243EC5"/>
    <w:rsid w:val="00244882"/>
    <w:rsid w:val="002448E4"/>
    <w:rsid w:val="002469E8"/>
    <w:rsid w:val="00246BDE"/>
    <w:rsid w:val="00247B99"/>
    <w:rsid w:val="00251013"/>
    <w:rsid w:val="00251A81"/>
    <w:rsid w:val="00253A03"/>
    <w:rsid w:val="002544A3"/>
    <w:rsid w:val="0025454C"/>
    <w:rsid w:val="0025468A"/>
    <w:rsid w:val="00254BA7"/>
    <w:rsid w:val="002565EE"/>
    <w:rsid w:val="00256720"/>
    <w:rsid w:val="00256E5B"/>
    <w:rsid w:val="00256F55"/>
    <w:rsid w:val="00260D59"/>
    <w:rsid w:val="00262370"/>
    <w:rsid w:val="00262760"/>
    <w:rsid w:val="002639B0"/>
    <w:rsid w:val="00263E69"/>
    <w:rsid w:val="00264D0C"/>
    <w:rsid w:val="0026540A"/>
    <w:rsid w:val="00265BBE"/>
    <w:rsid w:val="00266450"/>
    <w:rsid w:val="00266F3F"/>
    <w:rsid w:val="00267851"/>
    <w:rsid w:val="00271107"/>
    <w:rsid w:val="00271A30"/>
    <w:rsid w:val="00271E85"/>
    <w:rsid w:val="00272C8F"/>
    <w:rsid w:val="00273483"/>
    <w:rsid w:val="002744B4"/>
    <w:rsid w:val="00276208"/>
    <w:rsid w:val="0027649D"/>
    <w:rsid w:val="00277884"/>
    <w:rsid w:val="00277CC8"/>
    <w:rsid w:val="002802E6"/>
    <w:rsid w:val="002812F2"/>
    <w:rsid w:val="002812F9"/>
    <w:rsid w:val="00281676"/>
    <w:rsid w:val="00282310"/>
    <w:rsid w:val="00282377"/>
    <w:rsid w:val="00282664"/>
    <w:rsid w:val="00282A8D"/>
    <w:rsid w:val="00282CB1"/>
    <w:rsid w:val="0028439E"/>
    <w:rsid w:val="00284B44"/>
    <w:rsid w:val="002850B7"/>
    <w:rsid w:val="00285716"/>
    <w:rsid w:val="00285E65"/>
    <w:rsid w:val="00287AFC"/>
    <w:rsid w:val="00293110"/>
    <w:rsid w:val="00293844"/>
    <w:rsid w:val="0029515E"/>
    <w:rsid w:val="002954A1"/>
    <w:rsid w:val="002957D1"/>
    <w:rsid w:val="00295D29"/>
    <w:rsid w:val="00296135"/>
    <w:rsid w:val="00296E50"/>
    <w:rsid w:val="002973E6"/>
    <w:rsid w:val="00297640"/>
    <w:rsid w:val="00297A30"/>
    <w:rsid w:val="00297A52"/>
    <w:rsid w:val="00297AC6"/>
    <w:rsid w:val="00297ADA"/>
    <w:rsid w:val="00297E07"/>
    <w:rsid w:val="002A1911"/>
    <w:rsid w:val="002A2538"/>
    <w:rsid w:val="002A2A08"/>
    <w:rsid w:val="002A330D"/>
    <w:rsid w:val="002A3623"/>
    <w:rsid w:val="002A39FB"/>
    <w:rsid w:val="002A4046"/>
    <w:rsid w:val="002A46E8"/>
    <w:rsid w:val="002A4AA8"/>
    <w:rsid w:val="002A4F06"/>
    <w:rsid w:val="002A6DEB"/>
    <w:rsid w:val="002A7B62"/>
    <w:rsid w:val="002B01D1"/>
    <w:rsid w:val="002B02BD"/>
    <w:rsid w:val="002B07F2"/>
    <w:rsid w:val="002B0961"/>
    <w:rsid w:val="002B184D"/>
    <w:rsid w:val="002B18E4"/>
    <w:rsid w:val="002B20A3"/>
    <w:rsid w:val="002B2D1D"/>
    <w:rsid w:val="002B33DA"/>
    <w:rsid w:val="002B3658"/>
    <w:rsid w:val="002B3E25"/>
    <w:rsid w:val="002B4799"/>
    <w:rsid w:val="002B4956"/>
    <w:rsid w:val="002B4FCB"/>
    <w:rsid w:val="002B5838"/>
    <w:rsid w:val="002B6A6F"/>
    <w:rsid w:val="002B76E7"/>
    <w:rsid w:val="002B7F80"/>
    <w:rsid w:val="002C0EBA"/>
    <w:rsid w:val="002C1B05"/>
    <w:rsid w:val="002C2D3B"/>
    <w:rsid w:val="002C37D9"/>
    <w:rsid w:val="002C3AF9"/>
    <w:rsid w:val="002C3BE1"/>
    <w:rsid w:val="002C3D73"/>
    <w:rsid w:val="002C4BE6"/>
    <w:rsid w:val="002C5025"/>
    <w:rsid w:val="002C55BA"/>
    <w:rsid w:val="002C6837"/>
    <w:rsid w:val="002C716F"/>
    <w:rsid w:val="002C7D87"/>
    <w:rsid w:val="002D00A0"/>
    <w:rsid w:val="002D030B"/>
    <w:rsid w:val="002D03D2"/>
    <w:rsid w:val="002D0691"/>
    <w:rsid w:val="002D127B"/>
    <w:rsid w:val="002D1913"/>
    <w:rsid w:val="002D1D98"/>
    <w:rsid w:val="002D2F96"/>
    <w:rsid w:val="002D3C0B"/>
    <w:rsid w:val="002D65CD"/>
    <w:rsid w:val="002D6645"/>
    <w:rsid w:val="002D69B9"/>
    <w:rsid w:val="002D6C39"/>
    <w:rsid w:val="002D6CE3"/>
    <w:rsid w:val="002D7F62"/>
    <w:rsid w:val="002E04D4"/>
    <w:rsid w:val="002E07F8"/>
    <w:rsid w:val="002E0EA6"/>
    <w:rsid w:val="002E1159"/>
    <w:rsid w:val="002E14A5"/>
    <w:rsid w:val="002E1506"/>
    <w:rsid w:val="002E284A"/>
    <w:rsid w:val="002E348C"/>
    <w:rsid w:val="002E4259"/>
    <w:rsid w:val="002E469A"/>
    <w:rsid w:val="002E5389"/>
    <w:rsid w:val="002E5B8A"/>
    <w:rsid w:val="002E77A4"/>
    <w:rsid w:val="002F0524"/>
    <w:rsid w:val="002F1868"/>
    <w:rsid w:val="002F25FD"/>
    <w:rsid w:val="002F291B"/>
    <w:rsid w:val="002F2BE2"/>
    <w:rsid w:val="002F2E38"/>
    <w:rsid w:val="002F2FA6"/>
    <w:rsid w:val="002F3446"/>
    <w:rsid w:val="002F369B"/>
    <w:rsid w:val="002F4641"/>
    <w:rsid w:val="002F47AD"/>
    <w:rsid w:val="002F4A6B"/>
    <w:rsid w:val="002F4BB3"/>
    <w:rsid w:val="002F4E07"/>
    <w:rsid w:val="002F534B"/>
    <w:rsid w:val="002F5952"/>
    <w:rsid w:val="002F5ADA"/>
    <w:rsid w:val="002F7D05"/>
    <w:rsid w:val="003001C3"/>
    <w:rsid w:val="0030091C"/>
    <w:rsid w:val="003018AF"/>
    <w:rsid w:val="00303535"/>
    <w:rsid w:val="003035A8"/>
    <w:rsid w:val="003045FD"/>
    <w:rsid w:val="00304B79"/>
    <w:rsid w:val="00304BB4"/>
    <w:rsid w:val="0030593F"/>
    <w:rsid w:val="00307444"/>
    <w:rsid w:val="00310D9D"/>
    <w:rsid w:val="00310EFF"/>
    <w:rsid w:val="00312B4B"/>
    <w:rsid w:val="00314A74"/>
    <w:rsid w:val="00315B5F"/>
    <w:rsid w:val="00316333"/>
    <w:rsid w:val="00316D25"/>
    <w:rsid w:val="00316F2C"/>
    <w:rsid w:val="00317FC0"/>
    <w:rsid w:val="003208D8"/>
    <w:rsid w:val="00321427"/>
    <w:rsid w:val="003228C5"/>
    <w:rsid w:val="00323A13"/>
    <w:rsid w:val="00323BDB"/>
    <w:rsid w:val="00323E2A"/>
    <w:rsid w:val="00324610"/>
    <w:rsid w:val="00324A7F"/>
    <w:rsid w:val="00325BA3"/>
    <w:rsid w:val="00325BAA"/>
    <w:rsid w:val="00325D25"/>
    <w:rsid w:val="00325FC8"/>
    <w:rsid w:val="00326387"/>
    <w:rsid w:val="00326396"/>
    <w:rsid w:val="0033048E"/>
    <w:rsid w:val="00332293"/>
    <w:rsid w:val="00332905"/>
    <w:rsid w:val="00333338"/>
    <w:rsid w:val="003342E4"/>
    <w:rsid w:val="003344EF"/>
    <w:rsid w:val="003356C9"/>
    <w:rsid w:val="003356F2"/>
    <w:rsid w:val="003372F6"/>
    <w:rsid w:val="0033760F"/>
    <w:rsid w:val="00337EE7"/>
    <w:rsid w:val="00340E6A"/>
    <w:rsid w:val="00340FFB"/>
    <w:rsid w:val="00341C3A"/>
    <w:rsid w:val="00342469"/>
    <w:rsid w:val="003424F2"/>
    <w:rsid w:val="00343399"/>
    <w:rsid w:val="00343BF9"/>
    <w:rsid w:val="0034430B"/>
    <w:rsid w:val="003456FB"/>
    <w:rsid w:val="003457EE"/>
    <w:rsid w:val="00345EC3"/>
    <w:rsid w:val="00346A2F"/>
    <w:rsid w:val="00347868"/>
    <w:rsid w:val="00350064"/>
    <w:rsid w:val="00350533"/>
    <w:rsid w:val="00350DDD"/>
    <w:rsid w:val="003511FD"/>
    <w:rsid w:val="0035136A"/>
    <w:rsid w:val="003517A2"/>
    <w:rsid w:val="00351C8A"/>
    <w:rsid w:val="00352FF9"/>
    <w:rsid w:val="00353048"/>
    <w:rsid w:val="003549B4"/>
    <w:rsid w:val="00354D07"/>
    <w:rsid w:val="00355168"/>
    <w:rsid w:val="00355194"/>
    <w:rsid w:val="003566BA"/>
    <w:rsid w:val="003569BC"/>
    <w:rsid w:val="00356BDA"/>
    <w:rsid w:val="00356C7F"/>
    <w:rsid w:val="00360696"/>
    <w:rsid w:val="00360920"/>
    <w:rsid w:val="00360D8B"/>
    <w:rsid w:val="00361EC5"/>
    <w:rsid w:val="00362279"/>
    <w:rsid w:val="003622F3"/>
    <w:rsid w:val="00363CF8"/>
    <w:rsid w:val="00364034"/>
    <w:rsid w:val="003649A4"/>
    <w:rsid w:val="003649E9"/>
    <w:rsid w:val="0036561D"/>
    <w:rsid w:val="0036574C"/>
    <w:rsid w:val="00366F51"/>
    <w:rsid w:val="00367164"/>
    <w:rsid w:val="003679DF"/>
    <w:rsid w:val="00370E60"/>
    <w:rsid w:val="0037202D"/>
    <w:rsid w:val="00372305"/>
    <w:rsid w:val="00372F5F"/>
    <w:rsid w:val="00373663"/>
    <w:rsid w:val="00373AC2"/>
    <w:rsid w:val="00373F0E"/>
    <w:rsid w:val="00373FE4"/>
    <w:rsid w:val="003740AA"/>
    <w:rsid w:val="003743D8"/>
    <w:rsid w:val="00374BAE"/>
    <w:rsid w:val="00374D6D"/>
    <w:rsid w:val="00375206"/>
    <w:rsid w:val="003777FA"/>
    <w:rsid w:val="003801F3"/>
    <w:rsid w:val="003805E2"/>
    <w:rsid w:val="00380EAD"/>
    <w:rsid w:val="00382399"/>
    <w:rsid w:val="00384078"/>
    <w:rsid w:val="0038434D"/>
    <w:rsid w:val="0038450E"/>
    <w:rsid w:val="00385274"/>
    <w:rsid w:val="0038551F"/>
    <w:rsid w:val="003856EC"/>
    <w:rsid w:val="003857B1"/>
    <w:rsid w:val="00385A8B"/>
    <w:rsid w:val="003864D6"/>
    <w:rsid w:val="003864F7"/>
    <w:rsid w:val="00387192"/>
    <w:rsid w:val="003876FD"/>
    <w:rsid w:val="00387A5A"/>
    <w:rsid w:val="00387BDD"/>
    <w:rsid w:val="00390E7F"/>
    <w:rsid w:val="00391762"/>
    <w:rsid w:val="003924FB"/>
    <w:rsid w:val="00393388"/>
    <w:rsid w:val="0039427B"/>
    <w:rsid w:val="00395226"/>
    <w:rsid w:val="00396408"/>
    <w:rsid w:val="00397A94"/>
    <w:rsid w:val="00397BDE"/>
    <w:rsid w:val="003A05E9"/>
    <w:rsid w:val="003A0EBC"/>
    <w:rsid w:val="003A1D15"/>
    <w:rsid w:val="003A21E2"/>
    <w:rsid w:val="003A4533"/>
    <w:rsid w:val="003A4808"/>
    <w:rsid w:val="003A4D12"/>
    <w:rsid w:val="003A511B"/>
    <w:rsid w:val="003A620B"/>
    <w:rsid w:val="003A6D9F"/>
    <w:rsid w:val="003A6E11"/>
    <w:rsid w:val="003B1ADB"/>
    <w:rsid w:val="003B2336"/>
    <w:rsid w:val="003B2419"/>
    <w:rsid w:val="003B2524"/>
    <w:rsid w:val="003B2914"/>
    <w:rsid w:val="003B2F58"/>
    <w:rsid w:val="003B3347"/>
    <w:rsid w:val="003B419A"/>
    <w:rsid w:val="003B4538"/>
    <w:rsid w:val="003B4BFB"/>
    <w:rsid w:val="003B4C8A"/>
    <w:rsid w:val="003B7314"/>
    <w:rsid w:val="003B7C58"/>
    <w:rsid w:val="003B7E6F"/>
    <w:rsid w:val="003C02A0"/>
    <w:rsid w:val="003C0808"/>
    <w:rsid w:val="003C0A2C"/>
    <w:rsid w:val="003C295E"/>
    <w:rsid w:val="003C43A8"/>
    <w:rsid w:val="003C4B59"/>
    <w:rsid w:val="003C51C1"/>
    <w:rsid w:val="003C5564"/>
    <w:rsid w:val="003C5C03"/>
    <w:rsid w:val="003C6AC3"/>
    <w:rsid w:val="003D0B7B"/>
    <w:rsid w:val="003D1FC7"/>
    <w:rsid w:val="003D25E1"/>
    <w:rsid w:val="003D2C08"/>
    <w:rsid w:val="003D349C"/>
    <w:rsid w:val="003D35DC"/>
    <w:rsid w:val="003D4363"/>
    <w:rsid w:val="003D4493"/>
    <w:rsid w:val="003D4767"/>
    <w:rsid w:val="003D5B1A"/>
    <w:rsid w:val="003D5B37"/>
    <w:rsid w:val="003D7323"/>
    <w:rsid w:val="003D73C0"/>
    <w:rsid w:val="003D7A4B"/>
    <w:rsid w:val="003D7ECE"/>
    <w:rsid w:val="003E00C4"/>
    <w:rsid w:val="003E02D5"/>
    <w:rsid w:val="003E052A"/>
    <w:rsid w:val="003E0995"/>
    <w:rsid w:val="003E130F"/>
    <w:rsid w:val="003E1AE1"/>
    <w:rsid w:val="003E46C4"/>
    <w:rsid w:val="003E60FE"/>
    <w:rsid w:val="003E7591"/>
    <w:rsid w:val="003E7A8E"/>
    <w:rsid w:val="003F14AD"/>
    <w:rsid w:val="003F1F73"/>
    <w:rsid w:val="003F21FE"/>
    <w:rsid w:val="003F287F"/>
    <w:rsid w:val="003F29C6"/>
    <w:rsid w:val="003F513F"/>
    <w:rsid w:val="003F72AE"/>
    <w:rsid w:val="003F7983"/>
    <w:rsid w:val="003F7C99"/>
    <w:rsid w:val="003F7E48"/>
    <w:rsid w:val="004026EB"/>
    <w:rsid w:val="004027D3"/>
    <w:rsid w:val="0040358D"/>
    <w:rsid w:val="00403F58"/>
    <w:rsid w:val="00405B9B"/>
    <w:rsid w:val="00406DDB"/>
    <w:rsid w:val="00407B4E"/>
    <w:rsid w:val="004106C8"/>
    <w:rsid w:val="00411A20"/>
    <w:rsid w:val="00412292"/>
    <w:rsid w:val="004123C1"/>
    <w:rsid w:val="00412707"/>
    <w:rsid w:val="00413DB0"/>
    <w:rsid w:val="004150AD"/>
    <w:rsid w:val="004159C3"/>
    <w:rsid w:val="00415E88"/>
    <w:rsid w:val="00416055"/>
    <w:rsid w:val="0041617F"/>
    <w:rsid w:val="004161B0"/>
    <w:rsid w:val="00416482"/>
    <w:rsid w:val="004169B9"/>
    <w:rsid w:val="00416B1F"/>
    <w:rsid w:val="00416CD5"/>
    <w:rsid w:val="004172BC"/>
    <w:rsid w:val="004175AC"/>
    <w:rsid w:val="00417793"/>
    <w:rsid w:val="0042006A"/>
    <w:rsid w:val="004207C8"/>
    <w:rsid w:val="00420A32"/>
    <w:rsid w:val="00420B0F"/>
    <w:rsid w:val="004211FE"/>
    <w:rsid w:val="004215FD"/>
    <w:rsid w:val="00421606"/>
    <w:rsid w:val="0042190C"/>
    <w:rsid w:val="00422321"/>
    <w:rsid w:val="004226CE"/>
    <w:rsid w:val="0042287F"/>
    <w:rsid w:val="00422D7D"/>
    <w:rsid w:val="004234F3"/>
    <w:rsid w:val="00423556"/>
    <w:rsid w:val="00423C22"/>
    <w:rsid w:val="00425C98"/>
    <w:rsid w:val="00426597"/>
    <w:rsid w:val="00426E27"/>
    <w:rsid w:val="004271E0"/>
    <w:rsid w:val="00427EF5"/>
    <w:rsid w:val="00430C25"/>
    <w:rsid w:val="00430E41"/>
    <w:rsid w:val="00431F28"/>
    <w:rsid w:val="004323B6"/>
    <w:rsid w:val="004334F6"/>
    <w:rsid w:val="004338E9"/>
    <w:rsid w:val="004344E1"/>
    <w:rsid w:val="00434806"/>
    <w:rsid w:val="00434F69"/>
    <w:rsid w:val="00435A1D"/>
    <w:rsid w:val="0043617C"/>
    <w:rsid w:val="00436D5F"/>
    <w:rsid w:val="00437934"/>
    <w:rsid w:val="00437FC8"/>
    <w:rsid w:val="004401F9"/>
    <w:rsid w:val="00440312"/>
    <w:rsid w:val="0044082E"/>
    <w:rsid w:val="00440A1D"/>
    <w:rsid w:val="00441762"/>
    <w:rsid w:val="0044218D"/>
    <w:rsid w:val="004438BD"/>
    <w:rsid w:val="004441C9"/>
    <w:rsid w:val="004459C8"/>
    <w:rsid w:val="00445FC0"/>
    <w:rsid w:val="00447097"/>
    <w:rsid w:val="00447210"/>
    <w:rsid w:val="0044777C"/>
    <w:rsid w:val="00447A01"/>
    <w:rsid w:val="00447ECD"/>
    <w:rsid w:val="00450E95"/>
    <w:rsid w:val="00451B9E"/>
    <w:rsid w:val="00452670"/>
    <w:rsid w:val="00453255"/>
    <w:rsid w:val="00453603"/>
    <w:rsid w:val="0045423B"/>
    <w:rsid w:val="00455AA1"/>
    <w:rsid w:val="0045642F"/>
    <w:rsid w:val="00456695"/>
    <w:rsid w:val="00456BC3"/>
    <w:rsid w:val="0045745E"/>
    <w:rsid w:val="00457EFA"/>
    <w:rsid w:val="00457F0A"/>
    <w:rsid w:val="00462894"/>
    <w:rsid w:val="00462964"/>
    <w:rsid w:val="00462FBA"/>
    <w:rsid w:val="00463D6E"/>
    <w:rsid w:val="00464F7B"/>
    <w:rsid w:val="00464FD2"/>
    <w:rsid w:val="00465302"/>
    <w:rsid w:val="0046598D"/>
    <w:rsid w:val="00466570"/>
    <w:rsid w:val="0046664B"/>
    <w:rsid w:val="004670E0"/>
    <w:rsid w:val="00467C37"/>
    <w:rsid w:val="00467F78"/>
    <w:rsid w:val="0047057F"/>
    <w:rsid w:val="004706C0"/>
    <w:rsid w:val="00472752"/>
    <w:rsid w:val="0047351E"/>
    <w:rsid w:val="00475230"/>
    <w:rsid w:val="00475269"/>
    <w:rsid w:val="00475B03"/>
    <w:rsid w:val="00475C9A"/>
    <w:rsid w:val="004765E3"/>
    <w:rsid w:val="00476CF7"/>
    <w:rsid w:val="00477791"/>
    <w:rsid w:val="00477EC1"/>
    <w:rsid w:val="0048058E"/>
    <w:rsid w:val="004809D1"/>
    <w:rsid w:val="004821FC"/>
    <w:rsid w:val="00482F7A"/>
    <w:rsid w:val="00482FC9"/>
    <w:rsid w:val="0048352B"/>
    <w:rsid w:val="004850B6"/>
    <w:rsid w:val="004858EC"/>
    <w:rsid w:val="00486849"/>
    <w:rsid w:val="00491068"/>
    <w:rsid w:val="00491081"/>
    <w:rsid w:val="004912B1"/>
    <w:rsid w:val="00491442"/>
    <w:rsid w:val="00492AF4"/>
    <w:rsid w:val="004933D0"/>
    <w:rsid w:val="00493A3E"/>
    <w:rsid w:val="00493FBE"/>
    <w:rsid w:val="00494128"/>
    <w:rsid w:val="00495CC4"/>
    <w:rsid w:val="00496593"/>
    <w:rsid w:val="0049691E"/>
    <w:rsid w:val="00496D77"/>
    <w:rsid w:val="00496E61"/>
    <w:rsid w:val="00497668"/>
    <w:rsid w:val="004A0A6D"/>
    <w:rsid w:val="004A164B"/>
    <w:rsid w:val="004A1761"/>
    <w:rsid w:val="004A23D7"/>
    <w:rsid w:val="004A27BF"/>
    <w:rsid w:val="004A442C"/>
    <w:rsid w:val="004A6E77"/>
    <w:rsid w:val="004B010D"/>
    <w:rsid w:val="004B07E1"/>
    <w:rsid w:val="004B0D8E"/>
    <w:rsid w:val="004B142D"/>
    <w:rsid w:val="004B14CA"/>
    <w:rsid w:val="004B27FE"/>
    <w:rsid w:val="004B30EF"/>
    <w:rsid w:val="004B3589"/>
    <w:rsid w:val="004B3D29"/>
    <w:rsid w:val="004B4301"/>
    <w:rsid w:val="004B4966"/>
    <w:rsid w:val="004B4A48"/>
    <w:rsid w:val="004B7156"/>
    <w:rsid w:val="004B7242"/>
    <w:rsid w:val="004B76F0"/>
    <w:rsid w:val="004C0A59"/>
    <w:rsid w:val="004C19B7"/>
    <w:rsid w:val="004C1E67"/>
    <w:rsid w:val="004C288A"/>
    <w:rsid w:val="004C32BB"/>
    <w:rsid w:val="004C373A"/>
    <w:rsid w:val="004C402B"/>
    <w:rsid w:val="004C4DE7"/>
    <w:rsid w:val="004C5A5A"/>
    <w:rsid w:val="004C6FB4"/>
    <w:rsid w:val="004C7151"/>
    <w:rsid w:val="004C745B"/>
    <w:rsid w:val="004C7FE7"/>
    <w:rsid w:val="004D0871"/>
    <w:rsid w:val="004D0B97"/>
    <w:rsid w:val="004D1518"/>
    <w:rsid w:val="004D1FCA"/>
    <w:rsid w:val="004D208A"/>
    <w:rsid w:val="004D2D45"/>
    <w:rsid w:val="004D302D"/>
    <w:rsid w:val="004D34ED"/>
    <w:rsid w:val="004D3668"/>
    <w:rsid w:val="004D4124"/>
    <w:rsid w:val="004D41E2"/>
    <w:rsid w:val="004D480C"/>
    <w:rsid w:val="004D510D"/>
    <w:rsid w:val="004D577D"/>
    <w:rsid w:val="004D58DC"/>
    <w:rsid w:val="004D60FB"/>
    <w:rsid w:val="004D63B8"/>
    <w:rsid w:val="004D72C2"/>
    <w:rsid w:val="004D7927"/>
    <w:rsid w:val="004E0170"/>
    <w:rsid w:val="004E04C1"/>
    <w:rsid w:val="004E053A"/>
    <w:rsid w:val="004E0627"/>
    <w:rsid w:val="004E1099"/>
    <w:rsid w:val="004E34B7"/>
    <w:rsid w:val="004E37B0"/>
    <w:rsid w:val="004E3D15"/>
    <w:rsid w:val="004E3DBC"/>
    <w:rsid w:val="004E448F"/>
    <w:rsid w:val="004E58B5"/>
    <w:rsid w:val="004E648B"/>
    <w:rsid w:val="004E6F58"/>
    <w:rsid w:val="004E72BA"/>
    <w:rsid w:val="004F3924"/>
    <w:rsid w:val="004F400B"/>
    <w:rsid w:val="004F458F"/>
    <w:rsid w:val="004F4A3C"/>
    <w:rsid w:val="004F68F9"/>
    <w:rsid w:val="004F6ADC"/>
    <w:rsid w:val="004F714C"/>
    <w:rsid w:val="0050031B"/>
    <w:rsid w:val="00500C1F"/>
    <w:rsid w:val="00500E8D"/>
    <w:rsid w:val="00502065"/>
    <w:rsid w:val="0050256A"/>
    <w:rsid w:val="00503327"/>
    <w:rsid w:val="00505BB0"/>
    <w:rsid w:val="005071EA"/>
    <w:rsid w:val="00507FA3"/>
    <w:rsid w:val="00510036"/>
    <w:rsid w:val="0051042B"/>
    <w:rsid w:val="00510B34"/>
    <w:rsid w:val="00510F3A"/>
    <w:rsid w:val="005137DD"/>
    <w:rsid w:val="00515A3D"/>
    <w:rsid w:val="00515DCE"/>
    <w:rsid w:val="00516F95"/>
    <w:rsid w:val="0051726C"/>
    <w:rsid w:val="00517564"/>
    <w:rsid w:val="005176D5"/>
    <w:rsid w:val="00520FE1"/>
    <w:rsid w:val="005214A3"/>
    <w:rsid w:val="005217A6"/>
    <w:rsid w:val="00523106"/>
    <w:rsid w:val="0052311E"/>
    <w:rsid w:val="00523E14"/>
    <w:rsid w:val="005254CC"/>
    <w:rsid w:val="00525917"/>
    <w:rsid w:val="00525FB4"/>
    <w:rsid w:val="0052684D"/>
    <w:rsid w:val="00526DA8"/>
    <w:rsid w:val="0052749F"/>
    <w:rsid w:val="005301B3"/>
    <w:rsid w:val="005322EF"/>
    <w:rsid w:val="0053298D"/>
    <w:rsid w:val="005329C7"/>
    <w:rsid w:val="0053355D"/>
    <w:rsid w:val="00533BBC"/>
    <w:rsid w:val="00534E0D"/>
    <w:rsid w:val="005355D4"/>
    <w:rsid w:val="005360FC"/>
    <w:rsid w:val="00536901"/>
    <w:rsid w:val="0053773B"/>
    <w:rsid w:val="00541124"/>
    <w:rsid w:val="00541DC3"/>
    <w:rsid w:val="00543651"/>
    <w:rsid w:val="00543D45"/>
    <w:rsid w:val="005447AC"/>
    <w:rsid w:val="005451B3"/>
    <w:rsid w:val="00545BA0"/>
    <w:rsid w:val="005461DA"/>
    <w:rsid w:val="005470DA"/>
    <w:rsid w:val="005473D0"/>
    <w:rsid w:val="00547886"/>
    <w:rsid w:val="00547BA5"/>
    <w:rsid w:val="005504EB"/>
    <w:rsid w:val="0055174C"/>
    <w:rsid w:val="00552630"/>
    <w:rsid w:val="0055316C"/>
    <w:rsid w:val="00553AA4"/>
    <w:rsid w:val="00554FDA"/>
    <w:rsid w:val="00555486"/>
    <w:rsid w:val="00555B97"/>
    <w:rsid w:val="00556334"/>
    <w:rsid w:val="005568EB"/>
    <w:rsid w:val="00557A91"/>
    <w:rsid w:val="0056010E"/>
    <w:rsid w:val="00560C67"/>
    <w:rsid w:val="005623FC"/>
    <w:rsid w:val="00562B34"/>
    <w:rsid w:val="00563CC7"/>
    <w:rsid w:val="00564287"/>
    <w:rsid w:val="00564A87"/>
    <w:rsid w:val="0056505E"/>
    <w:rsid w:val="00565FFB"/>
    <w:rsid w:val="0056618A"/>
    <w:rsid w:val="005704B2"/>
    <w:rsid w:val="0057085B"/>
    <w:rsid w:val="005711FF"/>
    <w:rsid w:val="005714A4"/>
    <w:rsid w:val="00571E81"/>
    <w:rsid w:val="00572707"/>
    <w:rsid w:val="00572D20"/>
    <w:rsid w:val="00573933"/>
    <w:rsid w:val="00574739"/>
    <w:rsid w:val="00575190"/>
    <w:rsid w:val="00576C77"/>
    <w:rsid w:val="00577E6A"/>
    <w:rsid w:val="0058091F"/>
    <w:rsid w:val="00581AE1"/>
    <w:rsid w:val="005821B0"/>
    <w:rsid w:val="0058310B"/>
    <w:rsid w:val="00583660"/>
    <w:rsid w:val="00584444"/>
    <w:rsid w:val="0058444D"/>
    <w:rsid w:val="005860CE"/>
    <w:rsid w:val="005864C7"/>
    <w:rsid w:val="0058666A"/>
    <w:rsid w:val="0058672A"/>
    <w:rsid w:val="00586B3E"/>
    <w:rsid w:val="00587724"/>
    <w:rsid w:val="00587B12"/>
    <w:rsid w:val="00591002"/>
    <w:rsid w:val="00591CE6"/>
    <w:rsid w:val="00592699"/>
    <w:rsid w:val="005935EA"/>
    <w:rsid w:val="005938DD"/>
    <w:rsid w:val="005943B4"/>
    <w:rsid w:val="00594689"/>
    <w:rsid w:val="00594CB2"/>
    <w:rsid w:val="0059504B"/>
    <w:rsid w:val="00595B88"/>
    <w:rsid w:val="0059641F"/>
    <w:rsid w:val="00596CE7"/>
    <w:rsid w:val="00596DFF"/>
    <w:rsid w:val="005976E1"/>
    <w:rsid w:val="005A005D"/>
    <w:rsid w:val="005A033B"/>
    <w:rsid w:val="005A0833"/>
    <w:rsid w:val="005A0E78"/>
    <w:rsid w:val="005A1D41"/>
    <w:rsid w:val="005A4345"/>
    <w:rsid w:val="005A6061"/>
    <w:rsid w:val="005A6151"/>
    <w:rsid w:val="005A6442"/>
    <w:rsid w:val="005A6466"/>
    <w:rsid w:val="005A7F07"/>
    <w:rsid w:val="005B0124"/>
    <w:rsid w:val="005B0627"/>
    <w:rsid w:val="005B0D48"/>
    <w:rsid w:val="005B13EB"/>
    <w:rsid w:val="005B1664"/>
    <w:rsid w:val="005B2055"/>
    <w:rsid w:val="005B369E"/>
    <w:rsid w:val="005B5565"/>
    <w:rsid w:val="005B5DE1"/>
    <w:rsid w:val="005B70E7"/>
    <w:rsid w:val="005C073C"/>
    <w:rsid w:val="005C1FC6"/>
    <w:rsid w:val="005C2426"/>
    <w:rsid w:val="005C28A5"/>
    <w:rsid w:val="005C2B39"/>
    <w:rsid w:val="005C2D88"/>
    <w:rsid w:val="005C5728"/>
    <w:rsid w:val="005C657E"/>
    <w:rsid w:val="005C658B"/>
    <w:rsid w:val="005C7419"/>
    <w:rsid w:val="005C750E"/>
    <w:rsid w:val="005C78C7"/>
    <w:rsid w:val="005D0C18"/>
    <w:rsid w:val="005D11CF"/>
    <w:rsid w:val="005D16F0"/>
    <w:rsid w:val="005D195E"/>
    <w:rsid w:val="005D1F71"/>
    <w:rsid w:val="005D213C"/>
    <w:rsid w:val="005D2568"/>
    <w:rsid w:val="005D36E3"/>
    <w:rsid w:val="005D39F7"/>
    <w:rsid w:val="005D41DF"/>
    <w:rsid w:val="005D5600"/>
    <w:rsid w:val="005D5B17"/>
    <w:rsid w:val="005D5C81"/>
    <w:rsid w:val="005D630C"/>
    <w:rsid w:val="005D78C4"/>
    <w:rsid w:val="005E101A"/>
    <w:rsid w:val="005E126B"/>
    <w:rsid w:val="005E356D"/>
    <w:rsid w:val="005E3D95"/>
    <w:rsid w:val="005E4EF3"/>
    <w:rsid w:val="005E5A5B"/>
    <w:rsid w:val="005E6A59"/>
    <w:rsid w:val="005E6A76"/>
    <w:rsid w:val="005E74E5"/>
    <w:rsid w:val="005E7524"/>
    <w:rsid w:val="005E7527"/>
    <w:rsid w:val="005F02A7"/>
    <w:rsid w:val="005F0353"/>
    <w:rsid w:val="005F1648"/>
    <w:rsid w:val="005F18CE"/>
    <w:rsid w:val="005F21FE"/>
    <w:rsid w:val="005F2332"/>
    <w:rsid w:val="005F265F"/>
    <w:rsid w:val="005F3698"/>
    <w:rsid w:val="005F403F"/>
    <w:rsid w:val="005F4301"/>
    <w:rsid w:val="005F5460"/>
    <w:rsid w:val="005F567B"/>
    <w:rsid w:val="005F6187"/>
    <w:rsid w:val="005F67B8"/>
    <w:rsid w:val="005F7184"/>
    <w:rsid w:val="005F7CFB"/>
    <w:rsid w:val="005F7F6A"/>
    <w:rsid w:val="0060126A"/>
    <w:rsid w:val="00601287"/>
    <w:rsid w:val="00601BA6"/>
    <w:rsid w:val="00602755"/>
    <w:rsid w:val="00602B65"/>
    <w:rsid w:val="00605062"/>
    <w:rsid w:val="00605190"/>
    <w:rsid w:val="00605AF5"/>
    <w:rsid w:val="006070CB"/>
    <w:rsid w:val="0060795F"/>
    <w:rsid w:val="006102C6"/>
    <w:rsid w:val="00611997"/>
    <w:rsid w:val="00611B77"/>
    <w:rsid w:val="00612462"/>
    <w:rsid w:val="00612B3A"/>
    <w:rsid w:val="00612BF4"/>
    <w:rsid w:val="00613665"/>
    <w:rsid w:val="0061573F"/>
    <w:rsid w:val="0061578F"/>
    <w:rsid w:val="006172A9"/>
    <w:rsid w:val="006202B9"/>
    <w:rsid w:val="006210A7"/>
    <w:rsid w:val="00621AA7"/>
    <w:rsid w:val="006231C6"/>
    <w:rsid w:val="00623707"/>
    <w:rsid w:val="00623BFF"/>
    <w:rsid w:val="00623ED2"/>
    <w:rsid w:val="00623EE4"/>
    <w:rsid w:val="00624855"/>
    <w:rsid w:val="00624943"/>
    <w:rsid w:val="0062577E"/>
    <w:rsid w:val="00626CF5"/>
    <w:rsid w:val="00627931"/>
    <w:rsid w:val="006306F3"/>
    <w:rsid w:val="006315E3"/>
    <w:rsid w:val="006319CA"/>
    <w:rsid w:val="00633E44"/>
    <w:rsid w:val="00634106"/>
    <w:rsid w:val="00634ADF"/>
    <w:rsid w:val="00634CC5"/>
    <w:rsid w:val="00634D05"/>
    <w:rsid w:val="00634D7A"/>
    <w:rsid w:val="00634FC6"/>
    <w:rsid w:val="00636368"/>
    <w:rsid w:val="00636438"/>
    <w:rsid w:val="0063678E"/>
    <w:rsid w:val="00637993"/>
    <w:rsid w:val="006416D7"/>
    <w:rsid w:val="00641E97"/>
    <w:rsid w:val="006427A2"/>
    <w:rsid w:val="00643490"/>
    <w:rsid w:val="00644654"/>
    <w:rsid w:val="00644A98"/>
    <w:rsid w:val="00647E0E"/>
    <w:rsid w:val="0065075F"/>
    <w:rsid w:val="00650855"/>
    <w:rsid w:val="006518C3"/>
    <w:rsid w:val="00652BB3"/>
    <w:rsid w:val="00652F99"/>
    <w:rsid w:val="006547A6"/>
    <w:rsid w:val="00654C36"/>
    <w:rsid w:val="00655F06"/>
    <w:rsid w:val="0065720C"/>
    <w:rsid w:val="00657611"/>
    <w:rsid w:val="00657773"/>
    <w:rsid w:val="00660169"/>
    <w:rsid w:val="00661BA4"/>
    <w:rsid w:val="00661F53"/>
    <w:rsid w:val="00662238"/>
    <w:rsid w:val="00662B20"/>
    <w:rsid w:val="006630AE"/>
    <w:rsid w:val="00663575"/>
    <w:rsid w:val="00663EA3"/>
    <w:rsid w:val="00665137"/>
    <w:rsid w:val="006657B0"/>
    <w:rsid w:val="00666490"/>
    <w:rsid w:val="00666899"/>
    <w:rsid w:val="00666EFA"/>
    <w:rsid w:val="00667649"/>
    <w:rsid w:val="00667E5F"/>
    <w:rsid w:val="00667FCE"/>
    <w:rsid w:val="006726A3"/>
    <w:rsid w:val="00673A43"/>
    <w:rsid w:val="00673C5D"/>
    <w:rsid w:val="00673D1D"/>
    <w:rsid w:val="00674AD7"/>
    <w:rsid w:val="00676595"/>
    <w:rsid w:val="006771CE"/>
    <w:rsid w:val="0068043E"/>
    <w:rsid w:val="00681AD4"/>
    <w:rsid w:val="00683910"/>
    <w:rsid w:val="00684203"/>
    <w:rsid w:val="006844B6"/>
    <w:rsid w:val="00684A54"/>
    <w:rsid w:val="00684ADF"/>
    <w:rsid w:val="0068545A"/>
    <w:rsid w:val="006859FC"/>
    <w:rsid w:val="00687263"/>
    <w:rsid w:val="00687AE9"/>
    <w:rsid w:val="00687C0A"/>
    <w:rsid w:val="00691223"/>
    <w:rsid w:val="006912D9"/>
    <w:rsid w:val="0069152D"/>
    <w:rsid w:val="00691E81"/>
    <w:rsid w:val="0069277B"/>
    <w:rsid w:val="0069400F"/>
    <w:rsid w:val="0069450C"/>
    <w:rsid w:val="00694CD0"/>
    <w:rsid w:val="006964CD"/>
    <w:rsid w:val="0069681A"/>
    <w:rsid w:val="00697AC0"/>
    <w:rsid w:val="006A0A51"/>
    <w:rsid w:val="006A0BBD"/>
    <w:rsid w:val="006A1089"/>
    <w:rsid w:val="006A12C5"/>
    <w:rsid w:val="006A135F"/>
    <w:rsid w:val="006A1D56"/>
    <w:rsid w:val="006A2433"/>
    <w:rsid w:val="006A263C"/>
    <w:rsid w:val="006A3E20"/>
    <w:rsid w:val="006A4503"/>
    <w:rsid w:val="006A4EFA"/>
    <w:rsid w:val="006A54F5"/>
    <w:rsid w:val="006A56AF"/>
    <w:rsid w:val="006B05C9"/>
    <w:rsid w:val="006B2914"/>
    <w:rsid w:val="006B31A6"/>
    <w:rsid w:val="006B3334"/>
    <w:rsid w:val="006B3D9D"/>
    <w:rsid w:val="006C01C5"/>
    <w:rsid w:val="006C0EB4"/>
    <w:rsid w:val="006C1204"/>
    <w:rsid w:val="006C1FFC"/>
    <w:rsid w:val="006C2719"/>
    <w:rsid w:val="006C2DF0"/>
    <w:rsid w:val="006C33EF"/>
    <w:rsid w:val="006C4B7D"/>
    <w:rsid w:val="006C50C5"/>
    <w:rsid w:val="006C5D50"/>
    <w:rsid w:val="006C6727"/>
    <w:rsid w:val="006C6A73"/>
    <w:rsid w:val="006C71A2"/>
    <w:rsid w:val="006C74D7"/>
    <w:rsid w:val="006D132E"/>
    <w:rsid w:val="006D1A6D"/>
    <w:rsid w:val="006D28BC"/>
    <w:rsid w:val="006D2A68"/>
    <w:rsid w:val="006D339C"/>
    <w:rsid w:val="006D4643"/>
    <w:rsid w:val="006D58C0"/>
    <w:rsid w:val="006D6551"/>
    <w:rsid w:val="006D67A0"/>
    <w:rsid w:val="006D6C9F"/>
    <w:rsid w:val="006D769D"/>
    <w:rsid w:val="006D7E1E"/>
    <w:rsid w:val="006E15D1"/>
    <w:rsid w:val="006E1F40"/>
    <w:rsid w:val="006E27F8"/>
    <w:rsid w:val="006E31F5"/>
    <w:rsid w:val="006E34F7"/>
    <w:rsid w:val="006E429E"/>
    <w:rsid w:val="006E589D"/>
    <w:rsid w:val="006E5BBC"/>
    <w:rsid w:val="006E65A4"/>
    <w:rsid w:val="006E7F90"/>
    <w:rsid w:val="006F0F90"/>
    <w:rsid w:val="006F18DA"/>
    <w:rsid w:val="006F2CE2"/>
    <w:rsid w:val="006F2D43"/>
    <w:rsid w:val="006F5B29"/>
    <w:rsid w:val="006F5D9D"/>
    <w:rsid w:val="006F646F"/>
    <w:rsid w:val="006F65BB"/>
    <w:rsid w:val="006F71EC"/>
    <w:rsid w:val="006F7473"/>
    <w:rsid w:val="006F7D14"/>
    <w:rsid w:val="007017FE"/>
    <w:rsid w:val="007025D6"/>
    <w:rsid w:val="0070267A"/>
    <w:rsid w:val="00703899"/>
    <w:rsid w:val="007048D8"/>
    <w:rsid w:val="00704FE1"/>
    <w:rsid w:val="00705579"/>
    <w:rsid w:val="007074D1"/>
    <w:rsid w:val="00707858"/>
    <w:rsid w:val="00710313"/>
    <w:rsid w:val="00712618"/>
    <w:rsid w:val="00712E3B"/>
    <w:rsid w:val="00712F6D"/>
    <w:rsid w:val="007131F1"/>
    <w:rsid w:val="007139FF"/>
    <w:rsid w:val="00714093"/>
    <w:rsid w:val="00714592"/>
    <w:rsid w:val="00714ABA"/>
    <w:rsid w:val="00715A7F"/>
    <w:rsid w:val="00716528"/>
    <w:rsid w:val="00716AE9"/>
    <w:rsid w:val="0072124C"/>
    <w:rsid w:val="007231A9"/>
    <w:rsid w:val="0072383E"/>
    <w:rsid w:val="00723933"/>
    <w:rsid w:val="00724064"/>
    <w:rsid w:val="007248E6"/>
    <w:rsid w:val="00725A46"/>
    <w:rsid w:val="00725F6C"/>
    <w:rsid w:val="00726992"/>
    <w:rsid w:val="00727CCE"/>
    <w:rsid w:val="00727DF2"/>
    <w:rsid w:val="00730441"/>
    <w:rsid w:val="00730A21"/>
    <w:rsid w:val="0073199A"/>
    <w:rsid w:val="00732CBA"/>
    <w:rsid w:val="0073301B"/>
    <w:rsid w:val="007336F6"/>
    <w:rsid w:val="00733DC9"/>
    <w:rsid w:val="00734CDA"/>
    <w:rsid w:val="0073505F"/>
    <w:rsid w:val="00735E0E"/>
    <w:rsid w:val="0073787C"/>
    <w:rsid w:val="00737BC5"/>
    <w:rsid w:val="00737E52"/>
    <w:rsid w:val="00741486"/>
    <w:rsid w:val="00741AF6"/>
    <w:rsid w:val="00741B95"/>
    <w:rsid w:val="00742081"/>
    <w:rsid w:val="00743FC1"/>
    <w:rsid w:val="007440DC"/>
    <w:rsid w:val="007444EB"/>
    <w:rsid w:val="0074550F"/>
    <w:rsid w:val="00745B55"/>
    <w:rsid w:val="00745C26"/>
    <w:rsid w:val="007469DD"/>
    <w:rsid w:val="007477B4"/>
    <w:rsid w:val="007525A0"/>
    <w:rsid w:val="00752AAF"/>
    <w:rsid w:val="00752B66"/>
    <w:rsid w:val="00753F1C"/>
    <w:rsid w:val="00754029"/>
    <w:rsid w:val="00754227"/>
    <w:rsid w:val="007545B5"/>
    <w:rsid w:val="00754E0C"/>
    <w:rsid w:val="00755623"/>
    <w:rsid w:val="00755965"/>
    <w:rsid w:val="00757B40"/>
    <w:rsid w:val="00757FEC"/>
    <w:rsid w:val="0076092D"/>
    <w:rsid w:val="00761474"/>
    <w:rsid w:val="00761B7F"/>
    <w:rsid w:val="00762C18"/>
    <w:rsid w:val="00762C69"/>
    <w:rsid w:val="007637BA"/>
    <w:rsid w:val="00763976"/>
    <w:rsid w:val="00766854"/>
    <w:rsid w:val="007668A2"/>
    <w:rsid w:val="007668AA"/>
    <w:rsid w:val="0076750B"/>
    <w:rsid w:val="00767CCB"/>
    <w:rsid w:val="00770F9C"/>
    <w:rsid w:val="007712D9"/>
    <w:rsid w:val="0077165B"/>
    <w:rsid w:val="00771C94"/>
    <w:rsid w:val="0077305B"/>
    <w:rsid w:val="00773845"/>
    <w:rsid w:val="00774586"/>
    <w:rsid w:val="00774D41"/>
    <w:rsid w:val="00774F38"/>
    <w:rsid w:val="00775253"/>
    <w:rsid w:val="00775818"/>
    <w:rsid w:val="00776E10"/>
    <w:rsid w:val="007777E3"/>
    <w:rsid w:val="007779CF"/>
    <w:rsid w:val="00777ED5"/>
    <w:rsid w:val="007801A3"/>
    <w:rsid w:val="00783EEF"/>
    <w:rsid w:val="00784053"/>
    <w:rsid w:val="0078409C"/>
    <w:rsid w:val="00784ACF"/>
    <w:rsid w:val="007856A4"/>
    <w:rsid w:val="0078632B"/>
    <w:rsid w:val="00786961"/>
    <w:rsid w:val="00786A99"/>
    <w:rsid w:val="00786C23"/>
    <w:rsid w:val="00787540"/>
    <w:rsid w:val="00787743"/>
    <w:rsid w:val="00787966"/>
    <w:rsid w:val="00787AB9"/>
    <w:rsid w:val="00787EBB"/>
    <w:rsid w:val="00790893"/>
    <w:rsid w:val="00790F3B"/>
    <w:rsid w:val="007911E4"/>
    <w:rsid w:val="007913E9"/>
    <w:rsid w:val="007921AF"/>
    <w:rsid w:val="0079281D"/>
    <w:rsid w:val="0079300F"/>
    <w:rsid w:val="007939DD"/>
    <w:rsid w:val="00793C83"/>
    <w:rsid w:val="00794E6F"/>
    <w:rsid w:val="00794FBE"/>
    <w:rsid w:val="00795036"/>
    <w:rsid w:val="00795272"/>
    <w:rsid w:val="00795EB8"/>
    <w:rsid w:val="00796200"/>
    <w:rsid w:val="00796381"/>
    <w:rsid w:val="00796398"/>
    <w:rsid w:val="007963DD"/>
    <w:rsid w:val="0079743F"/>
    <w:rsid w:val="0079783D"/>
    <w:rsid w:val="007978F1"/>
    <w:rsid w:val="00797C01"/>
    <w:rsid w:val="007A0034"/>
    <w:rsid w:val="007A015E"/>
    <w:rsid w:val="007A055C"/>
    <w:rsid w:val="007A0B4D"/>
    <w:rsid w:val="007A24FE"/>
    <w:rsid w:val="007A3087"/>
    <w:rsid w:val="007A3316"/>
    <w:rsid w:val="007A40B9"/>
    <w:rsid w:val="007A49AD"/>
    <w:rsid w:val="007A678A"/>
    <w:rsid w:val="007A6FA9"/>
    <w:rsid w:val="007A7E19"/>
    <w:rsid w:val="007B08DA"/>
    <w:rsid w:val="007B1787"/>
    <w:rsid w:val="007B1F74"/>
    <w:rsid w:val="007B29C6"/>
    <w:rsid w:val="007B348E"/>
    <w:rsid w:val="007B367D"/>
    <w:rsid w:val="007B36A1"/>
    <w:rsid w:val="007B37AA"/>
    <w:rsid w:val="007B3B5E"/>
    <w:rsid w:val="007B4534"/>
    <w:rsid w:val="007B5060"/>
    <w:rsid w:val="007B6AFC"/>
    <w:rsid w:val="007B70AA"/>
    <w:rsid w:val="007B70EF"/>
    <w:rsid w:val="007C0E0B"/>
    <w:rsid w:val="007C0F83"/>
    <w:rsid w:val="007C11DB"/>
    <w:rsid w:val="007C3111"/>
    <w:rsid w:val="007C52C0"/>
    <w:rsid w:val="007C5E93"/>
    <w:rsid w:val="007C629B"/>
    <w:rsid w:val="007C62CB"/>
    <w:rsid w:val="007C62E6"/>
    <w:rsid w:val="007C63E1"/>
    <w:rsid w:val="007C658C"/>
    <w:rsid w:val="007C6D63"/>
    <w:rsid w:val="007C6FF0"/>
    <w:rsid w:val="007D1193"/>
    <w:rsid w:val="007D227E"/>
    <w:rsid w:val="007D25FF"/>
    <w:rsid w:val="007D2F8F"/>
    <w:rsid w:val="007D33BB"/>
    <w:rsid w:val="007D35C3"/>
    <w:rsid w:val="007D3D58"/>
    <w:rsid w:val="007D4363"/>
    <w:rsid w:val="007D4B58"/>
    <w:rsid w:val="007D59A6"/>
    <w:rsid w:val="007D5BB3"/>
    <w:rsid w:val="007D6DC8"/>
    <w:rsid w:val="007D70AF"/>
    <w:rsid w:val="007E0710"/>
    <w:rsid w:val="007E16AD"/>
    <w:rsid w:val="007E1BCA"/>
    <w:rsid w:val="007E1FEF"/>
    <w:rsid w:val="007E2D3A"/>
    <w:rsid w:val="007E4ADA"/>
    <w:rsid w:val="007E5CC7"/>
    <w:rsid w:val="007F2360"/>
    <w:rsid w:val="007F2C6D"/>
    <w:rsid w:val="007F381E"/>
    <w:rsid w:val="007F3AE4"/>
    <w:rsid w:val="007F6235"/>
    <w:rsid w:val="007F63C1"/>
    <w:rsid w:val="007F6588"/>
    <w:rsid w:val="007F6811"/>
    <w:rsid w:val="007F6EF0"/>
    <w:rsid w:val="007F7B57"/>
    <w:rsid w:val="007F7C42"/>
    <w:rsid w:val="007F7DF2"/>
    <w:rsid w:val="0080040E"/>
    <w:rsid w:val="00800F9D"/>
    <w:rsid w:val="008010B2"/>
    <w:rsid w:val="00801936"/>
    <w:rsid w:val="00802671"/>
    <w:rsid w:val="00803B1F"/>
    <w:rsid w:val="00803C19"/>
    <w:rsid w:val="008048B2"/>
    <w:rsid w:val="00810A74"/>
    <w:rsid w:val="00810DBC"/>
    <w:rsid w:val="00810E4C"/>
    <w:rsid w:val="00811480"/>
    <w:rsid w:val="00812901"/>
    <w:rsid w:val="00813A5C"/>
    <w:rsid w:val="008149A4"/>
    <w:rsid w:val="00814AEB"/>
    <w:rsid w:val="00815955"/>
    <w:rsid w:val="008163F9"/>
    <w:rsid w:val="0081673F"/>
    <w:rsid w:val="00816B1F"/>
    <w:rsid w:val="00816E33"/>
    <w:rsid w:val="0081727F"/>
    <w:rsid w:val="008174E4"/>
    <w:rsid w:val="0081757F"/>
    <w:rsid w:val="0081768A"/>
    <w:rsid w:val="008177D7"/>
    <w:rsid w:val="00817CC7"/>
    <w:rsid w:val="00817F1D"/>
    <w:rsid w:val="00820324"/>
    <w:rsid w:val="00820489"/>
    <w:rsid w:val="0082077C"/>
    <w:rsid w:val="00820C0A"/>
    <w:rsid w:val="00820FDE"/>
    <w:rsid w:val="0082109C"/>
    <w:rsid w:val="00821632"/>
    <w:rsid w:val="00822276"/>
    <w:rsid w:val="0082261B"/>
    <w:rsid w:val="0082456E"/>
    <w:rsid w:val="0082463A"/>
    <w:rsid w:val="00826305"/>
    <w:rsid w:val="0082709E"/>
    <w:rsid w:val="00827A44"/>
    <w:rsid w:val="00830E46"/>
    <w:rsid w:val="008317D2"/>
    <w:rsid w:val="00832701"/>
    <w:rsid w:val="00832F58"/>
    <w:rsid w:val="00833338"/>
    <w:rsid w:val="00833881"/>
    <w:rsid w:val="008340BC"/>
    <w:rsid w:val="00835143"/>
    <w:rsid w:val="00835AE3"/>
    <w:rsid w:val="00836AAD"/>
    <w:rsid w:val="00837164"/>
    <w:rsid w:val="00841629"/>
    <w:rsid w:val="008434F7"/>
    <w:rsid w:val="008444BC"/>
    <w:rsid w:val="00844B82"/>
    <w:rsid w:val="008463AE"/>
    <w:rsid w:val="00846D4F"/>
    <w:rsid w:val="00850458"/>
    <w:rsid w:val="0085060D"/>
    <w:rsid w:val="00851930"/>
    <w:rsid w:val="00851F6E"/>
    <w:rsid w:val="00852073"/>
    <w:rsid w:val="008529DA"/>
    <w:rsid w:val="00853012"/>
    <w:rsid w:val="008538C0"/>
    <w:rsid w:val="0085496B"/>
    <w:rsid w:val="008557B3"/>
    <w:rsid w:val="00855C03"/>
    <w:rsid w:val="00856A62"/>
    <w:rsid w:val="00856DC1"/>
    <w:rsid w:val="008571D4"/>
    <w:rsid w:val="008576BB"/>
    <w:rsid w:val="008578DB"/>
    <w:rsid w:val="00857EAD"/>
    <w:rsid w:val="00857EC8"/>
    <w:rsid w:val="00864F10"/>
    <w:rsid w:val="008655FE"/>
    <w:rsid w:val="0086751D"/>
    <w:rsid w:val="008677ED"/>
    <w:rsid w:val="00867C8C"/>
    <w:rsid w:val="00870164"/>
    <w:rsid w:val="00870CC0"/>
    <w:rsid w:val="00872104"/>
    <w:rsid w:val="0087252C"/>
    <w:rsid w:val="00872537"/>
    <w:rsid w:val="0087272E"/>
    <w:rsid w:val="008735E6"/>
    <w:rsid w:val="00873EC3"/>
    <w:rsid w:val="0087490A"/>
    <w:rsid w:val="0087535D"/>
    <w:rsid w:val="00875518"/>
    <w:rsid w:val="0087742F"/>
    <w:rsid w:val="00877577"/>
    <w:rsid w:val="00880270"/>
    <w:rsid w:val="008808AB"/>
    <w:rsid w:val="00880EF1"/>
    <w:rsid w:val="00881A23"/>
    <w:rsid w:val="008834C0"/>
    <w:rsid w:val="00885148"/>
    <w:rsid w:val="008851ED"/>
    <w:rsid w:val="008861B2"/>
    <w:rsid w:val="00887831"/>
    <w:rsid w:val="00890A67"/>
    <w:rsid w:val="008917EF"/>
    <w:rsid w:val="00891A3B"/>
    <w:rsid w:val="00891CDD"/>
    <w:rsid w:val="008920DF"/>
    <w:rsid w:val="00892275"/>
    <w:rsid w:val="00892E4C"/>
    <w:rsid w:val="008930B3"/>
    <w:rsid w:val="008932EA"/>
    <w:rsid w:val="0089441E"/>
    <w:rsid w:val="008960BA"/>
    <w:rsid w:val="008965CA"/>
    <w:rsid w:val="00896666"/>
    <w:rsid w:val="00896E1B"/>
    <w:rsid w:val="0089725E"/>
    <w:rsid w:val="008976F1"/>
    <w:rsid w:val="00897D0D"/>
    <w:rsid w:val="008A089A"/>
    <w:rsid w:val="008A20DE"/>
    <w:rsid w:val="008A2663"/>
    <w:rsid w:val="008A2FB7"/>
    <w:rsid w:val="008A3975"/>
    <w:rsid w:val="008A3A86"/>
    <w:rsid w:val="008A3FBA"/>
    <w:rsid w:val="008A50D8"/>
    <w:rsid w:val="008A6F99"/>
    <w:rsid w:val="008A7A3A"/>
    <w:rsid w:val="008B0D03"/>
    <w:rsid w:val="008B291C"/>
    <w:rsid w:val="008B2A8C"/>
    <w:rsid w:val="008B2BBB"/>
    <w:rsid w:val="008B5121"/>
    <w:rsid w:val="008B6A2B"/>
    <w:rsid w:val="008B6D94"/>
    <w:rsid w:val="008B6E08"/>
    <w:rsid w:val="008B6EF1"/>
    <w:rsid w:val="008B785F"/>
    <w:rsid w:val="008C1411"/>
    <w:rsid w:val="008C1A85"/>
    <w:rsid w:val="008C1CAE"/>
    <w:rsid w:val="008C1F72"/>
    <w:rsid w:val="008C2234"/>
    <w:rsid w:val="008C2FA8"/>
    <w:rsid w:val="008C3FB1"/>
    <w:rsid w:val="008C452B"/>
    <w:rsid w:val="008C5032"/>
    <w:rsid w:val="008D1714"/>
    <w:rsid w:val="008D2963"/>
    <w:rsid w:val="008D2A2A"/>
    <w:rsid w:val="008D343C"/>
    <w:rsid w:val="008D354F"/>
    <w:rsid w:val="008D39C3"/>
    <w:rsid w:val="008D4119"/>
    <w:rsid w:val="008D45A9"/>
    <w:rsid w:val="008D62A6"/>
    <w:rsid w:val="008D6FE6"/>
    <w:rsid w:val="008D73CD"/>
    <w:rsid w:val="008D79F1"/>
    <w:rsid w:val="008E027E"/>
    <w:rsid w:val="008E075C"/>
    <w:rsid w:val="008E075D"/>
    <w:rsid w:val="008E0B57"/>
    <w:rsid w:val="008E1F71"/>
    <w:rsid w:val="008E2112"/>
    <w:rsid w:val="008E33B7"/>
    <w:rsid w:val="008E5A81"/>
    <w:rsid w:val="008E5E17"/>
    <w:rsid w:val="008E5EE8"/>
    <w:rsid w:val="008E6732"/>
    <w:rsid w:val="008E6DA1"/>
    <w:rsid w:val="008F0172"/>
    <w:rsid w:val="008F06B9"/>
    <w:rsid w:val="008F108F"/>
    <w:rsid w:val="008F1FEC"/>
    <w:rsid w:val="008F2187"/>
    <w:rsid w:val="008F218D"/>
    <w:rsid w:val="008F2D6F"/>
    <w:rsid w:val="008F2D9E"/>
    <w:rsid w:val="008F3C32"/>
    <w:rsid w:val="008F3DDC"/>
    <w:rsid w:val="008F470D"/>
    <w:rsid w:val="008F59EA"/>
    <w:rsid w:val="008F63B5"/>
    <w:rsid w:val="009003C9"/>
    <w:rsid w:val="0090081D"/>
    <w:rsid w:val="00900893"/>
    <w:rsid w:val="00900A6F"/>
    <w:rsid w:val="009017B3"/>
    <w:rsid w:val="009017F6"/>
    <w:rsid w:val="00902785"/>
    <w:rsid w:val="00903ECA"/>
    <w:rsid w:val="009040B7"/>
    <w:rsid w:val="00904368"/>
    <w:rsid w:val="00904ACA"/>
    <w:rsid w:val="00904B54"/>
    <w:rsid w:val="009051EF"/>
    <w:rsid w:val="009058B6"/>
    <w:rsid w:val="009101B3"/>
    <w:rsid w:val="009101FB"/>
    <w:rsid w:val="009107A7"/>
    <w:rsid w:val="0091169E"/>
    <w:rsid w:val="00911FE6"/>
    <w:rsid w:val="0091308B"/>
    <w:rsid w:val="00913936"/>
    <w:rsid w:val="0091471A"/>
    <w:rsid w:val="00914CCE"/>
    <w:rsid w:val="00915D2D"/>
    <w:rsid w:val="00916300"/>
    <w:rsid w:val="00916D4B"/>
    <w:rsid w:val="00916F4C"/>
    <w:rsid w:val="00917D2C"/>
    <w:rsid w:val="0092078F"/>
    <w:rsid w:val="009227EC"/>
    <w:rsid w:val="0092290A"/>
    <w:rsid w:val="00922A82"/>
    <w:rsid w:val="00922E07"/>
    <w:rsid w:val="00923CB8"/>
    <w:rsid w:val="009240CD"/>
    <w:rsid w:val="00925185"/>
    <w:rsid w:val="00925536"/>
    <w:rsid w:val="0092644D"/>
    <w:rsid w:val="009268A8"/>
    <w:rsid w:val="0093081A"/>
    <w:rsid w:val="00930985"/>
    <w:rsid w:val="00930B9E"/>
    <w:rsid w:val="009317BF"/>
    <w:rsid w:val="009318CC"/>
    <w:rsid w:val="00931C06"/>
    <w:rsid w:val="009326FD"/>
    <w:rsid w:val="00933631"/>
    <w:rsid w:val="0093519D"/>
    <w:rsid w:val="009358AD"/>
    <w:rsid w:val="00936CE6"/>
    <w:rsid w:val="009378EF"/>
    <w:rsid w:val="00937C7A"/>
    <w:rsid w:val="00940AD9"/>
    <w:rsid w:val="00940EA7"/>
    <w:rsid w:val="009418AD"/>
    <w:rsid w:val="0094197B"/>
    <w:rsid w:val="00941987"/>
    <w:rsid w:val="00942BA4"/>
    <w:rsid w:val="00943FC2"/>
    <w:rsid w:val="009446F6"/>
    <w:rsid w:val="00946CC9"/>
    <w:rsid w:val="00950B67"/>
    <w:rsid w:val="009518DD"/>
    <w:rsid w:val="00952E29"/>
    <w:rsid w:val="00953358"/>
    <w:rsid w:val="00953D7A"/>
    <w:rsid w:val="00953FEE"/>
    <w:rsid w:val="0095424F"/>
    <w:rsid w:val="009545FB"/>
    <w:rsid w:val="00954BC0"/>
    <w:rsid w:val="009566FC"/>
    <w:rsid w:val="0096003E"/>
    <w:rsid w:val="00960373"/>
    <w:rsid w:val="00960A3A"/>
    <w:rsid w:val="00960F27"/>
    <w:rsid w:val="009618E8"/>
    <w:rsid w:val="00961D81"/>
    <w:rsid w:val="009626A2"/>
    <w:rsid w:val="009633BC"/>
    <w:rsid w:val="009633BD"/>
    <w:rsid w:val="0096411E"/>
    <w:rsid w:val="00965052"/>
    <w:rsid w:val="0096600F"/>
    <w:rsid w:val="0096671E"/>
    <w:rsid w:val="0096672E"/>
    <w:rsid w:val="00966BBE"/>
    <w:rsid w:val="00966C6D"/>
    <w:rsid w:val="0097193C"/>
    <w:rsid w:val="00971CB3"/>
    <w:rsid w:val="00971E01"/>
    <w:rsid w:val="009729F7"/>
    <w:rsid w:val="009737ED"/>
    <w:rsid w:val="00973B36"/>
    <w:rsid w:val="00974F19"/>
    <w:rsid w:val="0097601B"/>
    <w:rsid w:val="00977009"/>
    <w:rsid w:val="009802F2"/>
    <w:rsid w:val="00981307"/>
    <w:rsid w:val="009823BE"/>
    <w:rsid w:val="009837BF"/>
    <w:rsid w:val="0098416D"/>
    <w:rsid w:val="00984371"/>
    <w:rsid w:val="00985626"/>
    <w:rsid w:val="009860F0"/>
    <w:rsid w:val="00986437"/>
    <w:rsid w:val="00986BCD"/>
    <w:rsid w:val="00986FC9"/>
    <w:rsid w:val="0099059D"/>
    <w:rsid w:val="009926A1"/>
    <w:rsid w:val="00992CB7"/>
    <w:rsid w:val="00993E5A"/>
    <w:rsid w:val="00994255"/>
    <w:rsid w:val="0099496A"/>
    <w:rsid w:val="00994DAB"/>
    <w:rsid w:val="00994F85"/>
    <w:rsid w:val="009954B6"/>
    <w:rsid w:val="00995936"/>
    <w:rsid w:val="00995951"/>
    <w:rsid w:val="00996973"/>
    <w:rsid w:val="009973DD"/>
    <w:rsid w:val="00997F17"/>
    <w:rsid w:val="00997FB2"/>
    <w:rsid w:val="009A010D"/>
    <w:rsid w:val="009A1201"/>
    <w:rsid w:val="009A1372"/>
    <w:rsid w:val="009A185D"/>
    <w:rsid w:val="009A1971"/>
    <w:rsid w:val="009A44C7"/>
    <w:rsid w:val="009A5407"/>
    <w:rsid w:val="009A5AB4"/>
    <w:rsid w:val="009A682C"/>
    <w:rsid w:val="009A7DF7"/>
    <w:rsid w:val="009A7F45"/>
    <w:rsid w:val="009B17A8"/>
    <w:rsid w:val="009B2302"/>
    <w:rsid w:val="009B2DA8"/>
    <w:rsid w:val="009B7160"/>
    <w:rsid w:val="009B797A"/>
    <w:rsid w:val="009C03DF"/>
    <w:rsid w:val="009C08B8"/>
    <w:rsid w:val="009C0AB9"/>
    <w:rsid w:val="009C10DD"/>
    <w:rsid w:val="009C1D1F"/>
    <w:rsid w:val="009C2474"/>
    <w:rsid w:val="009C2800"/>
    <w:rsid w:val="009C2C55"/>
    <w:rsid w:val="009C3204"/>
    <w:rsid w:val="009C3F6C"/>
    <w:rsid w:val="009C73EE"/>
    <w:rsid w:val="009C766C"/>
    <w:rsid w:val="009C7CDE"/>
    <w:rsid w:val="009D02B3"/>
    <w:rsid w:val="009D136A"/>
    <w:rsid w:val="009D15F8"/>
    <w:rsid w:val="009D1A22"/>
    <w:rsid w:val="009D2568"/>
    <w:rsid w:val="009D3084"/>
    <w:rsid w:val="009D377E"/>
    <w:rsid w:val="009D442D"/>
    <w:rsid w:val="009D4570"/>
    <w:rsid w:val="009D53C9"/>
    <w:rsid w:val="009D58E3"/>
    <w:rsid w:val="009D62FD"/>
    <w:rsid w:val="009D7946"/>
    <w:rsid w:val="009D7A33"/>
    <w:rsid w:val="009E0C1E"/>
    <w:rsid w:val="009E20CB"/>
    <w:rsid w:val="009E256F"/>
    <w:rsid w:val="009E25C6"/>
    <w:rsid w:val="009E5024"/>
    <w:rsid w:val="009E54E0"/>
    <w:rsid w:val="009E6796"/>
    <w:rsid w:val="009E6CDA"/>
    <w:rsid w:val="009E7427"/>
    <w:rsid w:val="009E7AB4"/>
    <w:rsid w:val="009E7BB7"/>
    <w:rsid w:val="009E7EB6"/>
    <w:rsid w:val="009F128D"/>
    <w:rsid w:val="009F194F"/>
    <w:rsid w:val="009F22A8"/>
    <w:rsid w:val="009F24AC"/>
    <w:rsid w:val="009F3707"/>
    <w:rsid w:val="009F44FC"/>
    <w:rsid w:val="009F4A62"/>
    <w:rsid w:val="009F5417"/>
    <w:rsid w:val="009F5780"/>
    <w:rsid w:val="009F6145"/>
    <w:rsid w:val="009F617E"/>
    <w:rsid w:val="009F70AF"/>
    <w:rsid w:val="009F7353"/>
    <w:rsid w:val="009F7536"/>
    <w:rsid w:val="00A004DD"/>
    <w:rsid w:val="00A008ED"/>
    <w:rsid w:val="00A04810"/>
    <w:rsid w:val="00A04E02"/>
    <w:rsid w:val="00A0596B"/>
    <w:rsid w:val="00A065CE"/>
    <w:rsid w:val="00A066E2"/>
    <w:rsid w:val="00A067C9"/>
    <w:rsid w:val="00A077C7"/>
    <w:rsid w:val="00A07A3B"/>
    <w:rsid w:val="00A10C0D"/>
    <w:rsid w:val="00A11F24"/>
    <w:rsid w:val="00A13EC9"/>
    <w:rsid w:val="00A14BCA"/>
    <w:rsid w:val="00A15018"/>
    <w:rsid w:val="00A154F4"/>
    <w:rsid w:val="00A159B4"/>
    <w:rsid w:val="00A15D33"/>
    <w:rsid w:val="00A15DDE"/>
    <w:rsid w:val="00A15F8E"/>
    <w:rsid w:val="00A167B0"/>
    <w:rsid w:val="00A174EF"/>
    <w:rsid w:val="00A207F9"/>
    <w:rsid w:val="00A22167"/>
    <w:rsid w:val="00A22211"/>
    <w:rsid w:val="00A22C10"/>
    <w:rsid w:val="00A238B1"/>
    <w:rsid w:val="00A2409F"/>
    <w:rsid w:val="00A241FC"/>
    <w:rsid w:val="00A2430F"/>
    <w:rsid w:val="00A2494E"/>
    <w:rsid w:val="00A24E4E"/>
    <w:rsid w:val="00A3044B"/>
    <w:rsid w:val="00A30D1B"/>
    <w:rsid w:val="00A30FD7"/>
    <w:rsid w:val="00A31FC9"/>
    <w:rsid w:val="00A32B91"/>
    <w:rsid w:val="00A32D19"/>
    <w:rsid w:val="00A3300D"/>
    <w:rsid w:val="00A330C7"/>
    <w:rsid w:val="00A33C54"/>
    <w:rsid w:val="00A3495E"/>
    <w:rsid w:val="00A35B4A"/>
    <w:rsid w:val="00A35C9A"/>
    <w:rsid w:val="00A35F8C"/>
    <w:rsid w:val="00A36214"/>
    <w:rsid w:val="00A36907"/>
    <w:rsid w:val="00A36DD0"/>
    <w:rsid w:val="00A37FD7"/>
    <w:rsid w:val="00A4078A"/>
    <w:rsid w:val="00A42281"/>
    <w:rsid w:val="00A432E5"/>
    <w:rsid w:val="00A46B26"/>
    <w:rsid w:val="00A472E1"/>
    <w:rsid w:val="00A50F70"/>
    <w:rsid w:val="00A50FF4"/>
    <w:rsid w:val="00A51EB5"/>
    <w:rsid w:val="00A51F81"/>
    <w:rsid w:val="00A521A4"/>
    <w:rsid w:val="00A522BB"/>
    <w:rsid w:val="00A524CB"/>
    <w:rsid w:val="00A529F1"/>
    <w:rsid w:val="00A5377F"/>
    <w:rsid w:val="00A556D1"/>
    <w:rsid w:val="00A557B6"/>
    <w:rsid w:val="00A55D4D"/>
    <w:rsid w:val="00A56DD7"/>
    <w:rsid w:val="00A56EA1"/>
    <w:rsid w:val="00A60047"/>
    <w:rsid w:val="00A60F10"/>
    <w:rsid w:val="00A61889"/>
    <w:rsid w:val="00A61D04"/>
    <w:rsid w:val="00A6201F"/>
    <w:rsid w:val="00A64985"/>
    <w:rsid w:val="00A64CE1"/>
    <w:rsid w:val="00A652BD"/>
    <w:rsid w:val="00A661B4"/>
    <w:rsid w:val="00A668C2"/>
    <w:rsid w:val="00A70117"/>
    <w:rsid w:val="00A713E8"/>
    <w:rsid w:val="00A72F5A"/>
    <w:rsid w:val="00A7454F"/>
    <w:rsid w:val="00A75CF9"/>
    <w:rsid w:val="00A76F6E"/>
    <w:rsid w:val="00A779C2"/>
    <w:rsid w:val="00A8071C"/>
    <w:rsid w:val="00A80741"/>
    <w:rsid w:val="00A8106D"/>
    <w:rsid w:val="00A810F0"/>
    <w:rsid w:val="00A82282"/>
    <w:rsid w:val="00A83366"/>
    <w:rsid w:val="00A8352B"/>
    <w:rsid w:val="00A83CC7"/>
    <w:rsid w:val="00A842E4"/>
    <w:rsid w:val="00A8453D"/>
    <w:rsid w:val="00A865C6"/>
    <w:rsid w:val="00A874DB"/>
    <w:rsid w:val="00A9153E"/>
    <w:rsid w:val="00A917F1"/>
    <w:rsid w:val="00A91E90"/>
    <w:rsid w:val="00A92282"/>
    <w:rsid w:val="00A92385"/>
    <w:rsid w:val="00A92B02"/>
    <w:rsid w:val="00A94005"/>
    <w:rsid w:val="00A95725"/>
    <w:rsid w:val="00A96A90"/>
    <w:rsid w:val="00A96F5F"/>
    <w:rsid w:val="00A976A5"/>
    <w:rsid w:val="00AA1C12"/>
    <w:rsid w:val="00AA242B"/>
    <w:rsid w:val="00AA2D1A"/>
    <w:rsid w:val="00AA2ED2"/>
    <w:rsid w:val="00AA30F5"/>
    <w:rsid w:val="00AA387A"/>
    <w:rsid w:val="00AA4E24"/>
    <w:rsid w:val="00AA4FFF"/>
    <w:rsid w:val="00AA5FE6"/>
    <w:rsid w:val="00AA6EDD"/>
    <w:rsid w:val="00AA75E6"/>
    <w:rsid w:val="00AA7BEC"/>
    <w:rsid w:val="00AB02E8"/>
    <w:rsid w:val="00AB03AA"/>
    <w:rsid w:val="00AB08D4"/>
    <w:rsid w:val="00AB0A28"/>
    <w:rsid w:val="00AB0F4D"/>
    <w:rsid w:val="00AB1361"/>
    <w:rsid w:val="00AB1764"/>
    <w:rsid w:val="00AB1F4A"/>
    <w:rsid w:val="00AB25DD"/>
    <w:rsid w:val="00AB33AB"/>
    <w:rsid w:val="00AB3DCB"/>
    <w:rsid w:val="00AB5CB8"/>
    <w:rsid w:val="00AB5DA4"/>
    <w:rsid w:val="00AB6177"/>
    <w:rsid w:val="00AB6ECD"/>
    <w:rsid w:val="00AB743E"/>
    <w:rsid w:val="00AC135E"/>
    <w:rsid w:val="00AC2818"/>
    <w:rsid w:val="00AC2ECF"/>
    <w:rsid w:val="00AC4035"/>
    <w:rsid w:val="00AC6A38"/>
    <w:rsid w:val="00AC6A76"/>
    <w:rsid w:val="00AD16DF"/>
    <w:rsid w:val="00AD1882"/>
    <w:rsid w:val="00AD1D5E"/>
    <w:rsid w:val="00AD2838"/>
    <w:rsid w:val="00AD53BD"/>
    <w:rsid w:val="00AD5672"/>
    <w:rsid w:val="00AD567F"/>
    <w:rsid w:val="00AD68B0"/>
    <w:rsid w:val="00AD6E57"/>
    <w:rsid w:val="00AD7A9A"/>
    <w:rsid w:val="00AE149C"/>
    <w:rsid w:val="00AE2EE7"/>
    <w:rsid w:val="00AE3B32"/>
    <w:rsid w:val="00AE4FB1"/>
    <w:rsid w:val="00AE4FCE"/>
    <w:rsid w:val="00AE56E0"/>
    <w:rsid w:val="00AE57DB"/>
    <w:rsid w:val="00AE625C"/>
    <w:rsid w:val="00AE69A1"/>
    <w:rsid w:val="00AE7A8C"/>
    <w:rsid w:val="00AF16FF"/>
    <w:rsid w:val="00AF3412"/>
    <w:rsid w:val="00AF5DD1"/>
    <w:rsid w:val="00AF73E8"/>
    <w:rsid w:val="00AF7BCF"/>
    <w:rsid w:val="00B02A12"/>
    <w:rsid w:val="00B03282"/>
    <w:rsid w:val="00B04681"/>
    <w:rsid w:val="00B0481F"/>
    <w:rsid w:val="00B057FE"/>
    <w:rsid w:val="00B07CAC"/>
    <w:rsid w:val="00B110FD"/>
    <w:rsid w:val="00B1231E"/>
    <w:rsid w:val="00B12CF4"/>
    <w:rsid w:val="00B13A25"/>
    <w:rsid w:val="00B14838"/>
    <w:rsid w:val="00B14D68"/>
    <w:rsid w:val="00B165E8"/>
    <w:rsid w:val="00B16B50"/>
    <w:rsid w:val="00B16C49"/>
    <w:rsid w:val="00B202F8"/>
    <w:rsid w:val="00B20338"/>
    <w:rsid w:val="00B21235"/>
    <w:rsid w:val="00B21A45"/>
    <w:rsid w:val="00B21F04"/>
    <w:rsid w:val="00B24814"/>
    <w:rsid w:val="00B2538A"/>
    <w:rsid w:val="00B25E24"/>
    <w:rsid w:val="00B2636B"/>
    <w:rsid w:val="00B27962"/>
    <w:rsid w:val="00B30303"/>
    <w:rsid w:val="00B3093D"/>
    <w:rsid w:val="00B312DF"/>
    <w:rsid w:val="00B316B2"/>
    <w:rsid w:val="00B31BBA"/>
    <w:rsid w:val="00B32192"/>
    <w:rsid w:val="00B32302"/>
    <w:rsid w:val="00B32387"/>
    <w:rsid w:val="00B323B4"/>
    <w:rsid w:val="00B32593"/>
    <w:rsid w:val="00B32F0E"/>
    <w:rsid w:val="00B33385"/>
    <w:rsid w:val="00B33993"/>
    <w:rsid w:val="00B34128"/>
    <w:rsid w:val="00B346E6"/>
    <w:rsid w:val="00B34856"/>
    <w:rsid w:val="00B3510B"/>
    <w:rsid w:val="00B355A6"/>
    <w:rsid w:val="00B35D6D"/>
    <w:rsid w:val="00B3640E"/>
    <w:rsid w:val="00B36B7D"/>
    <w:rsid w:val="00B41C3D"/>
    <w:rsid w:val="00B41D15"/>
    <w:rsid w:val="00B4207F"/>
    <w:rsid w:val="00B4239A"/>
    <w:rsid w:val="00B4253D"/>
    <w:rsid w:val="00B4260B"/>
    <w:rsid w:val="00B42F4F"/>
    <w:rsid w:val="00B43B4A"/>
    <w:rsid w:val="00B46D5C"/>
    <w:rsid w:val="00B4746A"/>
    <w:rsid w:val="00B47693"/>
    <w:rsid w:val="00B510DF"/>
    <w:rsid w:val="00B5171A"/>
    <w:rsid w:val="00B51B6A"/>
    <w:rsid w:val="00B51B9C"/>
    <w:rsid w:val="00B51F5E"/>
    <w:rsid w:val="00B52FC2"/>
    <w:rsid w:val="00B538C2"/>
    <w:rsid w:val="00B54034"/>
    <w:rsid w:val="00B544F9"/>
    <w:rsid w:val="00B55676"/>
    <w:rsid w:val="00B55F36"/>
    <w:rsid w:val="00B56527"/>
    <w:rsid w:val="00B567BC"/>
    <w:rsid w:val="00B57011"/>
    <w:rsid w:val="00B6035D"/>
    <w:rsid w:val="00B60A7C"/>
    <w:rsid w:val="00B61EE1"/>
    <w:rsid w:val="00B640FE"/>
    <w:rsid w:val="00B6439E"/>
    <w:rsid w:val="00B648F1"/>
    <w:rsid w:val="00B64DE6"/>
    <w:rsid w:val="00B66EA9"/>
    <w:rsid w:val="00B66EAB"/>
    <w:rsid w:val="00B67FA4"/>
    <w:rsid w:val="00B706FD"/>
    <w:rsid w:val="00B70D72"/>
    <w:rsid w:val="00B7137F"/>
    <w:rsid w:val="00B71C30"/>
    <w:rsid w:val="00B71CFA"/>
    <w:rsid w:val="00B71FBE"/>
    <w:rsid w:val="00B72B99"/>
    <w:rsid w:val="00B74644"/>
    <w:rsid w:val="00B77EC8"/>
    <w:rsid w:val="00B80448"/>
    <w:rsid w:val="00B808A6"/>
    <w:rsid w:val="00B8110E"/>
    <w:rsid w:val="00B8195B"/>
    <w:rsid w:val="00B82695"/>
    <w:rsid w:val="00B82AAD"/>
    <w:rsid w:val="00B83295"/>
    <w:rsid w:val="00B83990"/>
    <w:rsid w:val="00B8480E"/>
    <w:rsid w:val="00B9065D"/>
    <w:rsid w:val="00B91155"/>
    <w:rsid w:val="00B9159E"/>
    <w:rsid w:val="00B92E39"/>
    <w:rsid w:val="00B93AC0"/>
    <w:rsid w:val="00B9433B"/>
    <w:rsid w:val="00B947FA"/>
    <w:rsid w:val="00B94DBF"/>
    <w:rsid w:val="00B95202"/>
    <w:rsid w:val="00B95EB5"/>
    <w:rsid w:val="00B95F4E"/>
    <w:rsid w:val="00B96572"/>
    <w:rsid w:val="00B96613"/>
    <w:rsid w:val="00B96635"/>
    <w:rsid w:val="00B96A1A"/>
    <w:rsid w:val="00B96FFC"/>
    <w:rsid w:val="00BA25B5"/>
    <w:rsid w:val="00BA3EC2"/>
    <w:rsid w:val="00BA42B7"/>
    <w:rsid w:val="00BA4BDF"/>
    <w:rsid w:val="00BA59C6"/>
    <w:rsid w:val="00BA5C74"/>
    <w:rsid w:val="00BA62C8"/>
    <w:rsid w:val="00BA6A15"/>
    <w:rsid w:val="00BA74F7"/>
    <w:rsid w:val="00BA78BC"/>
    <w:rsid w:val="00BA7A44"/>
    <w:rsid w:val="00BA7E85"/>
    <w:rsid w:val="00BB00C7"/>
    <w:rsid w:val="00BB0452"/>
    <w:rsid w:val="00BB1252"/>
    <w:rsid w:val="00BB28E6"/>
    <w:rsid w:val="00BB2CBC"/>
    <w:rsid w:val="00BB2EBB"/>
    <w:rsid w:val="00BB36FE"/>
    <w:rsid w:val="00BB4479"/>
    <w:rsid w:val="00BB44C8"/>
    <w:rsid w:val="00BB4ACD"/>
    <w:rsid w:val="00BB57E4"/>
    <w:rsid w:val="00BB61BC"/>
    <w:rsid w:val="00BB732B"/>
    <w:rsid w:val="00BB76DC"/>
    <w:rsid w:val="00BB7F7C"/>
    <w:rsid w:val="00BC0CAD"/>
    <w:rsid w:val="00BC2462"/>
    <w:rsid w:val="00BC2693"/>
    <w:rsid w:val="00BC26A8"/>
    <w:rsid w:val="00BC276C"/>
    <w:rsid w:val="00BC2789"/>
    <w:rsid w:val="00BC2A25"/>
    <w:rsid w:val="00BC33B8"/>
    <w:rsid w:val="00BC3F00"/>
    <w:rsid w:val="00BC4542"/>
    <w:rsid w:val="00BC45F2"/>
    <w:rsid w:val="00BC5245"/>
    <w:rsid w:val="00BC7DA2"/>
    <w:rsid w:val="00BD0D16"/>
    <w:rsid w:val="00BD30D5"/>
    <w:rsid w:val="00BD379A"/>
    <w:rsid w:val="00BD3E6D"/>
    <w:rsid w:val="00BD4F92"/>
    <w:rsid w:val="00BD5517"/>
    <w:rsid w:val="00BD6ADC"/>
    <w:rsid w:val="00BD6AE8"/>
    <w:rsid w:val="00BD6AFA"/>
    <w:rsid w:val="00BD6BE5"/>
    <w:rsid w:val="00BE0F12"/>
    <w:rsid w:val="00BE1AD8"/>
    <w:rsid w:val="00BE33D9"/>
    <w:rsid w:val="00BE3ACA"/>
    <w:rsid w:val="00BE4B7A"/>
    <w:rsid w:val="00BE651E"/>
    <w:rsid w:val="00BE6ADF"/>
    <w:rsid w:val="00BE6FF5"/>
    <w:rsid w:val="00BF1144"/>
    <w:rsid w:val="00BF1B4C"/>
    <w:rsid w:val="00BF1D0B"/>
    <w:rsid w:val="00BF1F15"/>
    <w:rsid w:val="00BF33F0"/>
    <w:rsid w:val="00BF496D"/>
    <w:rsid w:val="00BF5CDA"/>
    <w:rsid w:val="00C02843"/>
    <w:rsid w:val="00C02B0E"/>
    <w:rsid w:val="00C036B4"/>
    <w:rsid w:val="00C040F5"/>
    <w:rsid w:val="00C04AF3"/>
    <w:rsid w:val="00C051EA"/>
    <w:rsid w:val="00C05768"/>
    <w:rsid w:val="00C05F0C"/>
    <w:rsid w:val="00C06614"/>
    <w:rsid w:val="00C06E32"/>
    <w:rsid w:val="00C10161"/>
    <w:rsid w:val="00C10239"/>
    <w:rsid w:val="00C10663"/>
    <w:rsid w:val="00C10EB5"/>
    <w:rsid w:val="00C10EB8"/>
    <w:rsid w:val="00C12213"/>
    <w:rsid w:val="00C12738"/>
    <w:rsid w:val="00C1386E"/>
    <w:rsid w:val="00C14DDA"/>
    <w:rsid w:val="00C14E18"/>
    <w:rsid w:val="00C15E44"/>
    <w:rsid w:val="00C15EA4"/>
    <w:rsid w:val="00C16DE3"/>
    <w:rsid w:val="00C17902"/>
    <w:rsid w:val="00C17ADF"/>
    <w:rsid w:val="00C2181D"/>
    <w:rsid w:val="00C21CCA"/>
    <w:rsid w:val="00C2219A"/>
    <w:rsid w:val="00C221FF"/>
    <w:rsid w:val="00C22A8E"/>
    <w:rsid w:val="00C24653"/>
    <w:rsid w:val="00C25617"/>
    <w:rsid w:val="00C25B93"/>
    <w:rsid w:val="00C27EAE"/>
    <w:rsid w:val="00C3013E"/>
    <w:rsid w:val="00C329A1"/>
    <w:rsid w:val="00C32E89"/>
    <w:rsid w:val="00C3303C"/>
    <w:rsid w:val="00C332DC"/>
    <w:rsid w:val="00C33382"/>
    <w:rsid w:val="00C34023"/>
    <w:rsid w:val="00C37258"/>
    <w:rsid w:val="00C40A3C"/>
    <w:rsid w:val="00C4300D"/>
    <w:rsid w:val="00C4402E"/>
    <w:rsid w:val="00C45627"/>
    <w:rsid w:val="00C4777A"/>
    <w:rsid w:val="00C5044A"/>
    <w:rsid w:val="00C50615"/>
    <w:rsid w:val="00C5080E"/>
    <w:rsid w:val="00C51F61"/>
    <w:rsid w:val="00C522E2"/>
    <w:rsid w:val="00C5431B"/>
    <w:rsid w:val="00C550A7"/>
    <w:rsid w:val="00C55337"/>
    <w:rsid w:val="00C55C1B"/>
    <w:rsid w:val="00C56B06"/>
    <w:rsid w:val="00C571DC"/>
    <w:rsid w:val="00C60031"/>
    <w:rsid w:val="00C61540"/>
    <w:rsid w:val="00C62777"/>
    <w:rsid w:val="00C62BDC"/>
    <w:rsid w:val="00C62EBF"/>
    <w:rsid w:val="00C63280"/>
    <w:rsid w:val="00C6429A"/>
    <w:rsid w:val="00C64DBE"/>
    <w:rsid w:val="00C64FCF"/>
    <w:rsid w:val="00C65341"/>
    <w:rsid w:val="00C66351"/>
    <w:rsid w:val="00C6666A"/>
    <w:rsid w:val="00C67BFE"/>
    <w:rsid w:val="00C7024A"/>
    <w:rsid w:val="00C70664"/>
    <w:rsid w:val="00C70956"/>
    <w:rsid w:val="00C72B37"/>
    <w:rsid w:val="00C748AB"/>
    <w:rsid w:val="00C7503F"/>
    <w:rsid w:val="00C75B1C"/>
    <w:rsid w:val="00C75DD6"/>
    <w:rsid w:val="00C763BC"/>
    <w:rsid w:val="00C76A58"/>
    <w:rsid w:val="00C76CCD"/>
    <w:rsid w:val="00C76DFA"/>
    <w:rsid w:val="00C77019"/>
    <w:rsid w:val="00C777E6"/>
    <w:rsid w:val="00C77E3B"/>
    <w:rsid w:val="00C80A40"/>
    <w:rsid w:val="00C81674"/>
    <w:rsid w:val="00C818C9"/>
    <w:rsid w:val="00C81C05"/>
    <w:rsid w:val="00C82779"/>
    <w:rsid w:val="00C82BA8"/>
    <w:rsid w:val="00C84CD6"/>
    <w:rsid w:val="00C8628E"/>
    <w:rsid w:val="00C86848"/>
    <w:rsid w:val="00C86C6A"/>
    <w:rsid w:val="00C86CEA"/>
    <w:rsid w:val="00C90A6B"/>
    <w:rsid w:val="00C918BF"/>
    <w:rsid w:val="00C927FB"/>
    <w:rsid w:val="00C93222"/>
    <w:rsid w:val="00C934EC"/>
    <w:rsid w:val="00C93D6D"/>
    <w:rsid w:val="00C94817"/>
    <w:rsid w:val="00C94E9C"/>
    <w:rsid w:val="00C9649A"/>
    <w:rsid w:val="00C96DF7"/>
    <w:rsid w:val="00C96F5E"/>
    <w:rsid w:val="00CA0557"/>
    <w:rsid w:val="00CA174B"/>
    <w:rsid w:val="00CA3548"/>
    <w:rsid w:val="00CA3E72"/>
    <w:rsid w:val="00CA6C74"/>
    <w:rsid w:val="00CB047B"/>
    <w:rsid w:val="00CB147F"/>
    <w:rsid w:val="00CB2423"/>
    <w:rsid w:val="00CB4261"/>
    <w:rsid w:val="00CB5E03"/>
    <w:rsid w:val="00CB753D"/>
    <w:rsid w:val="00CB7C3C"/>
    <w:rsid w:val="00CB7C8F"/>
    <w:rsid w:val="00CB7D0E"/>
    <w:rsid w:val="00CC086C"/>
    <w:rsid w:val="00CC08CD"/>
    <w:rsid w:val="00CC09FE"/>
    <w:rsid w:val="00CC0E52"/>
    <w:rsid w:val="00CC27ED"/>
    <w:rsid w:val="00CC2C35"/>
    <w:rsid w:val="00CC3C66"/>
    <w:rsid w:val="00CC42C6"/>
    <w:rsid w:val="00CC4A64"/>
    <w:rsid w:val="00CC4AFB"/>
    <w:rsid w:val="00CC515F"/>
    <w:rsid w:val="00CC5725"/>
    <w:rsid w:val="00CC7D4E"/>
    <w:rsid w:val="00CD0712"/>
    <w:rsid w:val="00CD0A26"/>
    <w:rsid w:val="00CD0EFE"/>
    <w:rsid w:val="00CD14A8"/>
    <w:rsid w:val="00CD16CB"/>
    <w:rsid w:val="00CD18FA"/>
    <w:rsid w:val="00CD1F15"/>
    <w:rsid w:val="00CD2D76"/>
    <w:rsid w:val="00CD3E1B"/>
    <w:rsid w:val="00CD450C"/>
    <w:rsid w:val="00CD5972"/>
    <w:rsid w:val="00CD5E03"/>
    <w:rsid w:val="00CD6EB4"/>
    <w:rsid w:val="00CD72FC"/>
    <w:rsid w:val="00CD733F"/>
    <w:rsid w:val="00CE0F95"/>
    <w:rsid w:val="00CE111B"/>
    <w:rsid w:val="00CE1C6E"/>
    <w:rsid w:val="00CE200B"/>
    <w:rsid w:val="00CE27EF"/>
    <w:rsid w:val="00CE3F26"/>
    <w:rsid w:val="00CE5310"/>
    <w:rsid w:val="00CE5521"/>
    <w:rsid w:val="00CE6E86"/>
    <w:rsid w:val="00CE7657"/>
    <w:rsid w:val="00CE779B"/>
    <w:rsid w:val="00CE783D"/>
    <w:rsid w:val="00CE79E7"/>
    <w:rsid w:val="00CF1029"/>
    <w:rsid w:val="00CF1108"/>
    <w:rsid w:val="00CF1208"/>
    <w:rsid w:val="00CF1413"/>
    <w:rsid w:val="00CF178E"/>
    <w:rsid w:val="00CF2255"/>
    <w:rsid w:val="00CF39A9"/>
    <w:rsid w:val="00CF3FB4"/>
    <w:rsid w:val="00CF4294"/>
    <w:rsid w:val="00CF4734"/>
    <w:rsid w:val="00CF4D26"/>
    <w:rsid w:val="00CF588B"/>
    <w:rsid w:val="00CF5AD3"/>
    <w:rsid w:val="00CF6E3A"/>
    <w:rsid w:val="00CF7833"/>
    <w:rsid w:val="00D01B63"/>
    <w:rsid w:val="00D02994"/>
    <w:rsid w:val="00D02A87"/>
    <w:rsid w:val="00D03EEE"/>
    <w:rsid w:val="00D050D8"/>
    <w:rsid w:val="00D0577B"/>
    <w:rsid w:val="00D059E0"/>
    <w:rsid w:val="00D05D96"/>
    <w:rsid w:val="00D07193"/>
    <w:rsid w:val="00D073B4"/>
    <w:rsid w:val="00D0758D"/>
    <w:rsid w:val="00D10745"/>
    <w:rsid w:val="00D10EF1"/>
    <w:rsid w:val="00D112FA"/>
    <w:rsid w:val="00D13364"/>
    <w:rsid w:val="00D14509"/>
    <w:rsid w:val="00D151B5"/>
    <w:rsid w:val="00D1592D"/>
    <w:rsid w:val="00D15D7D"/>
    <w:rsid w:val="00D16026"/>
    <w:rsid w:val="00D16F59"/>
    <w:rsid w:val="00D200AC"/>
    <w:rsid w:val="00D2010B"/>
    <w:rsid w:val="00D20A43"/>
    <w:rsid w:val="00D2109A"/>
    <w:rsid w:val="00D21365"/>
    <w:rsid w:val="00D217CC"/>
    <w:rsid w:val="00D22CD0"/>
    <w:rsid w:val="00D23348"/>
    <w:rsid w:val="00D23F34"/>
    <w:rsid w:val="00D2458E"/>
    <w:rsid w:val="00D24B95"/>
    <w:rsid w:val="00D251DF"/>
    <w:rsid w:val="00D25331"/>
    <w:rsid w:val="00D256B2"/>
    <w:rsid w:val="00D25B79"/>
    <w:rsid w:val="00D25BED"/>
    <w:rsid w:val="00D2624A"/>
    <w:rsid w:val="00D267E5"/>
    <w:rsid w:val="00D27082"/>
    <w:rsid w:val="00D307B9"/>
    <w:rsid w:val="00D307BC"/>
    <w:rsid w:val="00D31A29"/>
    <w:rsid w:val="00D3277F"/>
    <w:rsid w:val="00D3351E"/>
    <w:rsid w:val="00D34E43"/>
    <w:rsid w:val="00D35264"/>
    <w:rsid w:val="00D35355"/>
    <w:rsid w:val="00D35B3C"/>
    <w:rsid w:val="00D3616C"/>
    <w:rsid w:val="00D361D7"/>
    <w:rsid w:val="00D3629A"/>
    <w:rsid w:val="00D36D82"/>
    <w:rsid w:val="00D371FF"/>
    <w:rsid w:val="00D40C75"/>
    <w:rsid w:val="00D43026"/>
    <w:rsid w:val="00D450EC"/>
    <w:rsid w:val="00D453BC"/>
    <w:rsid w:val="00D460E4"/>
    <w:rsid w:val="00D4680C"/>
    <w:rsid w:val="00D50221"/>
    <w:rsid w:val="00D505C7"/>
    <w:rsid w:val="00D5087F"/>
    <w:rsid w:val="00D52396"/>
    <w:rsid w:val="00D53028"/>
    <w:rsid w:val="00D53808"/>
    <w:rsid w:val="00D53835"/>
    <w:rsid w:val="00D54130"/>
    <w:rsid w:val="00D548C0"/>
    <w:rsid w:val="00D54A70"/>
    <w:rsid w:val="00D550AB"/>
    <w:rsid w:val="00D55292"/>
    <w:rsid w:val="00D553A6"/>
    <w:rsid w:val="00D55685"/>
    <w:rsid w:val="00D56789"/>
    <w:rsid w:val="00D572DC"/>
    <w:rsid w:val="00D60252"/>
    <w:rsid w:val="00D60DC1"/>
    <w:rsid w:val="00D62991"/>
    <w:rsid w:val="00D62AA9"/>
    <w:rsid w:val="00D62AD7"/>
    <w:rsid w:val="00D637DD"/>
    <w:rsid w:val="00D63B6B"/>
    <w:rsid w:val="00D63FE4"/>
    <w:rsid w:val="00D65047"/>
    <w:rsid w:val="00D67F71"/>
    <w:rsid w:val="00D73069"/>
    <w:rsid w:val="00D7344E"/>
    <w:rsid w:val="00D738FC"/>
    <w:rsid w:val="00D73941"/>
    <w:rsid w:val="00D757CA"/>
    <w:rsid w:val="00D75913"/>
    <w:rsid w:val="00D768DC"/>
    <w:rsid w:val="00D7774C"/>
    <w:rsid w:val="00D80148"/>
    <w:rsid w:val="00D8052F"/>
    <w:rsid w:val="00D81B30"/>
    <w:rsid w:val="00D82701"/>
    <w:rsid w:val="00D82E29"/>
    <w:rsid w:val="00D83184"/>
    <w:rsid w:val="00D85279"/>
    <w:rsid w:val="00D86127"/>
    <w:rsid w:val="00D86DD2"/>
    <w:rsid w:val="00D90D46"/>
    <w:rsid w:val="00D90DD7"/>
    <w:rsid w:val="00D92983"/>
    <w:rsid w:val="00D93123"/>
    <w:rsid w:val="00D944D8"/>
    <w:rsid w:val="00D94DE6"/>
    <w:rsid w:val="00D96058"/>
    <w:rsid w:val="00D970CB"/>
    <w:rsid w:val="00D97587"/>
    <w:rsid w:val="00D97C33"/>
    <w:rsid w:val="00D97C4B"/>
    <w:rsid w:val="00DA19A3"/>
    <w:rsid w:val="00DA1BD1"/>
    <w:rsid w:val="00DA23E9"/>
    <w:rsid w:val="00DA323F"/>
    <w:rsid w:val="00DA48C7"/>
    <w:rsid w:val="00DA7CE3"/>
    <w:rsid w:val="00DA7F6E"/>
    <w:rsid w:val="00DB00B9"/>
    <w:rsid w:val="00DB04E9"/>
    <w:rsid w:val="00DB1704"/>
    <w:rsid w:val="00DB1B27"/>
    <w:rsid w:val="00DB28C9"/>
    <w:rsid w:val="00DB2A13"/>
    <w:rsid w:val="00DB3A23"/>
    <w:rsid w:val="00DB41A5"/>
    <w:rsid w:val="00DB43D3"/>
    <w:rsid w:val="00DB5E29"/>
    <w:rsid w:val="00DB6C49"/>
    <w:rsid w:val="00DC163B"/>
    <w:rsid w:val="00DC1734"/>
    <w:rsid w:val="00DC1B4C"/>
    <w:rsid w:val="00DC2A77"/>
    <w:rsid w:val="00DC2AAF"/>
    <w:rsid w:val="00DC307A"/>
    <w:rsid w:val="00DC3279"/>
    <w:rsid w:val="00DC3CCF"/>
    <w:rsid w:val="00DC4ABF"/>
    <w:rsid w:val="00DC4D3E"/>
    <w:rsid w:val="00DC5D63"/>
    <w:rsid w:val="00DC65E5"/>
    <w:rsid w:val="00DC6881"/>
    <w:rsid w:val="00DC72E6"/>
    <w:rsid w:val="00DC784B"/>
    <w:rsid w:val="00DD0F27"/>
    <w:rsid w:val="00DD10EA"/>
    <w:rsid w:val="00DD1C23"/>
    <w:rsid w:val="00DD25BB"/>
    <w:rsid w:val="00DD2AE1"/>
    <w:rsid w:val="00DD3513"/>
    <w:rsid w:val="00DD4148"/>
    <w:rsid w:val="00DE00AF"/>
    <w:rsid w:val="00DE041A"/>
    <w:rsid w:val="00DE102D"/>
    <w:rsid w:val="00DE368A"/>
    <w:rsid w:val="00DE487E"/>
    <w:rsid w:val="00DE4A02"/>
    <w:rsid w:val="00DE5DFF"/>
    <w:rsid w:val="00DE6324"/>
    <w:rsid w:val="00DE79E4"/>
    <w:rsid w:val="00DF0218"/>
    <w:rsid w:val="00DF0625"/>
    <w:rsid w:val="00DF0BE7"/>
    <w:rsid w:val="00DF0D25"/>
    <w:rsid w:val="00DF11E4"/>
    <w:rsid w:val="00DF1F39"/>
    <w:rsid w:val="00DF23D7"/>
    <w:rsid w:val="00DF40AF"/>
    <w:rsid w:val="00DF4D7F"/>
    <w:rsid w:val="00DF5232"/>
    <w:rsid w:val="00DF5918"/>
    <w:rsid w:val="00DF6552"/>
    <w:rsid w:val="00DF6F09"/>
    <w:rsid w:val="00E00D0D"/>
    <w:rsid w:val="00E00F84"/>
    <w:rsid w:val="00E0123E"/>
    <w:rsid w:val="00E01D6A"/>
    <w:rsid w:val="00E01D8B"/>
    <w:rsid w:val="00E02ED1"/>
    <w:rsid w:val="00E03006"/>
    <w:rsid w:val="00E034B8"/>
    <w:rsid w:val="00E04341"/>
    <w:rsid w:val="00E043CC"/>
    <w:rsid w:val="00E049FB"/>
    <w:rsid w:val="00E05622"/>
    <w:rsid w:val="00E064E0"/>
    <w:rsid w:val="00E06E50"/>
    <w:rsid w:val="00E073BB"/>
    <w:rsid w:val="00E07538"/>
    <w:rsid w:val="00E07A30"/>
    <w:rsid w:val="00E10CD5"/>
    <w:rsid w:val="00E11E3F"/>
    <w:rsid w:val="00E12861"/>
    <w:rsid w:val="00E12928"/>
    <w:rsid w:val="00E14414"/>
    <w:rsid w:val="00E14637"/>
    <w:rsid w:val="00E157B5"/>
    <w:rsid w:val="00E15FF2"/>
    <w:rsid w:val="00E17555"/>
    <w:rsid w:val="00E207B8"/>
    <w:rsid w:val="00E21875"/>
    <w:rsid w:val="00E22BD3"/>
    <w:rsid w:val="00E23837"/>
    <w:rsid w:val="00E246D5"/>
    <w:rsid w:val="00E24B3D"/>
    <w:rsid w:val="00E25302"/>
    <w:rsid w:val="00E2559A"/>
    <w:rsid w:val="00E2773F"/>
    <w:rsid w:val="00E27EBF"/>
    <w:rsid w:val="00E30A2D"/>
    <w:rsid w:val="00E31C37"/>
    <w:rsid w:val="00E3286F"/>
    <w:rsid w:val="00E32967"/>
    <w:rsid w:val="00E32C21"/>
    <w:rsid w:val="00E33123"/>
    <w:rsid w:val="00E36555"/>
    <w:rsid w:val="00E36D50"/>
    <w:rsid w:val="00E40169"/>
    <w:rsid w:val="00E4103B"/>
    <w:rsid w:val="00E41D3E"/>
    <w:rsid w:val="00E44F9B"/>
    <w:rsid w:val="00E45DEB"/>
    <w:rsid w:val="00E46A56"/>
    <w:rsid w:val="00E500C4"/>
    <w:rsid w:val="00E50417"/>
    <w:rsid w:val="00E51D95"/>
    <w:rsid w:val="00E52278"/>
    <w:rsid w:val="00E52B06"/>
    <w:rsid w:val="00E53C84"/>
    <w:rsid w:val="00E5486D"/>
    <w:rsid w:val="00E54F85"/>
    <w:rsid w:val="00E556A8"/>
    <w:rsid w:val="00E56ED6"/>
    <w:rsid w:val="00E56FC7"/>
    <w:rsid w:val="00E57BFD"/>
    <w:rsid w:val="00E57C8E"/>
    <w:rsid w:val="00E63DCE"/>
    <w:rsid w:val="00E64360"/>
    <w:rsid w:val="00E64C38"/>
    <w:rsid w:val="00E65DBD"/>
    <w:rsid w:val="00E670B7"/>
    <w:rsid w:val="00E7068C"/>
    <w:rsid w:val="00E70D6F"/>
    <w:rsid w:val="00E717BB"/>
    <w:rsid w:val="00E7290C"/>
    <w:rsid w:val="00E7302A"/>
    <w:rsid w:val="00E73BF5"/>
    <w:rsid w:val="00E74484"/>
    <w:rsid w:val="00E749CB"/>
    <w:rsid w:val="00E7693B"/>
    <w:rsid w:val="00E76D5A"/>
    <w:rsid w:val="00E76D6B"/>
    <w:rsid w:val="00E81400"/>
    <w:rsid w:val="00E81752"/>
    <w:rsid w:val="00E81A19"/>
    <w:rsid w:val="00E81F91"/>
    <w:rsid w:val="00E82016"/>
    <w:rsid w:val="00E82717"/>
    <w:rsid w:val="00E83CD1"/>
    <w:rsid w:val="00E83E9D"/>
    <w:rsid w:val="00E848B7"/>
    <w:rsid w:val="00E84D5C"/>
    <w:rsid w:val="00E85C46"/>
    <w:rsid w:val="00E8636C"/>
    <w:rsid w:val="00E863F2"/>
    <w:rsid w:val="00E8722F"/>
    <w:rsid w:val="00E87492"/>
    <w:rsid w:val="00E9045D"/>
    <w:rsid w:val="00E90786"/>
    <w:rsid w:val="00E909F5"/>
    <w:rsid w:val="00E91451"/>
    <w:rsid w:val="00E92903"/>
    <w:rsid w:val="00E92B65"/>
    <w:rsid w:val="00E940CB"/>
    <w:rsid w:val="00E9483C"/>
    <w:rsid w:val="00E94A5E"/>
    <w:rsid w:val="00E963DB"/>
    <w:rsid w:val="00E96898"/>
    <w:rsid w:val="00E97ACE"/>
    <w:rsid w:val="00E97C51"/>
    <w:rsid w:val="00EA1195"/>
    <w:rsid w:val="00EA1198"/>
    <w:rsid w:val="00EA11D6"/>
    <w:rsid w:val="00EA1815"/>
    <w:rsid w:val="00EA24A7"/>
    <w:rsid w:val="00EA2E4D"/>
    <w:rsid w:val="00EA31E8"/>
    <w:rsid w:val="00EA3FBE"/>
    <w:rsid w:val="00EA4169"/>
    <w:rsid w:val="00EA4E7C"/>
    <w:rsid w:val="00EA52D5"/>
    <w:rsid w:val="00EA5551"/>
    <w:rsid w:val="00EA55CA"/>
    <w:rsid w:val="00EA5849"/>
    <w:rsid w:val="00EA6602"/>
    <w:rsid w:val="00EA66FF"/>
    <w:rsid w:val="00EA6C80"/>
    <w:rsid w:val="00EA6CEB"/>
    <w:rsid w:val="00EA6D19"/>
    <w:rsid w:val="00EA6DCD"/>
    <w:rsid w:val="00EA747D"/>
    <w:rsid w:val="00EA760B"/>
    <w:rsid w:val="00EB06DC"/>
    <w:rsid w:val="00EB1119"/>
    <w:rsid w:val="00EB11FA"/>
    <w:rsid w:val="00EB19FE"/>
    <w:rsid w:val="00EB1E01"/>
    <w:rsid w:val="00EB2789"/>
    <w:rsid w:val="00EB2BDB"/>
    <w:rsid w:val="00EB39D8"/>
    <w:rsid w:val="00EB476F"/>
    <w:rsid w:val="00EB5A1D"/>
    <w:rsid w:val="00EB5E98"/>
    <w:rsid w:val="00EB6521"/>
    <w:rsid w:val="00EB66FD"/>
    <w:rsid w:val="00EB6B37"/>
    <w:rsid w:val="00EB6C05"/>
    <w:rsid w:val="00EB6DA3"/>
    <w:rsid w:val="00EC11AB"/>
    <w:rsid w:val="00EC13A0"/>
    <w:rsid w:val="00EC16D4"/>
    <w:rsid w:val="00EC24F2"/>
    <w:rsid w:val="00EC256E"/>
    <w:rsid w:val="00EC2C7A"/>
    <w:rsid w:val="00EC322E"/>
    <w:rsid w:val="00EC3C27"/>
    <w:rsid w:val="00EC493B"/>
    <w:rsid w:val="00EC5170"/>
    <w:rsid w:val="00EC5CCB"/>
    <w:rsid w:val="00EC7226"/>
    <w:rsid w:val="00EC75E6"/>
    <w:rsid w:val="00EC7681"/>
    <w:rsid w:val="00ED080B"/>
    <w:rsid w:val="00ED1CEE"/>
    <w:rsid w:val="00ED1E1A"/>
    <w:rsid w:val="00ED23EB"/>
    <w:rsid w:val="00ED37EB"/>
    <w:rsid w:val="00ED45D8"/>
    <w:rsid w:val="00ED4EC6"/>
    <w:rsid w:val="00ED554C"/>
    <w:rsid w:val="00ED62C1"/>
    <w:rsid w:val="00ED68E7"/>
    <w:rsid w:val="00ED7948"/>
    <w:rsid w:val="00EE0B67"/>
    <w:rsid w:val="00EE12EC"/>
    <w:rsid w:val="00EE19A6"/>
    <w:rsid w:val="00EE1AD4"/>
    <w:rsid w:val="00EE270E"/>
    <w:rsid w:val="00EE332F"/>
    <w:rsid w:val="00EE34C2"/>
    <w:rsid w:val="00EE3A1D"/>
    <w:rsid w:val="00EE4468"/>
    <w:rsid w:val="00EE5CF5"/>
    <w:rsid w:val="00EE6CFB"/>
    <w:rsid w:val="00EE7276"/>
    <w:rsid w:val="00EF0F24"/>
    <w:rsid w:val="00EF3713"/>
    <w:rsid w:val="00EF3B3F"/>
    <w:rsid w:val="00EF49CB"/>
    <w:rsid w:val="00EF4B4B"/>
    <w:rsid w:val="00EF525D"/>
    <w:rsid w:val="00EF7C37"/>
    <w:rsid w:val="00F00371"/>
    <w:rsid w:val="00F0038D"/>
    <w:rsid w:val="00F0044C"/>
    <w:rsid w:val="00F03276"/>
    <w:rsid w:val="00F03DF9"/>
    <w:rsid w:val="00F04B71"/>
    <w:rsid w:val="00F05E39"/>
    <w:rsid w:val="00F05EC0"/>
    <w:rsid w:val="00F070A5"/>
    <w:rsid w:val="00F07F3B"/>
    <w:rsid w:val="00F10015"/>
    <w:rsid w:val="00F10866"/>
    <w:rsid w:val="00F13604"/>
    <w:rsid w:val="00F141ED"/>
    <w:rsid w:val="00F14971"/>
    <w:rsid w:val="00F14DAE"/>
    <w:rsid w:val="00F1534D"/>
    <w:rsid w:val="00F15CA1"/>
    <w:rsid w:val="00F201DB"/>
    <w:rsid w:val="00F211B3"/>
    <w:rsid w:val="00F21D83"/>
    <w:rsid w:val="00F22365"/>
    <w:rsid w:val="00F229C6"/>
    <w:rsid w:val="00F239EE"/>
    <w:rsid w:val="00F2408B"/>
    <w:rsid w:val="00F2472B"/>
    <w:rsid w:val="00F26252"/>
    <w:rsid w:val="00F269DB"/>
    <w:rsid w:val="00F26D47"/>
    <w:rsid w:val="00F27328"/>
    <w:rsid w:val="00F273EB"/>
    <w:rsid w:val="00F279E9"/>
    <w:rsid w:val="00F27A09"/>
    <w:rsid w:val="00F3068C"/>
    <w:rsid w:val="00F306CD"/>
    <w:rsid w:val="00F313D7"/>
    <w:rsid w:val="00F31716"/>
    <w:rsid w:val="00F3187E"/>
    <w:rsid w:val="00F3246C"/>
    <w:rsid w:val="00F33C0A"/>
    <w:rsid w:val="00F34B61"/>
    <w:rsid w:val="00F34E9C"/>
    <w:rsid w:val="00F34F03"/>
    <w:rsid w:val="00F353B3"/>
    <w:rsid w:val="00F36892"/>
    <w:rsid w:val="00F36ED7"/>
    <w:rsid w:val="00F374C9"/>
    <w:rsid w:val="00F3760C"/>
    <w:rsid w:val="00F42335"/>
    <w:rsid w:val="00F4322E"/>
    <w:rsid w:val="00F43B19"/>
    <w:rsid w:val="00F44440"/>
    <w:rsid w:val="00F4513A"/>
    <w:rsid w:val="00F45C95"/>
    <w:rsid w:val="00F50C25"/>
    <w:rsid w:val="00F5128A"/>
    <w:rsid w:val="00F53BAA"/>
    <w:rsid w:val="00F53D70"/>
    <w:rsid w:val="00F5410C"/>
    <w:rsid w:val="00F541F9"/>
    <w:rsid w:val="00F5433A"/>
    <w:rsid w:val="00F54397"/>
    <w:rsid w:val="00F54D11"/>
    <w:rsid w:val="00F54DA5"/>
    <w:rsid w:val="00F55756"/>
    <w:rsid w:val="00F5608B"/>
    <w:rsid w:val="00F574D1"/>
    <w:rsid w:val="00F62B17"/>
    <w:rsid w:val="00F64B94"/>
    <w:rsid w:val="00F66110"/>
    <w:rsid w:val="00F66382"/>
    <w:rsid w:val="00F664A8"/>
    <w:rsid w:val="00F66BF3"/>
    <w:rsid w:val="00F706E6"/>
    <w:rsid w:val="00F70B6C"/>
    <w:rsid w:val="00F724E3"/>
    <w:rsid w:val="00F72DE4"/>
    <w:rsid w:val="00F738B4"/>
    <w:rsid w:val="00F74007"/>
    <w:rsid w:val="00F74239"/>
    <w:rsid w:val="00F743C2"/>
    <w:rsid w:val="00F770DA"/>
    <w:rsid w:val="00F7714E"/>
    <w:rsid w:val="00F7765E"/>
    <w:rsid w:val="00F80D83"/>
    <w:rsid w:val="00F818CA"/>
    <w:rsid w:val="00F81B42"/>
    <w:rsid w:val="00F8276D"/>
    <w:rsid w:val="00F839D6"/>
    <w:rsid w:val="00F83A8F"/>
    <w:rsid w:val="00F8472F"/>
    <w:rsid w:val="00F84876"/>
    <w:rsid w:val="00F84951"/>
    <w:rsid w:val="00F84A69"/>
    <w:rsid w:val="00F8581B"/>
    <w:rsid w:val="00F862B6"/>
    <w:rsid w:val="00F86C7F"/>
    <w:rsid w:val="00F87D27"/>
    <w:rsid w:val="00F91AC2"/>
    <w:rsid w:val="00F91FA9"/>
    <w:rsid w:val="00F934D3"/>
    <w:rsid w:val="00F9369C"/>
    <w:rsid w:val="00F945C3"/>
    <w:rsid w:val="00F9483E"/>
    <w:rsid w:val="00F94E1A"/>
    <w:rsid w:val="00F961EB"/>
    <w:rsid w:val="00F96442"/>
    <w:rsid w:val="00FA0159"/>
    <w:rsid w:val="00FA035E"/>
    <w:rsid w:val="00FA0FB8"/>
    <w:rsid w:val="00FA140B"/>
    <w:rsid w:val="00FA1ACE"/>
    <w:rsid w:val="00FA2152"/>
    <w:rsid w:val="00FA2576"/>
    <w:rsid w:val="00FA2794"/>
    <w:rsid w:val="00FA327D"/>
    <w:rsid w:val="00FA39BC"/>
    <w:rsid w:val="00FA50A3"/>
    <w:rsid w:val="00FA53E2"/>
    <w:rsid w:val="00FA5C2D"/>
    <w:rsid w:val="00FA6A5E"/>
    <w:rsid w:val="00FA6C9A"/>
    <w:rsid w:val="00FA788A"/>
    <w:rsid w:val="00FA7BEA"/>
    <w:rsid w:val="00FB0D48"/>
    <w:rsid w:val="00FB14B2"/>
    <w:rsid w:val="00FB1A43"/>
    <w:rsid w:val="00FB1AD9"/>
    <w:rsid w:val="00FB34F6"/>
    <w:rsid w:val="00FB3C1D"/>
    <w:rsid w:val="00FB4AEB"/>
    <w:rsid w:val="00FB544B"/>
    <w:rsid w:val="00FB6D9B"/>
    <w:rsid w:val="00FB6EE5"/>
    <w:rsid w:val="00FB77C5"/>
    <w:rsid w:val="00FC027F"/>
    <w:rsid w:val="00FC0448"/>
    <w:rsid w:val="00FC0C9B"/>
    <w:rsid w:val="00FC13CE"/>
    <w:rsid w:val="00FC16F2"/>
    <w:rsid w:val="00FC244B"/>
    <w:rsid w:val="00FC26CA"/>
    <w:rsid w:val="00FC2B23"/>
    <w:rsid w:val="00FC2C05"/>
    <w:rsid w:val="00FC3317"/>
    <w:rsid w:val="00FC338B"/>
    <w:rsid w:val="00FC3521"/>
    <w:rsid w:val="00FC3D9A"/>
    <w:rsid w:val="00FC3EF4"/>
    <w:rsid w:val="00FC41E7"/>
    <w:rsid w:val="00FC45F2"/>
    <w:rsid w:val="00FC4815"/>
    <w:rsid w:val="00FC4B7C"/>
    <w:rsid w:val="00FC5034"/>
    <w:rsid w:val="00FC5810"/>
    <w:rsid w:val="00FC69B4"/>
    <w:rsid w:val="00FD01AD"/>
    <w:rsid w:val="00FD0B99"/>
    <w:rsid w:val="00FD231A"/>
    <w:rsid w:val="00FD33B5"/>
    <w:rsid w:val="00FD3F0A"/>
    <w:rsid w:val="00FD3F83"/>
    <w:rsid w:val="00FD4358"/>
    <w:rsid w:val="00FD511F"/>
    <w:rsid w:val="00FD532F"/>
    <w:rsid w:val="00FD7A16"/>
    <w:rsid w:val="00FE1317"/>
    <w:rsid w:val="00FE191E"/>
    <w:rsid w:val="00FE1EA4"/>
    <w:rsid w:val="00FE29DC"/>
    <w:rsid w:val="00FE44FF"/>
    <w:rsid w:val="00FE456A"/>
    <w:rsid w:val="00FE51F3"/>
    <w:rsid w:val="00FE60A0"/>
    <w:rsid w:val="00FE67CA"/>
    <w:rsid w:val="00FE6A1D"/>
    <w:rsid w:val="00FF0AEC"/>
    <w:rsid w:val="00FF23F8"/>
    <w:rsid w:val="00FF2E5A"/>
    <w:rsid w:val="00FF408F"/>
    <w:rsid w:val="00FF4342"/>
    <w:rsid w:val="00FF5363"/>
    <w:rsid w:val="00FF65CF"/>
    <w:rsid w:val="00FF6AFE"/>
    <w:rsid w:val="00FF7634"/>
    <w:rsid w:val="015D17F2"/>
    <w:rsid w:val="027A19E8"/>
    <w:rsid w:val="04D76375"/>
    <w:rsid w:val="050E09D8"/>
    <w:rsid w:val="05916B38"/>
    <w:rsid w:val="05F5C345"/>
    <w:rsid w:val="08CA8362"/>
    <w:rsid w:val="092DF055"/>
    <w:rsid w:val="094224CE"/>
    <w:rsid w:val="0945202F"/>
    <w:rsid w:val="09907EB0"/>
    <w:rsid w:val="099B5224"/>
    <w:rsid w:val="0A1E377D"/>
    <w:rsid w:val="0A799AA4"/>
    <w:rsid w:val="0ADE5969"/>
    <w:rsid w:val="0B504646"/>
    <w:rsid w:val="0B68A8C4"/>
    <w:rsid w:val="0C35D456"/>
    <w:rsid w:val="0C72B3F8"/>
    <w:rsid w:val="0D504F4A"/>
    <w:rsid w:val="0D86F752"/>
    <w:rsid w:val="0DD4D88D"/>
    <w:rsid w:val="0E21FF25"/>
    <w:rsid w:val="0FAA4FC9"/>
    <w:rsid w:val="0FF631FA"/>
    <w:rsid w:val="0FFBEB7F"/>
    <w:rsid w:val="1045B0DA"/>
    <w:rsid w:val="107ECF2C"/>
    <w:rsid w:val="10A67886"/>
    <w:rsid w:val="10F1787E"/>
    <w:rsid w:val="11580E6E"/>
    <w:rsid w:val="11B3A75E"/>
    <w:rsid w:val="121BA928"/>
    <w:rsid w:val="121EB60E"/>
    <w:rsid w:val="123FAEDC"/>
    <w:rsid w:val="12DD9BCA"/>
    <w:rsid w:val="14114A84"/>
    <w:rsid w:val="147437ED"/>
    <w:rsid w:val="1515A060"/>
    <w:rsid w:val="15365D3B"/>
    <w:rsid w:val="15CE0AFE"/>
    <w:rsid w:val="16070573"/>
    <w:rsid w:val="1684D910"/>
    <w:rsid w:val="1800F1BB"/>
    <w:rsid w:val="183F6EF6"/>
    <w:rsid w:val="189D1D72"/>
    <w:rsid w:val="18E775C2"/>
    <w:rsid w:val="19256640"/>
    <w:rsid w:val="193E84D5"/>
    <w:rsid w:val="1B01F337"/>
    <w:rsid w:val="1B34B862"/>
    <w:rsid w:val="1B6451F3"/>
    <w:rsid w:val="1BD40B5F"/>
    <w:rsid w:val="1C180A26"/>
    <w:rsid w:val="1C2393FF"/>
    <w:rsid w:val="1D06AECF"/>
    <w:rsid w:val="1E5C20BD"/>
    <w:rsid w:val="1E5F962F"/>
    <w:rsid w:val="1E9E1B86"/>
    <w:rsid w:val="1F856F6A"/>
    <w:rsid w:val="1FF97B32"/>
    <w:rsid w:val="20511A9E"/>
    <w:rsid w:val="21E9E232"/>
    <w:rsid w:val="227349C7"/>
    <w:rsid w:val="22E9195F"/>
    <w:rsid w:val="23080F3B"/>
    <w:rsid w:val="23524B8C"/>
    <w:rsid w:val="249EDBF8"/>
    <w:rsid w:val="24ABF75B"/>
    <w:rsid w:val="25771D23"/>
    <w:rsid w:val="2646D19B"/>
    <w:rsid w:val="26A0B922"/>
    <w:rsid w:val="2872A742"/>
    <w:rsid w:val="29CA11D8"/>
    <w:rsid w:val="29D3DAEE"/>
    <w:rsid w:val="2A4E2F01"/>
    <w:rsid w:val="2AAD11FD"/>
    <w:rsid w:val="2AE67855"/>
    <w:rsid w:val="2C411DEE"/>
    <w:rsid w:val="2C7C9E02"/>
    <w:rsid w:val="2D31D9A8"/>
    <w:rsid w:val="2EA5FD2C"/>
    <w:rsid w:val="2EF399F1"/>
    <w:rsid w:val="314A0B28"/>
    <w:rsid w:val="3313A363"/>
    <w:rsid w:val="3316808D"/>
    <w:rsid w:val="33FB0722"/>
    <w:rsid w:val="34759756"/>
    <w:rsid w:val="34D04763"/>
    <w:rsid w:val="3539444E"/>
    <w:rsid w:val="35EE26F2"/>
    <w:rsid w:val="36D24962"/>
    <w:rsid w:val="36FFCD28"/>
    <w:rsid w:val="37D55E86"/>
    <w:rsid w:val="37FC0FF6"/>
    <w:rsid w:val="3905A39F"/>
    <w:rsid w:val="394DB26E"/>
    <w:rsid w:val="39A96154"/>
    <w:rsid w:val="39C02415"/>
    <w:rsid w:val="39EA6DFB"/>
    <w:rsid w:val="3A41F854"/>
    <w:rsid w:val="3B38E3BA"/>
    <w:rsid w:val="3B477C47"/>
    <w:rsid w:val="3C2EF11F"/>
    <w:rsid w:val="3C5CC19B"/>
    <w:rsid w:val="3CA19CD4"/>
    <w:rsid w:val="3E085FDB"/>
    <w:rsid w:val="3E5AE70B"/>
    <w:rsid w:val="3EE86193"/>
    <w:rsid w:val="3F4611DA"/>
    <w:rsid w:val="3F4C6328"/>
    <w:rsid w:val="3F695682"/>
    <w:rsid w:val="3F6F7E99"/>
    <w:rsid w:val="3F89E4B8"/>
    <w:rsid w:val="4032F9FE"/>
    <w:rsid w:val="4069AC8E"/>
    <w:rsid w:val="40916727"/>
    <w:rsid w:val="40C7800D"/>
    <w:rsid w:val="42B3EE88"/>
    <w:rsid w:val="434DD7BD"/>
    <w:rsid w:val="4394C165"/>
    <w:rsid w:val="44A98B5E"/>
    <w:rsid w:val="44BA7A05"/>
    <w:rsid w:val="45AD4324"/>
    <w:rsid w:val="45E41164"/>
    <w:rsid w:val="45F0F266"/>
    <w:rsid w:val="46276996"/>
    <w:rsid w:val="4653E792"/>
    <w:rsid w:val="466954AE"/>
    <w:rsid w:val="46C94440"/>
    <w:rsid w:val="46F466A1"/>
    <w:rsid w:val="46F8E440"/>
    <w:rsid w:val="47355FEF"/>
    <w:rsid w:val="4783EA87"/>
    <w:rsid w:val="4928EC4B"/>
    <w:rsid w:val="4977B90B"/>
    <w:rsid w:val="4A3C6120"/>
    <w:rsid w:val="4A6D7F41"/>
    <w:rsid w:val="4B0FCE80"/>
    <w:rsid w:val="4B1AB73E"/>
    <w:rsid w:val="4B2774BC"/>
    <w:rsid w:val="4B955F35"/>
    <w:rsid w:val="4BC0FEA3"/>
    <w:rsid w:val="4D5C4DE3"/>
    <w:rsid w:val="4EA1C581"/>
    <w:rsid w:val="4F55C1E0"/>
    <w:rsid w:val="512E6538"/>
    <w:rsid w:val="519EC2C7"/>
    <w:rsid w:val="51ED3FFA"/>
    <w:rsid w:val="52A4DBEF"/>
    <w:rsid w:val="52EC0CFE"/>
    <w:rsid w:val="532505FA"/>
    <w:rsid w:val="53928CE3"/>
    <w:rsid w:val="53E4B329"/>
    <w:rsid w:val="543BE93E"/>
    <w:rsid w:val="54725481"/>
    <w:rsid w:val="54B5564D"/>
    <w:rsid w:val="54FCECB2"/>
    <w:rsid w:val="5545FAF0"/>
    <w:rsid w:val="5734ECB5"/>
    <w:rsid w:val="573B2051"/>
    <w:rsid w:val="57E3E5AE"/>
    <w:rsid w:val="58A93A97"/>
    <w:rsid w:val="58C945CB"/>
    <w:rsid w:val="58D5D705"/>
    <w:rsid w:val="59AA5626"/>
    <w:rsid w:val="59AB6C0A"/>
    <w:rsid w:val="59EE4064"/>
    <w:rsid w:val="5A715DF2"/>
    <w:rsid w:val="5AFA5C3C"/>
    <w:rsid w:val="5B7A26C3"/>
    <w:rsid w:val="5C157E91"/>
    <w:rsid w:val="5C92F61B"/>
    <w:rsid w:val="5CB27C58"/>
    <w:rsid w:val="5D0540AE"/>
    <w:rsid w:val="5D5F6E0D"/>
    <w:rsid w:val="5D819442"/>
    <w:rsid w:val="5D8A79E6"/>
    <w:rsid w:val="5DBD1033"/>
    <w:rsid w:val="5DD1347F"/>
    <w:rsid w:val="5DF881AF"/>
    <w:rsid w:val="5E7D515A"/>
    <w:rsid w:val="5F447CC5"/>
    <w:rsid w:val="5FA3461A"/>
    <w:rsid w:val="5FE34B7F"/>
    <w:rsid w:val="6071C18E"/>
    <w:rsid w:val="60B55735"/>
    <w:rsid w:val="615D27A0"/>
    <w:rsid w:val="61C566B9"/>
    <w:rsid w:val="620BA55F"/>
    <w:rsid w:val="62FBD860"/>
    <w:rsid w:val="633BC397"/>
    <w:rsid w:val="638565D8"/>
    <w:rsid w:val="64CB2258"/>
    <w:rsid w:val="64F22E73"/>
    <w:rsid w:val="64F25AB1"/>
    <w:rsid w:val="653DC453"/>
    <w:rsid w:val="66B50FF5"/>
    <w:rsid w:val="66EB3868"/>
    <w:rsid w:val="6748DF5C"/>
    <w:rsid w:val="67C4A601"/>
    <w:rsid w:val="685E0941"/>
    <w:rsid w:val="686F0606"/>
    <w:rsid w:val="68931321"/>
    <w:rsid w:val="6A56FB12"/>
    <w:rsid w:val="6B0272B8"/>
    <w:rsid w:val="6B3FD5A3"/>
    <w:rsid w:val="6BA26F4E"/>
    <w:rsid w:val="6C8B14CD"/>
    <w:rsid w:val="6CF5BE1E"/>
    <w:rsid w:val="6E0517AF"/>
    <w:rsid w:val="6E1303F4"/>
    <w:rsid w:val="6E2ED619"/>
    <w:rsid w:val="6E7B4FFA"/>
    <w:rsid w:val="6EE71B8C"/>
    <w:rsid w:val="6FEE6801"/>
    <w:rsid w:val="706315AF"/>
    <w:rsid w:val="70A21689"/>
    <w:rsid w:val="712A6019"/>
    <w:rsid w:val="7132595C"/>
    <w:rsid w:val="7146411C"/>
    <w:rsid w:val="71DA0E37"/>
    <w:rsid w:val="71F768AC"/>
    <w:rsid w:val="723A0AFC"/>
    <w:rsid w:val="7255564C"/>
    <w:rsid w:val="732F31A9"/>
    <w:rsid w:val="733C594D"/>
    <w:rsid w:val="734F33BB"/>
    <w:rsid w:val="73B3FD8B"/>
    <w:rsid w:val="746D2DDC"/>
    <w:rsid w:val="7488D1BF"/>
    <w:rsid w:val="750B0AD7"/>
    <w:rsid w:val="75AE4D23"/>
    <w:rsid w:val="76563082"/>
    <w:rsid w:val="767FECBE"/>
    <w:rsid w:val="76A7EE67"/>
    <w:rsid w:val="788D4922"/>
    <w:rsid w:val="78B07DCF"/>
    <w:rsid w:val="79017D39"/>
    <w:rsid w:val="794A9AF5"/>
    <w:rsid w:val="79F223AD"/>
    <w:rsid w:val="79FEF9F6"/>
    <w:rsid w:val="7A7EE306"/>
    <w:rsid w:val="7B9A9A9A"/>
    <w:rsid w:val="7DDE7EBF"/>
    <w:rsid w:val="7F0CBBB6"/>
    <w:rsid w:val="7F46B783"/>
    <w:rsid w:val="7F90A506"/>
    <w:rsid w:val="7FA8E71E"/>
    <w:rsid w:val="7FB233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7EE306"/>
  <w15:chartTrackingRefBased/>
  <w15:docId w15:val="{7AB08FD5-71BE-4AE0-B106-94A1F7A94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74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7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68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63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4E7C"/>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4E7C"/>
    <w:rPr>
      <w:rFonts w:ascii="Times New Roman" w:hAnsi="Times New Roman" w:cs="Times New Roman"/>
      <w:sz w:val="18"/>
      <w:szCs w:val="18"/>
    </w:rPr>
  </w:style>
  <w:style w:type="character" w:customStyle="1" w:styleId="Heading1Char">
    <w:name w:val="Heading 1 Char"/>
    <w:basedOn w:val="DefaultParagraphFont"/>
    <w:link w:val="Heading1"/>
    <w:uiPriority w:val="9"/>
    <w:rsid w:val="008174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75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6892"/>
    <w:rPr>
      <w:rFonts w:asciiTheme="majorHAnsi" w:eastAsiaTheme="majorEastAsia" w:hAnsiTheme="majorHAnsi" w:cstheme="majorBidi"/>
      <w:color w:val="1F3763" w:themeColor="accent1" w:themeShade="7F"/>
      <w:sz w:val="24"/>
      <w:szCs w:val="24"/>
    </w:rPr>
  </w:style>
  <w:style w:type="paragraph" w:customStyle="1" w:styleId="MTDisplayEquation">
    <w:name w:val="MTDisplayEquation"/>
    <w:basedOn w:val="Normal"/>
    <w:next w:val="Normal"/>
    <w:link w:val="MTDisplayEquationChar"/>
    <w:rsid w:val="000E02EE"/>
    <w:pPr>
      <w:tabs>
        <w:tab w:val="center" w:pos="4680"/>
        <w:tab w:val="right" w:pos="9360"/>
      </w:tabs>
      <w:spacing w:after="0" w:line="240" w:lineRule="auto"/>
    </w:pPr>
    <w:rPr>
      <w:sz w:val="24"/>
      <w:szCs w:val="24"/>
    </w:rPr>
  </w:style>
  <w:style w:type="character" w:customStyle="1" w:styleId="MTDisplayEquationChar">
    <w:name w:val="MTDisplayEquation Char"/>
    <w:basedOn w:val="DefaultParagraphFont"/>
    <w:link w:val="MTDisplayEquation"/>
    <w:rsid w:val="000E02EE"/>
    <w:rPr>
      <w:sz w:val="24"/>
      <w:szCs w:val="24"/>
    </w:rPr>
  </w:style>
  <w:style w:type="character" w:styleId="CommentReference">
    <w:name w:val="annotation reference"/>
    <w:basedOn w:val="DefaultParagraphFont"/>
    <w:uiPriority w:val="99"/>
    <w:semiHidden/>
    <w:unhideWhenUsed/>
    <w:rsid w:val="000E02EE"/>
    <w:rPr>
      <w:sz w:val="16"/>
      <w:szCs w:val="16"/>
    </w:rPr>
  </w:style>
  <w:style w:type="paragraph" w:styleId="CommentText">
    <w:name w:val="annotation text"/>
    <w:basedOn w:val="Normal"/>
    <w:link w:val="CommentTextChar"/>
    <w:uiPriority w:val="99"/>
    <w:unhideWhenUsed/>
    <w:rsid w:val="000E02EE"/>
    <w:pPr>
      <w:spacing w:after="0" w:line="240" w:lineRule="auto"/>
    </w:pPr>
    <w:rPr>
      <w:sz w:val="20"/>
      <w:szCs w:val="20"/>
    </w:rPr>
  </w:style>
  <w:style w:type="character" w:customStyle="1" w:styleId="CommentTextChar">
    <w:name w:val="Comment Text Char"/>
    <w:basedOn w:val="DefaultParagraphFont"/>
    <w:link w:val="CommentText"/>
    <w:uiPriority w:val="99"/>
    <w:rsid w:val="000E02EE"/>
    <w:rPr>
      <w:sz w:val="20"/>
      <w:szCs w:val="20"/>
    </w:rPr>
  </w:style>
  <w:style w:type="paragraph" w:styleId="CommentSubject">
    <w:name w:val="annotation subject"/>
    <w:basedOn w:val="CommentText"/>
    <w:next w:val="CommentText"/>
    <w:link w:val="CommentSubjectChar"/>
    <w:uiPriority w:val="99"/>
    <w:semiHidden/>
    <w:unhideWhenUsed/>
    <w:rsid w:val="000115F8"/>
    <w:pPr>
      <w:spacing w:after="160"/>
    </w:pPr>
    <w:rPr>
      <w:b/>
      <w:bCs/>
    </w:rPr>
  </w:style>
  <w:style w:type="character" w:customStyle="1" w:styleId="CommentSubjectChar">
    <w:name w:val="Comment Subject Char"/>
    <w:basedOn w:val="CommentTextChar"/>
    <w:link w:val="CommentSubject"/>
    <w:uiPriority w:val="99"/>
    <w:semiHidden/>
    <w:rsid w:val="000115F8"/>
    <w:rPr>
      <w:b/>
      <w:bCs/>
      <w:sz w:val="20"/>
      <w:szCs w:val="20"/>
    </w:rPr>
  </w:style>
  <w:style w:type="paragraph" w:styleId="Header">
    <w:name w:val="header"/>
    <w:basedOn w:val="Normal"/>
    <w:link w:val="HeaderChar"/>
    <w:uiPriority w:val="99"/>
    <w:unhideWhenUsed/>
    <w:rsid w:val="005D1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95E"/>
  </w:style>
  <w:style w:type="paragraph" w:styleId="Footer">
    <w:name w:val="footer"/>
    <w:basedOn w:val="Normal"/>
    <w:link w:val="FooterChar"/>
    <w:uiPriority w:val="99"/>
    <w:unhideWhenUsed/>
    <w:rsid w:val="005D1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95E"/>
  </w:style>
  <w:style w:type="character" w:styleId="PlaceholderText">
    <w:name w:val="Placeholder Text"/>
    <w:basedOn w:val="DefaultParagraphFont"/>
    <w:uiPriority w:val="99"/>
    <w:semiHidden/>
    <w:rsid w:val="005D195E"/>
    <w:rPr>
      <w:color w:val="808080"/>
    </w:rPr>
  </w:style>
  <w:style w:type="table" w:styleId="TableGrid">
    <w:name w:val="Table Grid"/>
    <w:basedOn w:val="TableNormal"/>
    <w:uiPriority w:val="59"/>
    <w:rsid w:val="005D195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E034B8"/>
  </w:style>
  <w:style w:type="paragraph" w:styleId="Caption">
    <w:name w:val="caption"/>
    <w:basedOn w:val="Normal"/>
    <w:next w:val="Normal"/>
    <w:uiPriority w:val="35"/>
    <w:unhideWhenUsed/>
    <w:qFormat/>
    <w:rsid w:val="0068043E"/>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D6645"/>
    <w:rPr>
      <w:color w:val="0000FF"/>
      <w:u w:val="single"/>
    </w:rPr>
  </w:style>
  <w:style w:type="paragraph" w:styleId="Revision">
    <w:name w:val="Revision"/>
    <w:hidden/>
    <w:uiPriority w:val="99"/>
    <w:semiHidden/>
    <w:rsid w:val="00AE57DB"/>
    <w:pPr>
      <w:spacing w:after="0" w:line="240" w:lineRule="auto"/>
    </w:pPr>
  </w:style>
  <w:style w:type="paragraph" w:styleId="NormalWeb">
    <w:name w:val="Normal (Web)"/>
    <w:basedOn w:val="Normal"/>
    <w:uiPriority w:val="99"/>
    <w:semiHidden/>
    <w:unhideWhenUsed/>
    <w:rsid w:val="00FC581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0E41"/>
    <w:pPr>
      <w:ind w:left="720"/>
      <w:contextualSpacing/>
    </w:pPr>
  </w:style>
  <w:style w:type="paragraph" w:styleId="Bibliography">
    <w:name w:val="Bibliography"/>
    <w:basedOn w:val="Normal"/>
    <w:next w:val="Normal"/>
    <w:uiPriority w:val="37"/>
    <w:unhideWhenUsed/>
    <w:rsid w:val="003424F2"/>
  </w:style>
  <w:style w:type="character" w:customStyle="1" w:styleId="Heading4Char">
    <w:name w:val="Heading 4 Char"/>
    <w:basedOn w:val="DefaultParagraphFont"/>
    <w:link w:val="Heading4"/>
    <w:uiPriority w:val="9"/>
    <w:rsid w:val="003263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8045370">
      <w:bodyDiv w:val="1"/>
      <w:marLeft w:val="0"/>
      <w:marRight w:val="0"/>
      <w:marTop w:val="0"/>
      <w:marBottom w:val="0"/>
      <w:divBdr>
        <w:top w:val="none" w:sz="0" w:space="0" w:color="auto"/>
        <w:left w:val="none" w:sz="0" w:space="0" w:color="auto"/>
        <w:bottom w:val="none" w:sz="0" w:space="0" w:color="auto"/>
        <w:right w:val="none" w:sz="0" w:space="0" w:color="auto"/>
      </w:divBdr>
    </w:div>
    <w:div w:id="424804920">
      <w:bodyDiv w:val="1"/>
      <w:marLeft w:val="0"/>
      <w:marRight w:val="0"/>
      <w:marTop w:val="0"/>
      <w:marBottom w:val="0"/>
      <w:divBdr>
        <w:top w:val="none" w:sz="0" w:space="0" w:color="auto"/>
        <w:left w:val="none" w:sz="0" w:space="0" w:color="auto"/>
        <w:bottom w:val="none" w:sz="0" w:space="0" w:color="auto"/>
        <w:right w:val="none" w:sz="0" w:space="0" w:color="auto"/>
      </w:divBdr>
    </w:div>
    <w:div w:id="525094750">
      <w:bodyDiv w:val="1"/>
      <w:marLeft w:val="0"/>
      <w:marRight w:val="0"/>
      <w:marTop w:val="0"/>
      <w:marBottom w:val="0"/>
      <w:divBdr>
        <w:top w:val="none" w:sz="0" w:space="0" w:color="auto"/>
        <w:left w:val="none" w:sz="0" w:space="0" w:color="auto"/>
        <w:bottom w:val="none" w:sz="0" w:space="0" w:color="auto"/>
        <w:right w:val="none" w:sz="0" w:space="0" w:color="auto"/>
      </w:divBdr>
      <w:divsChild>
        <w:div w:id="729616619">
          <w:marLeft w:val="0"/>
          <w:marRight w:val="0"/>
          <w:marTop w:val="0"/>
          <w:marBottom w:val="0"/>
          <w:divBdr>
            <w:top w:val="none" w:sz="0" w:space="0" w:color="auto"/>
            <w:left w:val="none" w:sz="0" w:space="0" w:color="auto"/>
            <w:bottom w:val="none" w:sz="0" w:space="0" w:color="auto"/>
            <w:right w:val="none" w:sz="0" w:space="0" w:color="auto"/>
          </w:divBdr>
          <w:divsChild>
            <w:div w:id="1955940228">
              <w:marLeft w:val="0"/>
              <w:marRight w:val="0"/>
              <w:marTop w:val="0"/>
              <w:marBottom w:val="0"/>
              <w:divBdr>
                <w:top w:val="none" w:sz="0" w:space="0" w:color="auto"/>
                <w:left w:val="none" w:sz="0" w:space="0" w:color="auto"/>
                <w:bottom w:val="none" w:sz="0" w:space="0" w:color="auto"/>
                <w:right w:val="none" w:sz="0" w:space="0" w:color="auto"/>
              </w:divBdr>
              <w:divsChild>
                <w:div w:id="38988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07503">
      <w:bodyDiv w:val="1"/>
      <w:marLeft w:val="0"/>
      <w:marRight w:val="0"/>
      <w:marTop w:val="0"/>
      <w:marBottom w:val="0"/>
      <w:divBdr>
        <w:top w:val="none" w:sz="0" w:space="0" w:color="auto"/>
        <w:left w:val="none" w:sz="0" w:space="0" w:color="auto"/>
        <w:bottom w:val="none" w:sz="0" w:space="0" w:color="auto"/>
        <w:right w:val="none" w:sz="0" w:space="0" w:color="auto"/>
      </w:divBdr>
    </w:div>
    <w:div w:id="1420250084">
      <w:bodyDiv w:val="1"/>
      <w:marLeft w:val="0"/>
      <w:marRight w:val="0"/>
      <w:marTop w:val="0"/>
      <w:marBottom w:val="0"/>
      <w:divBdr>
        <w:top w:val="none" w:sz="0" w:space="0" w:color="auto"/>
        <w:left w:val="none" w:sz="0" w:space="0" w:color="auto"/>
        <w:bottom w:val="none" w:sz="0" w:space="0" w:color="auto"/>
        <w:right w:val="none" w:sz="0" w:space="0" w:color="auto"/>
      </w:divBdr>
      <w:divsChild>
        <w:div w:id="1515269832">
          <w:marLeft w:val="0"/>
          <w:marRight w:val="0"/>
          <w:marTop w:val="0"/>
          <w:marBottom w:val="0"/>
          <w:divBdr>
            <w:top w:val="none" w:sz="0" w:space="0" w:color="auto"/>
            <w:left w:val="none" w:sz="0" w:space="0" w:color="auto"/>
            <w:bottom w:val="none" w:sz="0" w:space="0" w:color="auto"/>
            <w:right w:val="none" w:sz="0" w:space="0" w:color="auto"/>
          </w:divBdr>
          <w:divsChild>
            <w:div w:id="57441508">
              <w:marLeft w:val="0"/>
              <w:marRight w:val="0"/>
              <w:marTop w:val="0"/>
              <w:marBottom w:val="0"/>
              <w:divBdr>
                <w:top w:val="none" w:sz="0" w:space="0" w:color="auto"/>
                <w:left w:val="none" w:sz="0" w:space="0" w:color="auto"/>
                <w:bottom w:val="none" w:sz="0" w:space="0" w:color="auto"/>
                <w:right w:val="none" w:sz="0" w:space="0" w:color="auto"/>
              </w:divBdr>
              <w:divsChild>
                <w:div w:id="15001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ieeexplore.ieee.org/abstract/document/4536463?casa_token=2NvJ64rxKCYAAAAA:qAlvZzowjLa_XW7jmRPF0k0urSiIBvJi8_AO4jICXqH18IPlUWpXLq3KuDzclGwDG0Sbls_WJQ"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52.bin"/><Relationship Id="rId21" Type="http://schemas.openxmlformats.org/officeDocument/2006/relationships/image" Target="media/image7.emf"/><Relationship Id="rId42" Type="http://schemas.openxmlformats.org/officeDocument/2006/relationships/image" Target="media/image20.emf"/><Relationship Id="rId47" Type="http://schemas.openxmlformats.org/officeDocument/2006/relationships/oleObject" Target="embeddings/oleObject14.bin"/><Relationship Id="rId63" Type="http://schemas.openxmlformats.org/officeDocument/2006/relationships/image" Target="media/image31.e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4.emf"/><Relationship Id="rId112" Type="http://schemas.openxmlformats.org/officeDocument/2006/relationships/oleObject" Target="embeddings/oleObject47.bin"/><Relationship Id="rId16" Type="http://schemas.openxmlformats.org/officeDocument/2006/relationships/oleObject" Target="embeddings/oleObject1.bin"/><Relationship Id="rId107" Type="http://schemas.openxmlformats.org/officeDocument/2006/relationships/oleObject" Target="embeddings/oleObject44.bin"/><Relationship Id="rId11"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8.emf"/><Relationship Id="rId74" Type="http://schemas.openxmlformats.org/officeDocument/2006/relationships/image" Target="media/image35.emf"/><Relationship Id="rId79" Type="http://schemas.openxmlformats.org/officeDocument/2006/relationships/image" Target="media/image39.emf"/><Relationship Id="rId102" Type="http://schemas.openxmlformats.org/officeDocument/2006/relationships/oleObject" Target="embeddings/oleObject41.bin"/><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7.emf"/><Relationship Id="rId22" Type="http://schemas.openxmlformats.org/officeDocument/2006/relationships/oleObject" Target="embeddings/oleObject4.bin"/><Relationship Id="rId27" Type="http://schemas.openxmlformats.org/officeDocument/2006/relationships/image" Target="media/image10.emf"/><Relationship Id="rId43" Type="http://schemas.openxmlformats.org/officeDocument/2006/relationships/oleObject" Target="embeddings/oleObject12.bin"/><Relationship Id="rId48" Type="http://schemas.openxmlformats.org/officeDocument/2006/relationships/image" Target="media/image23.emf"/><Relationship Id="rId64" Type="http://schemas.openxmlformats.org/officeDocument/2006/relationships/image" Target="media/image32.emf"/><Relationship Id="rId69" Type="http://schemas.openxmlformats.org/officeDocument/2006/relationships/image" Target="media/image34.emf"/><Relationship Id="rId113" Type="http://schemas.openxmlformats.org/officeDocument/2006/relationships/oleObject" Target="embeddings/oleObject48.bin"/><Relationship Id="rId118" Type="http://schemas.openxmlformats.org/officeDocument/2006/relationships/oleObject" Target="embeddings/oleObject53.bin"/><Relationship Id="rId80" Type="http://schemas.openxmlformats.org/officeDocument/2006/relationships/oleObject" Target="embeddings/oleObject30.bin"/><Relationship Id="rId85" Type="http://schemas.openxmlformats.org/officeDocument/2006/relationships/image" Target="media/image42.emf"/><Relationship Id="rId12" Type="http://schemas.openxmlformats.org/officeDocument/2006/relationships/image" Target="media/image1.png"/><Relationship Id="rId17" Type="http://schemas.openxmlformats.org/officeDocument/2006/relationships/image" Target="media/image5.emf"/><Relationship Id="rId33" Type="http://schemas.openxmlformats.org/officeDocument/2006/relationships/image" Target="media/image14.png"/><Relationship Id="rId38" Type="http://schemas.openxmlformats.org/officeDocument/2006/relationships/image" Target="media/image18.emf"/><Relationship Id="rId59" Type="http://schemas.openxmlformats.org/officeDocument/2006/relationships/oleObject" Target="embeddings/oleObject20.bin"/><Relationship Id="rId103" Type="http://schemas.openxmlformats.org/officeDocument/2006/relationships/image" Target="media/image51.emf"/><Relationship Id="rId108" Type="http://schemas.openxmlformats.org/officeDocument/2006/relationships/image" Target="media/image53.emf"/><Relationship Id="rId124" Type="http://schemas.microsoft.com/office/2011/relationships/people" Target="people.xml"/><Relationship Id="rId54" Type="http://schemas.openxmlformats.org/officeDocument/2006/relationships/image" Target="media/image26.emf"/><Relationship Id="rId70" Type="http://schemas.openxmlformats.org/officeDocument/2006/relationships/oleObject" Target="embeddings/oleObject25.bin"/><Relationship Id="rId75" Type="http://schemas.openxmlformats.org/officeDocument/2006/relationships/oleObject" Target="embeddings/oleObject29.bin"/><Relationship Id="rId91" Type="http://schemas.openxmlformats.org/officeDocument/2006/relationships/image" Target="media/image45.e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oleObject" Target="embeddings/oleObject7.bin"/><Relationship Id="rId49" Type="http://schemas.openxmlformats.org/officeDocument/2006/relationships/oleObject" Target="embeddings/oleObject15.bin"/><Relationship Id="rId114" Type="http://schemas.openxmlformats.org/officeDocument/2006/relationships/oleObject" Target="embeddings/oleObject49.bin"/><Relationship Id="rId119" Type="http://schemas.openxmlformats.org/officeDocument/2006/relationships/oleObject" Target="embeddings/oleObject54.bin"/><Relationship Id="rId44" Type="http://schemas.openxmlformats.org/officeDocument/2006/relationships/image" Target="media/image21.emf"/><Relationship Id="rId60" Type="http://schemas.openxmlformats.org/officeDocument/2006/relationships/image" Target="media/image29.png"/><Relationship Id="rId65" Type="http://schemas.openxmlformats.org/officeDocument/2006/relationships/oleObject" Target="embeddings/oleObject22.bin"/><Relationship Id="rId81" Type="http://schemas.openxmlformats.org/officeDocument/2006/relationships/image" Target="media/image40.emf"/><Relationship Id="rId86" Type="http://schemas.openxmlformats.org/officeDocument/2006/relationships/oleObject" Target="embeddings/oleObject33.bin"/><Relationship Id="rId13" Type="http://schemas.openxmlformats.org/officeDocument/2006/relationships/image" Target="media/image2.png"/><Relationship Id="rId18" Type="http://schemas.openxmlformats.org/officeDocument/2006/relationships/oleObject" Target="embeddings/oleObject2.bin"/><Relationship Id="rId39" Type="http://schemas.openxmlformats.org/officeDocument/2006/relationships/oleObject" Target="embeddings/oleObject10.bin"/><Relationship Id="rId109" Type="http://schemas.openxmlformats.org/officeDocument/2006/relationships/oleObject" Target="embeddings/oleObject45.bin"/><Relationship Id="rId34" Type="http://schemas.openxmlformats.org/officeDocument/2006/relationships/image" Target="media/image15.png"/><Relationship Id="rId50" Type="http://schemas.openxmlformats.org/officeDocument/2006/relationships/image" Target="media/image24.emf"/><Relationship Id="rId55" Type="http://schemas.openxmlformats.org/officeDocument/2006/relationships/oleObject" Target="embeddings/oleObject18.bin"/><Relationship Id="rId76" Type="http://schemas.openxmlformats.org/officeDocument/2006/relationships/image" Target="media/image36.png"/><Relationship Id="rId97" Type="http://schemas.openxmlformats.org/officeDocument/2006/relationships/image" Target="media/image48.emf"/><Relationship Id="rId104" Type="http://schemas.openxmlformats.org/officeDocument/2006/relationships/oleObject" Target="embeddings/oleObject42.bin"/><Relationship Id="rId120" Type="http://schemas.openxmlformats.org/officeDocument/2006/relationships/image" Target="media/image5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5.bin"/><Relationship Id="rId40" Type="http://schemas.openxmlformats.org/officeDocument/2006/relationships/image" Target="media/image19.emf"/><Relationship Id="rId45" Type="http://schemas.openxmlformats.org/officeDocument/2006/relationships/oleObject" Target="embeddings/oleObject13.bin"/><Relationship Id="rId66" Type="http://schemas.openxmlformats.org/officeDocument/2006/relationships/oleObject" Target="embeddings/oleObject23.bin"/><Relationship Id="rId87" Type="http://schemas.openxmlformats.org/officeDocument/2006/relationships/image" Target="media/image43.emf"/><Relationship Id="rId110" Type="http://schemas.openxmlformats.org/officeDocument/2006/relationships/image" Target="media/image54.emf"/><Relationship Id="rId115" Type="http://schemas.openxmlformats.org/officeDocument/2006/relationships/oleObject" Target="embeddings/oleObject50.bin"/><Relationship Id="rId61" Type="http://schemas.openxmlformats.org/officeDocument/2006/relationships/image" Target="media/image30.emf"/><Relationship Id="rId82" Type="http://schemas.openxmlformats.org/officeDocument/2006/relationships/oleObject" Target="embeddings/oleObject31.bin"/><Relationship Id="rId19" Type="http://schemas.openxmlformats.org/officeDocument/2006/relationships/image" Target="media/image6.emf"/><Relationship Id="rId14" Type="http://schemas.openxmlformats.org/officeDocument/2006/relationships/image" Target="media/image3.png"/><Relationship Id="rId30" Type="http://schemas.openxmlformats.org/officeDocument/2006/relationships/oleObject" Target="embeddings/oleObject8.bin"/><Relationship Id="rId35" Type="http://schemas.openxmlformats.org/officeDocument/2006/relationships/image" Target="media/image16.png"/><Relationship Id="rId56" Type="http://schemas.openxmlformats.org/officeDocument/2006/relationships/image" Target="media/image27.emf"/><Relationship Id="rId77" Type="http://schemas.openxmlformats.org/officeDocument/2006/relationships/image" Target="media/image37.png"/><Relationship Id="rId100" Type="http://schemas.openxmlformats.org/officeDocument/2006/relationships/oleObject" Target="embeddings/oleObject40.bin"/><Relationship Id="rId105" Type="http://schemas.openxmlformats.org/officeDocument/2006/relationships/oleObject" Target="embeddings/oleObject43.bin"/><Relationship Id="rId8" Type="http://schemas.openxmlformats.org/officeDocument/2006/relationships/comments" Target="comments.xml"/><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image" Target="media/image46.emf"/><Relationship Id="rId98" Type="http://schemas.openxmlformats.org/officeDocument/2006/relationships/oleObject" Target="embeddings/oleObject39.bin"/><Relationship Id="rId121" Type="http://schemas.openxmlformats.org/officeDocument/2006/relationships/header" Target="header1.xm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2.emf"/><Relationship Id="rId67" Type="http://schemas.openxmlformats.org/officeDocument/2006/relationships/image" Target="media/image33.emf"/><Relationship Id="rId116" Type="http://schemas.openxmlformats.org/officeDocument/2006/relationships/oleObject" Target="embeddings/oleObject51.bin"/><Relationship Id="rId20" Type="http://schemas.openxmlformats.org/officeDocument/2006/relationships/oleObject" Target="embeddings/oleObject3.bin"/><Relationship Id="rId41" Type="http://schemas.openxmlformats.org/officeDocument/2006/relationships/oleObject" Target="embeddings/oleObject11.bin"/><Relationship Id="rId62" Type="http://schemas.openxmlformats.org/officeDocument/2006/relationships/oleObject" Target="embeddings/oleObject21.bin"/><Relationship Id="rId83" Type="http://schemas.openxmlformats.org/officeDocument/2006/relationships/image" Target="media/image41.emf"/><Relationship Id="rId88" Type="http://schemas.openxmlformats.org/officeDocument/2006/relationships/oleObject" Target="embeddings/oleObject34.bin"/><Relationship Id="rId111" Type="http://schemas.openxmlformats.org/officeDocument/2006/relationships/oleObject" Target="embeddings/oleObject46.bin"/><Relationship Id="rId15" Type="http://schemas.openxmlformats.org/officeDocument/2006/relationships/image" Target="media/image4.emf"/><Relationship Id="rId36" Type="http://schemas.openxmlformats.org/officeDocument/2006/relationships/image" Target="media/image17.emf"/><Relationship Id="rId57" Type="http://schemas.openxmlformats.org/officeDocument/2006/relationships/oleObject" Target="embeddings/oleObject19.bin"/><Relationship Id="rId106" Type="http://schemas.openxmlformats.org/officeDocument/2006/relationships/image" Target="media/image52.emf"/><Relationship Id="rId10" Type="http://schemas.microsoft.com/office/2016/09/relationships/commentsIds" Target="commentsIds.xml"/><Relationship Id="rId31" Type="http://schemas.openxmlformats.org/officeDocument/2006/relationships/image" Target="media/image12.png"/><Relationship Id="rId52" Type="http://schemas.openxmlformats.org/officeDocument/2006/relationships/image" Target="media/image25.emf"/><Relationship Id="rId73" Type="http://schemas.openxmlformats.org/officeDocument/2006/relationships/oleObject" Target="embeddings/oleObject28.bin"/><Relationship Id="rId78" Type="http://schemas.openxmlformats.org/officeDocument/2006/relationships/image" Target="media/image38.png"/><Relationship Id="rId94" Type="http://schemas.openxmlformats.org/officeDocument/2006/relationships/oleObject" Target="embeddings/oleObject37.bin"/><Relationship Id="rId99" Type="http://schemas.openxmlformats.org/officeDocument/2006/relationships/image" Target="media/image49.emf"/><Relationship Id="rId101" Type="http://schemas.openxmlformats.org/officeDocument/2006/relationships/image" Target="media/image50.emf"/><Relationship Id="rId12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3AD81-87C4-4DDA-A086-E456A206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45756</Words>
  <Characters>260813</Characters>
  <Application>Microsoft Office Word</Application>
  <DocSecurity>0</DocSecurity>
  <Lines>2173</Lines>
  <Paragraphs>611</Paragraphs>
  <ScaleCrop>false</ScaleCrop>
  <Company/>
  <LinksUpToDate>false</LinksUpToDate>
  <CharactersWithSpaces>305958</CharactersWithSpaces>
  <SharedDoc>false</SharedDoc>
  <HLinks>
    <vt:vector size="6" baseType="variant">
      <vt:variant>
        <vt:i4>1966084</vt:i4>
      </vt:variant>
      <vt:variant>
        <vt:i4>0</vt:i4>
      </vt:variant>
      <vt:variant>
        <vt:i4>0</vt:i4>
      </vt:variant>
      <vt:variant>
        <vt:i4>5</vt:i4>
      </vt:variant>
      <vt:variant>
        <vt:lpwstr>https://ieeexplore.ieee.org/abstract/document/4536463?casa_token=2NvJ64rxKCYAAAAA:qAlvZzowjLa_XW7jmRPF0k0urSiIBvJi8_AO4jICXqH18IPlUWpXLq3KuDzclGwDG0Sbls_WJQ</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Ahmed</dc:creator>
  <cp:keywords/>
  <dc:description/>
  <cp:lastModifiedBy>Garrick W Bruening</cp:lastModifiedBy>
  <cp:revision>2</cp:revision>
  <dcterms:created xsi:type="dcterms:W3CDTF">2020-10-07T17:36:00Z</dcterms:created>
  <dcterms:modified xsi:type="dcterms:W3CDTF">2020-10-07T17:36:00Z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ZOTERO_PREF_1">
    <vt:lpwstr>&lt;data data-version="3" zotero-version="5.0.89"&gt;&lt;session id="4pOEnRk9"/&gt;&lt;style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